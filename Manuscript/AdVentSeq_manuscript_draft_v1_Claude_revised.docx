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7F48" w14:textId="5AFE3FF1" w:rsidR="00D140B5" w:rsidRPr="000E5BD5" w:rsidRDefault="00D140B5" w:rsidP="000E5BD5">
      <w:pPr>
        <w:pStyle w:val="Title"/>
      </w:pPr>
      <w:r>
        <w:t xml:space="preserve">AdVentSeq: A Comprehensive Bioinformatics Pipeline for </w:t>
      </w:r>
      <w:ins w:id="0" w:author="Binsheng Gong" w:date="2026-06-04T10:01:00Z" w16du:dateUtc="2026-06-04T15:01:00Z">
        <w:r>
          <w:t xml:space="preserve">Detection </w:t>
        </w:r>
        <w:r>
          <w:rPr>
            <w:lang w:eastAsia="zh-CN"/>
          </w:rPr>
          <w:t xml:space="preserve">of </w:t>
        </w:r>
      </w:ins>
      <w:r>
        <w:t xml:space="preserve">Adventitious Viral Agents </w:t>
      </w:r>
      <w:del w:id="1" w:author="Binsheng Gong" w:date="2026-06-04T10:01:00Z" w16du:dateUtc="2026-06-04T15:01:00Z">
        <w:r>
          <w:delText xml:space="preserve">Detection </w:delText>
        </w:r>
      </w:del>
      <w:r>
        <w:t>with RNA-seq</w:t>
      </w:r>
    </w:p>
    <w:p w14:paraId="754FAA72" w14:textId="77777777" w:rsidR="00D140B5" w:rsidRPr="00D140B5" w:rsidRDefault="00D140B5" w:rsidP="00D140B5">
      <w:r>
        <w:t>Binsheng Gong</w:t>
      </w:r>
      <w:r>
        <w:rPr>
          <w:vertAlign w:val="superscript"/>
        </w:rPr>
        <w:t>1</w:t>
      </w:r>
      <w:r>
        <w:t>, Sayma Afroj</w:t>
      </w:r>
      <w:r>
        <w:rPr>
          <w:vertAlign w:val="superscript"/>
        </w:rPr>
        <w:t>2</w:t>
      </w:r>
      <w:r>
        <w:t>, Aaron Scholl</w:t>
      </w:r>
      <w:r>
        <w:rPr>
          <w:vertAlign w:val="superscript"/>
        </w:rPr>
        <w:t>2</w:t>
      </w:r>
      <w:r>
        <w:t>, Sandip De</w:t>
      </w:r>
      <w:r>
        <w:rPr>
          <w:vertAlign w:val="superscript"/>
        </w:rPr>
        <w:t>2</w:t>
      </w:r>
      <w:r>
        <w:t>, Joshua Xu</w:t>
      </w:r>
      <w:r>
        <w:rPr>
          <w:vertAlign w:val="superscript"/>
        </w:rPr>
        <w:t>1</w:t>
      </w:r>
      <w:r>
        <w:t>*</w:t>
      </w:r>
    </w:p>
    <w:p w14:paraId="0C4AC796" w14:textId="77777777" w:rsidR="00D140B5" w:rsidRPr="00D140B5" w:rsidRDefault="00D140B5" w:rsidP="00D140B5">
      <w:r>
        <w:t>1 Division of Bioinformatics and Biostatistics, National Center for Toxicological Research, US Food and Drug Administration, Jefferson, AR, 72079, USA</w:t>
      </w:r>
    </w:p>
    <w:p w14:paraId="2BD775D3" w14:textId="77777777" w:rsidR="00D140B5" w:rsidRPr="00D140B5" w:rsidRDefault="00D140B5" w:rsidP="00D140B5">
      <w:r>
        <w:t>2 Tumor Vaccine and Biotechnology Branch, Division of Cellular Therapy 2, Office of Cellular Therapy and Human Tissue, Center for Biologics Evaluation and Research, U.S. Food and Drug Administration, Silver Spring, MD 20993, USA</w:t>
      </w:r>
    </w:p>
    <w:p w14:paraId="03CFD934" w14:textId="77777777" w:rsidR="00D140B5" w:rsidRPr="00D140B5" w:rsidRDefault="00D140B5" w:rsidP="00D140B5">
      <w:r>
        <w:t>* Corresponding author: Joshua Xu (</w:t>
      </w:r>
      <w:hyperlink r:id="rId6" w:history="1">
        <w:r>
          <w:rPr>
            <w:rStyle w:val="Hyperlink"/>
          </w:rPr>
          <w:t>Joshua.Xu@fda.hhs.gov</w:t>
        </w:r>
      </w:hyperlink>
      <w:r>
        <w:t>)</w:t>
      </w:r>
    </w:p>
    <w:p w14:paraId="57CC402F" w14:textId="77777777" w:rsidR="00D140B5" w:rsidRPr="000E5BD5" w:rsidRDefault="00D140B5" w:rsidP="000E5BD5">
      <w:pPr>
        <w:pStyle w:val="Heading1"/>
      </w:pPr>
      <w:r>
        <w:t>Abstract</w:t>
      </w:r>
    </w:p>
    <w:p w14:paraId="51C72FED" w14:textId="5B088DF8" w:rsidR="00D140B5" w:rsidRPr="00D140B5" w:rsidRDefault="00D140B5" w:rsidP="00D140B5">
      <w:commentRangeStart w:id="2"/>
      <w:r>
        <w:t xml:space="preserve">Next-generation sequencing (NGS) is emerging as a powerful agnostic tool for detecting adventitious viral agents in </w:t>
      </w:r>
      <w:commentRangeStart w:id="3"/>
      <w:r>
        <w:t>biologics</w:t>
      </w:r>
      <w:ins w:id="4" w:author="Xu, Joshua" w:date="2026-05-14T14:57:00Z" w16du:dateUtc="2026-05-14T19:57:00Z">
        <w:r>
          <w:t xml:space="preserve"> </w:t>
        </w:r>
      </w:ins>
      <w:ins w:id="5" w:author="Binsheng Gong" w:date="2026-06-04T15:30:00Z" w16du:dateUtc="2026-06-04T20:30:00Z">
        <w:r>
          <w:rPr>
            <w:rFonts w:ascii="Aptos" w:hAnsi="Aptos"/>
            <w:rPrChange w:id="6" w:author="Binsheng Gong" w:date="2026-06-04T15:30:00Z" w16du:dateUtc="2026-06-04T20:30:00Z">
              <w:rPr/>
            </w:rPrChange>
          </w:rPr>
          <w:t>manufacturing</w:t>
        </w:r>
      </w:ins>
      <w:ins w:id="7" w:author="Xu, Joshua" w:date="2026-05-14T14:57:00Z" w16du:dateUtc="2026-05-14T19:57:00Z">
        <w:del w:id="8" w:author="Binsheng Gong" w:date="2026-06-04T15:30:00Z" w16du:dateUtc="2026-06-04T20:30:00Z">
          <w:r>
            <w:rPr>
              <w:rFonts w:ascii="Aptos" w:hAnsi="Aptos"/>
              <w:rPrChange w:id="9" w:author="Binsheng Gong" w:date="2026-06-04T15:30:00Z" w16du:dateUtc="2026-06-04T20:30:00Z">
                <w:rPr/>
              </w:rPrChange>
            </w:rPr>
            <w:delText>starting materials</w:delText>
          </w:r>
        </w:del>
        <w:del w:id="10" w:author="Binsheng Gong" w:date="2026-06-02T11:12:00Z" w16du:dateUtc="2026-06-02T16:12:00Z">
          <w:r>
            <w:delText>?</w:delText>
          </w:r>
        </w:del>
      </w:ins>
      <w:r>
        <w:t xml:space="preserve">. </w:t>
      </w:r>
      <w:del w:id="11" w:author="Binsheng Gong" w:date="2026-05-28T13:54:00Z" w16du:dateUtc="2026-05-28T18:54:00Z">
        <w:r>
          <w:delText xml:space="preserve">NGS of virus-infected host samples </w:delText>
        </w:r>
        <w:commentRangeEnd w:id="3"/>
        <w:r>
          <w:rPr>
            <w:rStyle w:val="CommentReference"/>
            <w:sz w:val="24"/>
            <w:szCs w:val="24"/>
          </w:rPr>
          <w:commentReference w:id="3"/>
        </w:r>
        <w:r>
          <w:delText xml:space="preserve">provides powerful insights into host–pathogen interactions. </w:delText>
          <w:delText xml:space="preserve">However, NGS requires advanced computational methodologies for accurate interpretation. </w:delText>
        </w:r>
      </w:del>
      <w:r>
        <w:t>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618683AB" w14:textId="73CE33D5" w:rsidR="00D140B5" w:rsidRPr="00D140B5" w:rsidRDefault="00D140B5" w:rsidP="00D140B5">
      <w:r>
        <w:t xml:space="preserve">We present AdVentSeq, a robust bioinformatics pipeline designed for paired-end short-read RNA sequencing data from virus-infected </w:t>
      </w:r>
      <w:del w:id="1170" w:author="Claude" w:date="2026-06-10T00:00:00Z">
        <w:r>
          <w:delText>donor?</w:delText>
        </w:r>
      </w:del>
      <w:ins w:id="1171" w:author="Claude" w:date="2026-06-10T00:00:00Z">
        <w:r>
          <w:t>host</w:t>
        </w:r>
      </w:ins>
      <w:r>
        <w:t xml:space="preserve"> samples. AdVentSeq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combined viral genome remapping with coverage-adjusted quantification, improving accuracy of pathogen detection. The pipeline also generates downstream-ready outputs for applications such as viral variant calling, phylogenetic analysis, and host-response characterization.</w:t>
      </w:r>
    </w:p>
    <w:p w14:paraId="00761888" w14:textId="2557D747" w:rsidR="00D140B5" w:rsidRPr="00D140B5" w:rsidRDefault="00D30FE4" w:rsidP="00D140B5">
      <w:r>
        <w:t xml:space="preserve">Evaluation across multiple library-preparation protocols and inoculum conditions showed that host-subtraction strategy strongly influenced downstream viral candidate inflation and apparent viral burden. Conservative host read removal reduced spurious carryover into the viral-analysis stage, while coverage-aware quantification helped distinguish localized mapping artifacts from broad genome-supported viral signal. Host-expression profiles remained broadly consistent across host mappers, supporting a practical separation </w:t>
        <w:lastRenderedPageBreak/>
        <w:t>between mapper choices optimized for host transcriptomics and those optimized for viral detection and quantification.</w:t>
      </w:r>
    </w:p>
    <w:p w14:paraId="4D97D1FA" w14:textId="77777777" w:rsidR="00D140B5" w:rsidRPr="00D140B5" w:rsidRDefault="00D140B5" w:rsidP="00D140B5">
      <w:r>
        <w:t>By integrating host transcriptomic profiling with pathogen detection, quantification, and genomic characterization, AdVentSeq offers a comprehensive solution tailored to regulatory science needs. Overall, our results support a workflow in which conservative host read removal is paired with coverage-aware viral interpretation to improve robustness, transparency, and biological plausibility in RNA-seq-based adventitious agent detection. Its application is particularly relevant for FDA safety evaluations of biological products, supporting systematic identification and characterization of adventitious viral agents.</w:t>
      </w:r>
      <w:commentRangeEnd w:id="2"/>
      <w:r>
        <w:rPr>
          <w:rStyle w:val="CommentReference"/>
          <w:sz w:val="24"/>
          <w:szCs w:val="24"/>
        </w:rPr>
        <w:commentReference w:id="2"/>
      </w:r>
    </w:p>
    <w:p w14:paraId="545F42FB" w14:textId="77777777" w:rsidR="00D140B5" w:rsidRPr="00D140B5" w:rsidRDefault="00D140B5" w:rsidP="00D140B5">
      <w:r>
        <w:rPr>
          <w:b/>
          <w:bCs/>
        </w:rPr>
        <w:t>Keywords:</w:t>
      </w:r>
      <w:r>
        <w:t> RNA-seq, viral genomics, bioinformatics pipeline, pathogen detection, host-pathogen interactions</w:t>
      </w:r>
    </w:p>
    <w:p w14:paraId="65997059" w14:textId="77777777" w:rsidR="00D140B5" w:rsidRPr="00D140B5" w:rsidRDefault="00D140B5" w:rsidP="000E5BD5">
      <w:pPr>
        <w:pStyle w:val="Heading1"/>
      </w:pPr>
      <w:r>
        <w:t>Introduction</w:t>
      </w:r>
    </w:p>
    <w:p w14:paraId="4A77E604" w14:textId="00B672D2" w:rsidR="00D140B5" w:rsidRPr="00D140B5" w:rsidRDefault="00D140B5" w:rsidP="00D140B5">
      <w:r>
        <w:t>Ensuring the viral safety of biological products is a central requirement of modern biomanufacturing because adventitious viral contamination can affect cell substrates, raw materials, viral seeds, bulk harvests, and final products used in vaccines, recombinant proteins, cell therapies, and gene therapy applications</w:t>
        <w:fldChar w:fldCharType="begin">
          <w:fldData xml:space="preserve">PEVuZE5vdGU+PENpdGU+PEF1dGhvcj5DbGV2ZWxhbmQ8L0F1dGhvcj48WWVhcj4yMDIwPC9ZZWFy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ZWFuIERpcmVjdG9yYXRlIGZvciB0aGUgUXVhbGl0eSBvZiBNZWRpY2luZXMgYW5kIEhlYWx0aGNh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LiBGb29kIGFuZCBEcnVnIEFkbWluaXN0cmF0aW9uLCBTaWx2ZXIgU3ByaW5nLCBNRCwgVVNBLiYj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==
</w:fldData>
        </w:fldChar>
        <w:instrText xml:space="preserve"> ADDIN EN.CITE </w:instrText>
        <w:fldChar w:fldCharType="begin">
          <w:fldData xml:space="preserve">PEVuZE5vdGU+PENpdGU+PEF1dGhvcj5DbGV2ZWxhbmQ8L0F1dGhvcj48WWVhcj4yMDIwPC9ZZWFy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ZWFuIERpcmVjdG9yYXRlIGZvciB0aGUgUXVhbGl0eSBvZiBNZWRpY2luZXMgYW5kIEhlYWx0aGNh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LiBGb29kIGFuZCBEcnVnIEFkbWluaXN0cmF0aW9uLCBTaWx2ZXIgU3ByaW5nLCBNRCwgVVNBLiYj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==
</w:fldData>
        </w:fldChar>
        <w:instrText xml:space="preserve"> ADDIN EN.CITE.DATA </w:instrText>
        <w:fldChar w:fldCharType="end"/>
        <w:fldChar w:fldCharType="separate"/>
      </w:r>
      <w:r>
        <w:rPr>
          <w:noProof/>
          <w:vertAlign w:val="superscript"/>
        </w:rPr>
        <w:t>1-4</w:t>
      </w:r>
      <w:r>
        <w:fldChar w:fldCharType="end"/>
        <w:t>. The regulatory and manufacturing importance of this problem has driven the development of multilayered viral safety strategies that combine careful selection and qualification of starting materials, upstream process controls, orthogonal clearance steps, and sensitive analytical testing for known and unknown viral agents</w:t>
        <w:fldChar w:fldCharType="begin">
          <w:fldData xml:space="preserve">PEVuZE5vdGU+PENpdGU+PEF1dGhvcj5DbGV2ZWxhbmQ8L0F1dGhvcj48WWVhcj4yMDIwPC9ZZWFy
PjxSZWNOdW0+MzwvUmVjTnVtPjxEaXNwbGF5VGV4dD48c3R5bGUgZmFjZT0ic3VwZXJzY3JpcHQi
PjEsMiw0LDU8L3N0eWxlPjwvRGlzcGxheVRleHQ+PHJlY29yZD48cmVjLW51bWJlcj4zPC9yZWMt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Y29yZD48L0NpdGU+PENpdGU+PEF1dGhvcj5OZzwvQXV0aG9yPjxZZWFyPjIwMTg8L1llYXI+PFJl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=
</w:fldData>
        </w:fldChar>
        <w:instrText xml:space="preserve"> ADDIN EN.CITE </w:instrText>
        <w:fldChar w:fldCharType="begin">
          <w:fldData xml:space="preserve">PEVuZE5vdGU+PENpdGU+PEF1dGhvcj5DbGV2ZWxhbmQ8L0F1dGhvcj48WWVhcj4yMDIwPC9ZZWFy
PjxSZWNOdW0+MzwvUmVjTnVtPjxEaXNwbGF5VGV4dD48c3R5bGUgZmFjZT0ic3VwZXJzY3JpcHQi
PjEsMiw0LDU8L3N0eWxlPjwvRGlzcGxheVRleHQ+PHJlY29yZD48cmVjLW51bWJlcj4zPC9yZWMt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dGU+PEF1dGhvcj5LaGFuPC9BdXRob3I+PFllYXI+MjAyMzwvWWVhcj48UmVjTnVtPjI8L1JlY051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=
</w:fldData>
        </w:fldChar>
        <w:instrText xml:space="preserve"> ADDIN EN.CITE.DATA </w:instrText>
        <w:fldChar w:fldCharType="end"/>
        <w:fldChar w:fldCharType="separate"/>
      </w:r>
      <w:r>
        <w:rPr>
          <w:noProof/>
          <w:vertAlign w:val="superscript"/>
        </w:rPr>
        <w:t>1,2,4,5</w:t>
      </w:r>
      <w:r>
        <w:fldChar w:fldCharType="end"/>
        <w:t>.</w:t>
      </w:r>
      <w:ins w:id="13" w:author="Binsheng Gong" w:date="2026-06-04T15:37:00Z" w16du:dateUtc="2026-06-04T20:37:00Z">
        <w:r>
          <w:t xml:space="preserve"> International regulatory guidance reflects this emphasis: the revised ICH guideline Q5A(R2), adopted in 2023, reinforces the need for adventitious virus detection across multiple points in the manufacturing process—including cell substrates, cell banks, viral seeds, harvests, and unprocessed bulk—and for the first time explicitly recognizes next-generation sequencing as an analytical method for broad adventitious-agent detection [Q5A(R2)].</w:t>
        </w:r>
      </w:ins>
    </w:p>
    <w:p w14:paraId="74BFFF91" w14:textId="2C1B6EE8" w:rsidR="00D140B5" w:rsidRPr="00D140B5" w:rsidRDefault="00D140B5" w:rsidP="00D140B5">
      <w:r>
        <w:t>Historically, adventitious virus testing has relied on </w:t>
      </w:r>
      <w:r>
        <w:rPr>
          <w:i/>
          <w:iCs/>
        </w:rPr>
        <w:t>in vivo</w:t>
      </w:r>
      <w:r>
        <w:t> assays, </w:t>
      </w:r>
      <w:r>
        <w:rPr>
          <w:i/>
          <w:iCs/>
        </w:rPr>
        <w:t>in vitro</w:t>
      </w:r>
      <w:r>
        <w:t> cell-based infectivity tests, electron microscopy, and targeted molecular methods such as PCR, each of which provides useful but incomplete coverage of viral risk</w:t>
        <w:fldChar w:fldCharType="begin">
          <w:fldData xml:space="preserve">PEVuZE5vdGU+PENpdGU+PEF1dGhvcj5DbGV2ZWxhbmQ8L0F1dGhvcj48WWVhcj4yMDIwPC9ZZWFy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</w:fldData>
        </w:fldChar>
        <w:instrText xml:space="preserve"> ADDIN EN.CITE </w:instrText>
        <w:fldChar w:fldCharType="begin">
          <w:fldData xml:space="preserve">PEVuZE5vdGU+PENpdGU+PEF1dGhvcj5DbGV2ZWxhbmQ8L0F1dGhvcj48WWVhcj4yMDIwPC9ZZWFy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</w:fldData>
        </w:fldChar>
        <w:instrText xml:space="preserve"> ADDIN EN.CITE.DATA </w:instrText>
        <w:fldChar w:fldCharType="end"/>
        <w:fldChar w:fldCharType="separate"/>
      </w:r>
      <w:r>
        <w:rPr>
          <w:noProof/>
          <w:vertAlign w:val="superscript"/>
        </w:rPr>
        <w:t>1,2,4</w:t>
      </w:r>
      <w:r>
        <w:fldChar w:fldCharType="end"/>
        <w:t>. These traditional assays are limited by long turnaround times, finite assay scope, dependence on viral replication or prior sequence knowledge, and reduced ability to detect divergent, unexpected, or previously uncharacterized viruses</w:t>
        <w:fldChar w:fldCharType="begin">
          <w:fldData xml:space="preserve">PEVuZE5vdGU+PENpdGU+PEF1dGhvcj5LaGFuPC9BdXRob3I+PFllYXI+MjAyMDwvWWVhcj48UmVj
TnVtPjE8L1JlY051bT48RGlzcGxheVRleHQ+PHN0eWxlIGZhY2U9InN1cGVyc2NyaXB0Ij4yLDQs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b3I+S2hhbjwvQXV0aG9yPjxZZWFyPjIwMjM8L1llYXI+PFJlY051bT4yPC9SZWNOdW0+PHJlY29y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dWcgQWRtaW5pc3RyYXRpb24sIFNpbHZlciBTcHJpbmcsIE1ELCBVU0EuIEVsZWN0cm9uaWMgYWRk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</w:fldData>
        </w:fldChar>
        <w:instrText xml:space="preserve"> ADDIN EN.CITE </w:instrText>
        <w:fldChar w:fldCharType="begin">
          <w:fldData xml:space="preserve">PEVuZE5vdGU+PENpdGU+PEF1dGhvcj5LaGFuPC9BdXRob3I+PFllYXI+MjAyMDwvWWVhcj48UmVj
TnVtPjE8L1JlY051bT48RGlzcGxheVRleHQ+PHN0eWxlIGZhY2U9InN1cGVyc2NyaXB0Ij4yLDQs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b3I+S2hhbjwvQXV0aG9yPjxZZWFyPjIwMjM8L1llYXI+PFJlY051bT4yPC9SZWNOdW0+PHJlY29y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</w:fldData>
        </w:fldChar>
        <w:instrText xml:space="preserve"> ADDIN EN.CITE.DATA </w:instrText>
        <w:fldChar w:fldCharType="end"/>
        <w:fldChar w:fldCharType="separate"/>
      </w:r>
      <w:r>
        <w:rPr>
          <w:noProof/>
          <w:vertAlign w:val="superscript"/>
        </w:rPr>
        <w:t>2,4,6</w:t>
      </w:r>
      <w:r>
        <w:fldChar w:fldCharType="end"/>
        <w:t>.</w:t>
      </w:r>
    </w:p>
    <w:p w14:paraId="04BC4EE5" w14:textId="438D277E" w:rsidR="00D140B5" w:rsidRPr="00D140B5" w:rsidRDefault="00D140B5" w:rsidP="00D140B5">
      <w:r>
        <w:t>Next-generation sequencing (NGS</w:t>
      </w:r>
      <w:ins w:id="14" w:author="Binsheng Gong" w:date="2026-05-21T15:57:00Z" w16du:dateUtc="2026-05-21T20:57:00Z">
        <w:r>
          <w:t xml:space="preserve">) </w:t>
        </w:r>
      </w:ins>
      <w:del w:id="15" w:author="Binsheng Gong" w:date="2026-05-21T15:57:00Z" w16du:dateUtc="2026-05-21T20:57:00Z">
        <w:r>
          <w:delText xml:space="preserve">), also referred to as </w:delText>
        </w:r>
        <w:commentRangeStart w:id="16"/>
        <w:r>
          <w:delText>high-throughput sequencing (HTS</w:delText>
        </w:r>
        <w:commentRangeEnd w:id="16"/>
        <w:r>
          <w:rPr>
            <w:rStyle w:val="CommentReference"/>
            <w:sz w:val="24"/>
            <w:szCs w:val="24"/>
          </w:rPr>
          <w:commentReference w:id="16"/>
        </w:r>
        <w:r>
          <w:delText xml:space="preserve">), </w:delText>
        </w:r>
      </w:del>
      <w:r>
        <w:t>has therefore emerged as a powerful sequence-independent technology for broad virus detection and characterization in biologics safety testing workflows</w:t>
        <w:fldChar w:fldCharType="begin">
          <w:fldData xml:space="preserve">PEVuZE5vdGU+PENpdGU+PEF1dGhvcj5LaGFuPC9BdXRob3I+PFllYXI+MjAyMDwvWWVhcj48UmVj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</w:fldData>
        </w:fldChar>
        <w:instrText xml:space="preserve"> ADDIN EN.CITE </w:instrText>
        <w:fldChar w:fldCharType="begin">
          <w:fldData xml:space="preserve">PEVuZE5vdGU+PENpdGU+PEF1dGhvcj5LaGFuPC9BdXRob3I+PFllYXI+MjAyMDwvWWVhcj48UmVj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</w:fldData>
        </w:fldChar>
        <w:instrText xml:space="preserve"> ADDIN EN.CITE.DATA </w:instrText>
        <w:fldChar w:fldCharType="end"/>
        <w:fldChar w:fldCharType="separate"/>
      </w:r>
      <w:r>
        <w:rPr>
          <w:noProof/>
          <w:vertAlign w:val="superscript"/>
        </w:rPr>
        <w:t>2,3,6,7</w:t>
      </w:r>
      <w:r>
        <w:fldChar w:fldCharType="end"/>
        <w:t xml:space="preserve">. Because NGS does not require prior knowledge of a specific target, it offers the possibility of simultaneously detecting expected, unexpected, and novel viral </w:t>
        <w:lastRenderedPageBreak/>
        <w:t>sequences within a single assay, making it particularly attractive for comprehensive adventitious agent testing</w:t>
        <w:fldChar w:fldCharType="begin">
          <w:fldData xml:space="preserve">PEVuZE5vdGU+PENpdGU+PEF1dGhvcj5LaGFuPC9BdXRob3I+PFllYXI+MjAyMDwvWWVhcj48UmVj
TnVtPjE8L1JlY051bT48RGlzcGxheVRleHQ+PHN0eWxlIGZhY2U9InN1cGVyc2NyaXB0Ij4yLDMs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b3I+S2hhbjwvQXV0aG9yPjxZZWFyPjIwMjM8L1llYXI+PFJlY051bT40PC9SZWNOdW0+PHJlY29y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</w:fldData>
        </w:fldChar>
        <w:instrText xml:space="preserve"> ADDIN EN.CITE </w:instrText>
        <w:fldChar w:fldCharType="begin">
          <w:fldData xml:space="preserve">PEVuZE5vdGU+PENpdGU+PEF1dGhvcj5LaGFuPC9BdXRob3I+PFllYXI+MjAyMDwvWWVhcj48UmVj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</w:fldData>
        </w:fldChar>
        <w:instrText xml:space="preserve"> ADDIN EN.CITE.DATA </w:instrText>
        <w:fldChar w:fldCharType="end"/>
        <w:fldChar w:fldCharType="separate"/>
      </w:r>
      <w:r>
        <w:rPr>
          <w:noProof/>
          <w:vertAlign w:val="superscript"/>
        </w:rPr>
        <w:t>2,3,6</w:t>
      </w:r>
      <w:r>
        <w:fldChar w:fldCharType="end"/>
        <w:t>. The relevance of NGS-based virus detection was underscored by prominent case studies, including the detection of porcine circovirus type 1 nucleic acid in a licensed rotavirus vaccine and the discovery of an unexpected rhabdovirus in the Sf9 insect cell line, both of which demonstrated the value of broad, untargeted sequencing strategies in revealing hidden viral signals</w:t>
        <w:fldChar w:fldCharType="begin">
          <w:fldData xml:space="preserve">PEVuZE5vdGU+PENpdGU+PEF1dGhvcj5OZzwvQXV0aG9yPjxZZWFyPjIwMTg8L1llYXI+PFJlY051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b2xvZ2ljYWxzPC9mdWxsLXRpdGxlPjwvcGVyaW9kaWNhbD48cGFnZXM+OTQtMTExPC9wYWdlcz48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</w:fldData>
        </w:fldChar>
        <w:instrText xml:space="preserve"> ADDIN EN.CITE </w:instrText>
        <w:fldChar w:fldCharType="begin">
          <w:fldData xml:space="preserve">PEVuZE5vdGU+PENpdGU+PEF1dGhvcj5OZzwvQXV0aG9yPjxZZWFyPjIwMTg8L1llYXI+PFJlY051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</w:fldData>
        </w:fldChar>
        <w:instrText xml:space="preserve"> ADDIN EN.CITE.DATA </w:instrText>
        <w:fldChar w:fldCharType="end"/>
        <w:fldChar w:fldCharType="separate"/>
      </w:r>
      <w:r>
        <w:rPr>
          <w:noProof/>
          <w:vertAlign w:val="superscript"/>
        </w:rPr>
        <w:t>2,5</w:t>
      </w:r>
      <w:r>
        <w:fldChar w:fldCharType="end"/>
        <w:t>. These examples also highlighted a broader lesson for the field: contamination and viral sequence findings that escape conventional assays may still be detectable when sequencing data are interpreted using appropriately designed laboratory and computational workflows</w:t>
        <w:fldChar w:fldCharType="begin">
          <w:fldData xml:space="preserve">PEVuZE5vdGU+PENpdGU+PEF1dGhvcj5OZzwvQXV0aG9yPjxZZWFyPjIwMTg8L1llYXI+PFJlY051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LXByb3ZpZGVyPjwvcmVjb3JkPjwvQ2l0ZT48L0VuZE5vdGU+AG==
</w:fldData>
        </w:fldChar>
        <w:instrText xml:space="preserve"> ADDIN EN.CITE </w:instrText>
        <w:fldChar w:fldCharType="begin">
          <w:fldData xml:space="preserve">PEVuZE5vdGU+PENpdGU+PEF1dGhvcj5OZzwvQXV0aG9yPjxZZWFyPjIwMTg8L1llYXI+PFJlY051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aXJlY3RvcmF0ZSBmb3IgdGhlIFF1YWxpdHkgb2YgTWVkaWNpbmVzIGFuZCBIZWFsdGhjYXJlLCBT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</w:fldData>
        </w:fldChar>
        <w:instrText xml:space="preserve"> ADDIN EN.CITE.DATA </w:instrText>
        <w:fldChar w:fldCharType="end"/>
        <w:fldChar w:fldCharType="separate"/>
      </w:r>
      <w:r>
        <w:rPr>
          <w:noProof/>
          <w:vertAlign w:val="superscript"/>
        </w:rPr>
        <w:t>3,5,7</w:t>
      </w:r>
      <w:r>
        <w:fldChar w:fldCharType="end"/>
        <w:t>. As a result, NGS is increasingly being adopted as a complementary or alternative method for viral safety testing in biologics manufacturing, including applications involving vaccines, recombinant biologics, cell substrates, and viral vector platforms</w:t>
        <w:fldChar w:fldCharType="begin">
          <w:fldData xml:space="preserve">PEVuZE5vdGU+PENpdGU+PEF1dGhvcj5DbGV2ZWxhbmQ8L0F1dGhvcj48WWVhcj4yMDIwPC9ZZWFy
PjxSZWNOdW0+MzwvUmVjTnVtPjxEaXNwbGF5VGV4dD48c3R5bGUgZmFjZT0ic3VwZXJzY3JpcHQi
PjEtMyw2LDc8L3N0eWxlPjwvRGlzcGxheVRleHQ+PHJlY29yZD48cmVjLW51bWJlcj4zPC9yZWMt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dGU+PEF1dGhvcj5LaGFuPC9BdXRob3I+PFllYXI+MjAyMzwvWWVhcj48UmVjTnVtPjQ8L1JlY051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dXJvcGVhbiBEaXJlY3RvcmF0ZSBmb3IgdGhlIFF1YWxpdHkgb2YgTWVkaWNpbmVzIGFuZCBIZWFs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</w:fldData>
        </w:fldChar>
        <w:instrText xml:space="preserve"> ADDIN EN.CITE </w:instrText>
        <w:fldChar w:fldCharType="begin">
          <w:fldData xml:space="preserve">PEVuZE5vdGU+PENpdGU+PEF1dGhvcj5DbGV2ZWxhbmQ8L0F1dGhvcj48WWVhcj4yMDIwPC9ZZWFy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</w:fldData>
        </w:fldChar>
        <w:instrText xml:space="preserve"> ADDIN EN.CITE.DATA </w:instrText>
        <w:fldChar w:fldCharType="end"/>
        <w:fldChar w:fldCharType="separate"/>
      </w:r>
      <w:r>
        <w:rPr>
          <w:noProof/>
          <w:vertAlign w:val="superscript"/>
        </w:rPr>
        <w:t>1-3,6,7</w:t>
      </w:r>
      <w:r>
        <w:fldChar w:fldCharType="end"/>
        <w:t>.</w:t>
      </w:r>
      <w:ins w:id="17" w:author="Binsheng Gong" w:date="2026-06-04T15:37:00Z" w16du:dateUtc="2026-06-04T20:37:00Z">
        <w:r>
          <w:t xml:space="preserve"> Reflecting this momentum, the 2019 NIST-FDA Workshop on Standards for Next-Generation Sequencing Detection of Viral Adventitious Agents in Biologics and Biomanufacturing convened regulators, standards bodies, and industry to address reference materials, assay standardization, and bioinformatics requirements needed to support routine NGS-based adventitious virus detection [NIST-FDA 2019].</w:t>
        </w:r>
      </w:ins>
    </w:p>
    <w:p w14:paraId="472B6C5A" w14:textId="1E3F76C7" w:rsidR="00D140B5" w:rsidRPr="00D140B5" w:rsidRDefault="00D140B5" w:rsidP="00D140B5">
      <w:r>
        <w:t>However, the analytical power of NGS depends not only on sequencing chemistry and library preparation, but also on the design, optimization, and validation of the downstream bioinformatics pipeline used to separate true viral signal from technical and biological background</w:t>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instrText xml:space="preserve"> ADDIN EN.CITE </w:instrText>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instrText xml:space="preserve"> ADDIN EN.CITE.DATA </w:instrText>
        <w:fldChar w:fldCharType="end"/>
        <w:fldChar w:fldCharType="separate"/>
      </w:r>
      <w:r>
        <w:rPr>
          <w:noProof/>
          <w:vertAlign w:val="superscript"/>
        </w:rPr>
        <w:t>3,6,8</w:t>
      </w:r>
      <w:r>
        <w:fldChar w:fldCharType="end"/>
        <w:t>. Bioinformatics analysis is especially consequential in low-titer or complex samples, where viral reads may represent only a minute fraction of total sequence output and where false-positive calls can arise from database contamination, read misclassification, endogenous viral elements, or spurious alignments to repetitive or low-complexity sequence</w:t>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PjwvcmVjb3JkPjwvQ2l0ZT48Q2l0ZT48QXV0aG9yPktoYW48L0F1dGhvcj48WWVhcj4yMDI1PC9Z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aXJlY3RvcmF0ZSBmb3IgdGhlIFF1YWxpdHkgb2YgTWVkaWNpbmVzICZhbXA7IEhlYWx0aENhcmUs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</w:fldData>
        </w:fldChar>
        <w:instrText xml:space="preserve"> ADDIN EN.CITE </w:instrText>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PjwvcmVjb3JkPjwvQ2l0ZT48Q2l0ZT48QXV0aG9yPktoYW48L0F1dGhvcj48WWVhcj4yMDI1PC9Z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</w:fldData>
        </w:fldChar>
        <w:instrText xml:space="preserve"> ADDIN EN.CITE.DATA </w:instrText>
        <w:fldChar w:fldCharType="end"/>
        <w:fldChar w:fldCharType="separate"/>
      </w:r>
      <w:r>
        <w:rPr>
          <w:noProof/>
          <w:vertAlign w:val="superscript"/>
        </w:rPr>
        <w:t>6,8,9</w:t>
      </w:r>
      <w:r>
        <w:fldChar w:fldCharType="end"/>
        <w:t>. Accordingly, several groups and collaborative working efforts have emphasized that pipeline evaluation, reference curation, and threshold setting are essential for generating reproducible and interpretable NGS-based virus detection results in regulated settings</w:t>
        <w:fldChar w:fldCharType="begin">
          <w:fldData xml:space="preserve">PEVuZE5vdGU+PENpdGU+PEF1dGhvcj5LaGFuPC9BdXRob3I+PFllYXI+MjAxODwvWWVhcj48UmVj
TnVtPjk8L1JlY051bT48RGlzcGxheVRleHQ+PHN0eWxlIGZhY2U9InN1cGVyc2NyaXB0Ij4zLDYt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ZT48QXV0aG9yPkFsc3RvbjwvQXV0aG9yPjxZZWFyPjIwMjU8L1llYXI+PFJlY051bT44PC9SZWNO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instrText xml:space="preserve"> ADDIN EN.CITE </w:instrText>
        <w:fldChar w:fldCharType="begin">
          <w:fldData xml:space="preserve">PEVuZE5vdGU+PENpdGU+PEF1dGhvcj5LaGFuPC9BdXRob3I+PFllYXI+MjAxODwvWWVhcj48UmVj
TnVtPjk8L1JlY051bT48RGlzcGxheVRleHQ+PHN0eWxlIGZhY2U9InN1cGVyc2NyaXB0Ij4zLDYt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ZT48QXV0aG9yPkFsc3RvbjwvQXV0aG9yPjxZZWFyPjIwMjU8L1llYXI+PFJlY051bT44PC9SZWNO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</w:fldData>
        </w:fldChar>
        <w:instrText xml:space="preserve"> ADDIN EN.CITE.DATA </w:instrText>
        <w:fldChar w:fldCharType="end"/>
        <w:fldChar w:fldCharType="separate"/>
      </w:r>
      <w:r>
        <w:rPr>
          <w:noProof/>
          <w:vertAlign w:val="superscript"/>
        </w:rPr>
        <w:t>3,6-8</w:t>
      </w:r>
      <w:r>
        <w:fldChar w:fldCharType="end"/>
        <w:t>. Among the different NGS applications relevant to viral safety and host–virus biology, RNA-seq of virus-infected host samples is particularly informative because the same dataset can capture viral RNA, host transcriptional responses, and, when coverage is sufficient, sequence variation within the infecting viral population</w:t>
        <w:fldChar w:fldCharType="begin">
          <w:fldData xml:space="preserve">PEVuZE5vdGU+PENpdGU+PEF1dGhvcj5XZXNvbG93c2thLUFuZGVyc2VuPC9BdXRob3I+PFllYXI+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</w:fldData>
        </w:fldChar>
        <w:instrText xml:space="preserve"> ADDIN EN.CITE </w:instrText>
        <w:fldChar w:fldCharType="begin">
          <w:fldData xml:space="preserve">PEVuZE5vdGU+PENpdGU+PEF1dGhvcj5XZXNvbG93c2thLUFuZGVyc2VuPC9BdXRob3I+PFllYXI+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</w:fldData>
        </w:fldChar>
        <w:instrText xml:space="preserve"> ADDIN EN.CITE.DATA </w:instrText>
        <w:fldChar w:fldCharType="end"/>
        <w:fldChar w:fldCharType="separate"/>
      </w:r>
      <w:r>
        <w:rPr>
          <w:noProof/>
          <w:vertAlign w:val="superscript"/>
        </w:rPr>
        <w:t>10-13</w:t>
      </w:r>
      <w:r>
        <w:fldChar w:fldCharType="end"/>
        <w:t xml:space="preserve">. This dual utility makes infected-host RNA-seq attractive not only for </w:t>
      </w:r>
      <w:commentRangeStart w:id="18"/>
      <w:del w:id="19" w:author="Binsheng Gong" w:date="2026-06-04T15:39:00Z" w16du:dateUtc="2026-06-04T20:39:00Z">
        <w:r>
          <w:delText>basi</w:delText>
        </w:r>
      </w:del>
      <w:ins w:id="20" w:author="Binsheng Gong" w:date="2026-06-04T15:39:00Z" w16du:dateUtc="2026-06-04T20:39:00Z">
        <w:r>
          <w:t>mechanism</w:t>
        </w:r>
      </w:ins>
      <w:del w:id="21" w:author="Binsheng Gong" w:date="2026-06-04T15:39:00Z" w16du:dateUtc="2026-06-04T20:39:00Z">
        <w:r>
          <w:delText>c</w:delText>
        </w:r>
      </w:del>
      <w:commentRangeEnd w:id="18"/>
      <w:r>
        <w:rPr>
          <w:rStyle w:val="CommentReference"/>
          <w:sz w:val="24"/>
          <w:szCs w:val="24"/>
        </w:rPr>
        <w:commentReference w:id="18"/>
      </w:r>
      <w:r>
        <w:t xml:space="preserve"> studies of virus–host interaction, but also for translational and industrial settings in which one wishes to understand both the presence of viral material and the corresponding impact on host-cell state</w:t>
        <w:fldChar w:fldCharType="begin">
          <w:fldData xml:space="preserve">PEVuZE5vdGU+PENpdGU+PEF1dGhvcj5XZXNvbG93c2thLUFuZGVyc2VuPC9BdXRob3I+PFllYXI+
MjAxNzwvWWVhcj48UmVjTnVtPjExPC9SZWNOdW0+PERpc3BsYXlUZXh0PjxzdHlsZSBmYWNlPSJz
dXBlcnNjcmlwdCI+MTAsMTMsMTQ8L3N0eWxlPjwvRGlzcGxheVRleHQ+PHJlY29yZD48cmVjLW51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PjwvcmVjb3JkPjwvQ2l0ZT48Q2l0ZT48QXV0aG9yPllhc3VtaXp1PC9BdXRob3I+PFllYXI+MjAy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==
</w:fldData>
        </w:fldChar>
        <w:instrText xml:space="preserve"> ADDIN EN.CITE </w:instrText>
        <w:fldChar w:fldCharType="begin">
          <w:fldData xml:space="preserve">PEVuZE5vdGU+PENpdGU+PEF1dGhvcj5XZXNvbG93c2thLUFuZGVyc2VuPC9BdXRob3I+PFllYXI+
MjAxNzwvWWVhcj48UmVjTnVtPjExPC9SZWNOdW0+PERpc3BsYXlUZXh0PjxzdHlsZSBmYWNlPSJz
dXBlcnNjcmlwdCI+MTAsMTMsMTQ8L3N0eWxlPjwvRGlzcGxheVRleHQ+PHJlY29yZD48cmVjLW51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PjwvcmVjb3JkPjwvQ2l0ZT48Q2l0ZT48QXV0aG9yPllhc3VtaXp1PC9BdXRob3I+PFllYXI+MjAy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==
</w:fldData>
        </w:fldChar>
        <w:instrText xml:space="preserve"> ADDIN EN.CITE.DATA </w:instrText>
        <w:fldChar w:fldCharType="end"/>
        <w:fldChar w:fldCharType="separate"/>
      </w:r>
      <w:r>
        <w:rPr>
          <w:noProof/>
          <w:vertAlign w:val="superscript"/>
        </w:rPr>
        <w:t>10,13,14</w:t>
      </w:r>
      <w:r>
        <w:fldChar w:fldCharType="end"/>
        <w:t xml:space="preserve">. In contrast to DNA-based broad-range sequencing approaches that may detect residual or nonreplicating nucleic acid, transcriptome sequencing can provide evidence of transcriptionally active virus while simultaneously preserving information </w:t>
        <w:lastRenderedPageBreak/>
        <w:t>about host pathways perturbed during infection</w:t>
        <w:fldChar w:fldCharType="begin">
          <w:fldData xml:space="preserve">PEVuZE5vdGU+PENpdGU+PEF1dGhvcj5CZXVyZGVsZXktRmVobGJhdW08L0F1dGhvcj48WWVhcj4y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</w:fldData>
        </w:fldChar>
        <w:instrText xml:space="preserve"> ADDIN EN.CITE </w:instrText>
        <w:fldChar w:fldCharType="begin">
          <w:fldData xml:space="preserve">PEVuZE5vdGU+PENpdGU+PEF1dGhvcj5CZXVyZGVsZXktRmVobGJhdW08L0F1dGhvcj48WWVhcj4y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</w:fldData>
        </w:fldChar>
        <w:instrText xml:space="preserve"> ADDIN EN.CITE.DATA </w:instrText>
        <w:fldChar w:fldCharType="end"/>
        <w:fldChar w:fldCharType="separate"/>
      </w:r>
      <w:r>
        <w:rPr>
          <w:noProof/>
          <w:vertAlign w:val="superscript"/>
        </w:rPr>
        <w:t>2,10,14</w:t>
      </w:r>
      <w:r>
        <w:fldChar w:fldCharType="end"/>
        <w:t>. For infected-cell systems, this creates an opportunity to connect viral burden with host innate immune activation, stress responses, metabolism, cell-cycle changes, or other transcriptional phenotypes within a unified analytical framework</w:t>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instrText xml:space="preserve"> ADDIN EN.CITE </w:instrText>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instrText xml:space="preserve"> ADDIN EN.CITE.DATA </w:instrText>
        <w:fldChar w:fldCharType="end"/>
        <w:fldChar w:fldCharType="separate"/>
      </w:r>
      <w:r>
        <w:rPr>
          <w:noProof/>
          <w:vertAlign w:val="superscript"/>
        </w:rPr>
        <w:t>10,11,13</w:t>
      </w:r>
      <w:r>
        <w:fldChar w:fldCharType="end"/>
        <w:t>. Despite these advantages, extracting accurate viral abundance estimates from infected-host RNA-seq data remains challenging because host reads usually dominate the library and can obscure low-level viral signal</w:t>
        <w:fldChar w:fldCharType="begin">
          <w:fldData xml:space="preserve">PEVuZE5vdGU+PENpdGU+PEF1dGhvcj5XZXNvbG93c2thLUFuZGVyc2VuPC9BdXRob3I+PFllYXI+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PjwvQ2l0ZT48Q2l0ZT48QXV0aG9yPk5nPC9BdXRob3I+PFllYXI+MjAxODwvWWVhcj48UmVjTnVt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==
</w:fldData>
        </w:fldChar>
        <w:instrText xml:space="preserve"> ADDIN EN.CITE </w:instrText>
        <w:fldChar w:fldCharType="begin">
          <w:fldData xml:space="preserve">PEVuZE5vdGU+PENpdGU+PEF1dGhvcj5XZXNvbG93c2thLUFuZGVyc2VuPC9BdXRob3I+PFllYXI+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PjwvQ2l0ZT48Q2l0ZT48QXV0aG9yPk5nPC9BdXRob3I+PFllYXI+MjAxODwvWWVhcj48UmVjTnVt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==
</w:fldData>
        </w:fldChar>
        <w:instrText xml:space="preserve"> ADDIN EN.CITE.DATA </w:instrText>
        <w:fldChar w:fldCharType="end"/>
        <w:fldChar w:fldCharType="separate"/>
      </w:r>
      <w:r>
        <w:rPr>
          <w:noProof/>
          <w:vertAlign w:val="superscript"/>
        </w:rPr>
        <w:t>5,9,10</w:t>
      </w:r>
      <w:r>
        <w:fldChar w:fldCharType="end"/>
        <w:t>.</w:t>
      </w:r>
    </w:p>
    <w:p w14:paraId="67E88545" w14:textId="45B30671" w:rsidR="00D140B5" w:rsidRPr="00D140B5" w:rsidRDefault="00D140B5" w:rsidP="00D140B5">
      <w:r>
        <w:t>The host background problem is compounded when viral sequences share partial similarity with host-derived transcripts or genomic regions, which can lead to ambiguous alignment, incomplete recovery of true viral reads, or erroneous reassignment of reads during host subtraction and downstream classification</w:t>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vertAlign w:val="superscript"/>
        </w:rPr>
        <w:t>8,9</w:t>
      </w:r>
      <w:r>
        <w:fldChar w:fldCharType="end"/>
        <w:t>. Method-dependent host read subtraction is itself a major analytical variable because subtraction against the host genome or transcriptome can improve computational efficiency and reduce noise, yet overly aggressive filtering may also discard biologically meaningful viral reads, particularly for viruses with host-like, endogenous, or low-complexity sequence features</w:t>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PEVuZE5vdGU+PENpdGU+PEF1dGhvcj5LaGFuPC9BdXRob3I+PFllYXI+MjAxODwvWWVhcj48UmVj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vertAlign w:val="superscript"/>
        </w:rPr>
        <w:t>8,9</w:t>
      </w:r>
      <w:r>
        <w:fldChar w:fldCharType="end"/>
        <w:t>. Another recurring challenge is that viral reads are often distributed unevenly across the viral genome because of transcriptional structure, library construction bias, PCR effects, partial degradation, and local sequence composition, making raw read counts an imperfect proxy for viral abundance</w:t>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instrText xml:space="preserve"> ADDIN EN.CITE.DATA </w:instrText>
        <w:fldChar w:fldCharType="end"/>
        <w:fldChar w:fldCharType="separate"/>
      </w:r>
      <w:r>
        <w:rPr>
          <w:noProof/>
          <w:vertAlign w:val="superscript"/>
        </w:rPr>
        <w:t>12,13</w:t>
      </w:r>
      <w:r>
        <w:fldChar w:fldCharType="end"/>
        <w:t>. Uneven coverage becomes especially problematic when a small number of highly covered regions dominate the apparent signal while other parts of the genome remain sparsely represented, since such patterns can inflate abundance estimates or complicate comparisons across viruses, samples, and analytical methods</w:t>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instrText xml:space="preserve"> ADDIN EN.CITE.DATA </w:instrText>
        <w:fldChar w:fldCharType="end"/>
        <w:fldChar w:fldCharType="separate"/>
      </w:r>
      <w:r>
        <w:rPr>
          <w:noProof/>
          <w:vertAlign w:val="superscript"/>
        </w:rPr>
        <w:t>12,13</w:t>
      </w:r>
      <w:r>
        <w:fldChar w:fldCharType="end"/>
        <w:t>. Low-complexity or homopolymeric regions can further distort interpretation because they tend to attract spurious alignments, generate unstable read-placement behavior across mappers, and create localized coverage artifacts that are not necessarily proportional to true viral load</w:t>
        <w:fldChar w:fldCharType="begin">
          <w:fldData xml:space="preserve">PEVuZE5vdGU+PENpdGU+PEF1dGhvcj5CaHV2YW5lc2h3YXI8L0F1dGhvcj48WWVhcj4yMDE4PC9Z
ZWFyPjxSZWNOdW0+MTQ8L1JlY051bT48RGlzcGxheVRleHQ+PHN0eWxlIGZhY2U9InN1cGVyc2Ny
aXB0Ij44LDEyPC9zdHlsZT48L0Rpc3BsYXlUZXh0PjxyZWNvcmQ+PHJlYy1udW1iZXI+MTQ8L3Jl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ZS1wcm92aWRlcj48L3JlY29yZD48L0NpdGU+PENpdGU+PEF1dGhvcj5LaGFuPC9BdXRob3I+PFll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aXB0Ij44LDEyPC9zdHlsZT48L0Rpc3BsYXlUZXh0PjxyZWNvcmQ+PHJlYy1udW1iZXI+MTQ8L3Jl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ZS1wcm92aWRlcj48L3JlY29yZD48L0NpdGU+PENpdGU+PEF1dGhvcj5LaGFuPC9BdXRob3I+PFll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</w:fldData>
        </w:fldChar>
        <w:instrText xml:space="preserve"> ADDIN EN.CITE.DATA </w:instrText>
        <w:fldChar w:fldCharType="end"/>
        <w:fldChar w:fldCharType="separate"/>
      </w:r>
      <w:r>
        <w:rPr>
          <w:noProof/>
          <w:vertAlign w:val="superscript"/>
        </w:rPr>
        <w:t>8,12</w:t>
      </w:r>
      <w:r>
        <w:fldChar w:fldCharType="end"/>
        <w:t>. Multi-mapping introduces an additional layer of complexity because reads may align to multiple viral references, to both host and viral references, or to closely related strains within a database, thereby complicating taxonomic assignment and quantitative inference</w:t>
        <w:fldChar w:fldCharType="begin">
          <w:fldData xml:space="preserve">PEVuZE5vdGU+PENpdGU+PEF1dGhvcj5CaHV2YW5lc2h3YXI8L0F1dGhvcj48WWVhcj4yMDE4PC9Z
ZWFyPjxSZWNOdW0+MTQ8L1JlY051bT48RGlzcGxheVRleHQ+PHN0eWxlIGZhY2U9InN1cGVyc2Ny
aXB0Ij42LDksMTI8L3N0eWxlPjwvRGlzcGxheVRleHQ+PHJlY29yZD48cmVjLW51bWJlcj4xNDwv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YXNlLXByb3ZpZGVyPjwvcmVjb3JkPjwvQ2l0ZT48Q2l0ZT48QXV0aG9yPkxhbWJlcnQ8L0F1dGhv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ZWFuIERpcmVjdG9yYXRlIGZvciB0aGUgUXVhbGl0eSBvZiBNZWRpY2luZXMgJmFtcDsgSGVhbHRo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aXB0Ij42LDksMTI8L3N0eWxlPjwvRGlzcGxheVRleHQ+PHJlY29yZD48cmVjLW51bWJlcj4xNDwv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YXNlLXByb3ZpZGVyPjwvcmVjb3JkPjwvQ2l0ZT48Q2l0ZT48QXV0aG9yPkxhbWJlcnQ8L0F1dGhv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</w:fldData>
        </w:fldChar>
        <w:instrText xml:space="preserve"> ADDIN EN.CITE.DATA </w:instrText>
        <w:fldChar w:fldCharType="end"/>
        <w:fldChar w:fldCharType="separate"/>
      </w:r>
      <w:r>
        <w:rPr>
          <w:noProof/>
          <w:vertAlign w:val="superscript"/>
        </w:rPr>
        <w:t>6,9,12</w:t>
      </w:r>
      <w:r>
        <w:fldChar w:fldCharType="end"/>
        <w:t>. These issues are amplified by differences among aligners and classifiers, since distinct tools vary in sensitivity, specificity, handling of mismatches and indels, treatment of multi-mapped reads, and susceptibility to misleading low-complexity matches</w:t>
        <w:fldChar w:fldCharType="begin">
          <w:fldData xml:space="preserve">PEVuZE5vdGU+PENpdGU+PEF1dGhvcj5CaHV2YW5lc2h3YXI8L0F1dGhvcj48WWVhcj4yMDE4PC9Z
ZWFyPjxSZWNOdW0+MTQ8L1JlY051bT48RGlzcGxheVRleHQ+PHN0eWxlIGZhY2U9InN1cGVyc2Ny
aXB0Ij42LDgsMTI8L3N0eWxlPjwvRGlzcGxheVRleHQ+PHJlY29yZD48cmVjLW51bWJlcj4xNDwv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YXNlLXByb3ZpZGVyPjwvcmVjb3JkPjwvQ2l0ZT48Q2l0ZT48QXV0aG9yPktoYW48L0F1dGhvcj48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aXB0Ij42LDgsMTI8L3N0eWxlPjwvRGlzcGxheVRleHQ+PHJlY29yZD48cmVjLW51bWJlcj4xNDwv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</w:fldData>
        </w:fldChar>
        <w:instrText xml:space="preserve"> ADDIN EN.CITE.DATA </w:instrText>
        <w:fldChar w:fldCharType="end"/>
        <w:fldChar w:fldCharType="separate"/>
      </w:r>
      <w:r>
        <w:rPr>
          <w:noProof/>
          <w:vertAlign w:val="superscript"/>
        </w:rPr>
        <w:t>6,8,12</w:t>
      </w:r>
      <w:r>
        <w:fldChar w:fldCharType="end"/>
        <w:t>. Reference strategy is likewise critical, as viral detection and quantification can change depending on whether one uses broad taxonomic databases, curated virus-only references, host-plus-virus composite references, or strain-resolved panels tailored to the experimental system</w:t>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instrText xml:space="preserve"> ADDIN EN.CITE </w:instrText>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instrText xml:space="preserve"> ADDIN EN.CITE.DATA </w:instrText>
        <w:fldChar w:fldCharType="end"/>
        <w:fldChar w:fldCharType="separate"/>
      </w:r>
      <w:r>
        <w:rPr>
          <w:noProof/>
          <w:vertAlign w:val="superscript"/>
        </w:rPr>
        <w:t>6,8,9</w:t>
      </w:r>
      <w:r>
        <w:fldChar w:fldCharType="end"/>
        <w:t>.</w:t>
      </w:r>
    </w:p>
    <w:p w14:paraId="5E4D9A55" w14:textId="7E7EFF6D" w:rsidR="00D140B5" w:rsidRPr="00D140B5" w:rsidRDefault="00D140B5" w:rsidP="00D140B5">
      <w:r>
        <w:t>Taken together, these factors mean that infected-host RNA-seq analysis requires more than simple read counting or off-the-shelf metagenomic classification if one aims to obtain robust viral quantification alongside interpretable host-response results</w:t>
        <w:fldChar w:fldCharType="begin">
          <w:fldData xml:space="preserve">PEVuZE5vdGU+PENpdGU+PEF1dGhvcj5XZXNvbG93c2thLUFuZGVyc2VuPC9BdXRob3I+PFllYXI+
MjAxNzwvWWVhcj48UmVjTnVtPjExPC9SZWNOdW0+PERpc3BsYXlUZXh0PjxzdHlsZSBmYWNlPSJz
dXBlcnNjcmlwdCI+MTAsMTIsMTM8L3N0eWxlPjwvRGlzcGxheVRleHQ+PHJlY29yZD48cmVjLW51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PjwvcmVjb3JkPjwvQ2l0ZT48Q2l0ZT48QXV0aG9yPkJodXZhbmVzaHdhcjwvQXV0aG9yPjxZZWFy
PjIwMTg8L1llYXI+PFJlY051bT4xNDwvUmVjTnVtPjxyZWNvcmQ+PHJlYy1udW1iZXI+MTQ8L3Jl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ZS1wcm92aWRlcj48L3JlY29yZD48L0NpdGU+PENpdGU+PEF1dGhvcj5ZYXN1bWl6dTwvQXV0aG9y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==
</w:fldData>
        </w:fldChar>
        <w:instrText xml:space="preserve"> ADDIN EN.CITE </w:instrText>
        <w:fldChar w:fldCharType="begin">
          <w:fldData xml:space="preserve">PEVuZE5vdGU+PENpdGU+PEF1dGhvcj5XZXNvbG93c2thLUFuZGVyc2VuPC9BdXRob3I+PFllYXI+
MjAxNzwvWWVhcj48UmVjTnVtPjExPC9SZWNOdW0+PERpc3BsYXlUZXh0PjxzdHlsZSBmYWNlPSJz
dXBlcnNjcmlwdCI+MTAsMTIsMTM8L3N0eWxlPjwvRGlzcGxheVRleHQ+PHJlY29yZD48cmVjLW51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PjwvcmVjb3JkPjwvQ2l0ZT48Q2l0ZT48QXV0aG9yPkJodXZhbmVzaHdhcjwvQXV0aG9yPjxZZWFy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==
</w:fldData>
        </w:fldChar>
        <w:instrText xml:space="preserve"> ADDIN EN.CITE.DATA </w:instrText>
        <w:fldChar w:fldCharType="end"/>
        <w:fldChar w:fldCharType="separate"/>
      </w:r>
      <w:r>
        <w:rPr>
          <w:noProof/>
          <w:vertAlign w:val="superscript"/>
        </w:rPr>
        <w:t>10,12,13</w:t>
      </w:r>
      <w:r>
        <w:fldChar w:fldCharType="end"/>
        <w:t xml:space="preserve">. Yet many </w:t>
        <w:lastRenderedPageBreak/>
        <w:t>existing pipelines emphasize only one side of the problem: some focus primarily on metagenomic virus identification and broad taxonomic screening, while others center on host differential expression without providing dedicated support for viral quantification or viral sequence analysis after infection</w:t>
        <w:fldChar w:fldCharType="begin">
          <w:fldData xml:space="preserve">PEVuZE5vdGU+PENpdGU+PEF1dGhvcj5CaHV2YW5lc2h3YXI8L0F1dGhvcj48WWVhcj4yMDE4PC9Z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==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aXB0Ij45LDEyLDEzPC9zdHlsZT48L0Rpc3BsYXlUZXh0PjxyZWNvcmQ+PHJlYy1udW1iZXI+MTQ8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==
</w:fldData>
        </w:fldChar>
        <w:instrText xml:space="preserve"> ADDIN EN.CITE.DATA </w:instrText>
        <w:fldChar w:fldCharType="end"/>
        <w:fldChar w:fldCharType="separate"/>
      </w:r>
      <w:r>
        <w:rPr>
          <w:noProof/>
          <w:vertAlign w:val="superscript"/>
        </w:rPr>
        <w:t>9,12,13</w:t>
      </w:r>
      <w:r>
        <w:fldChar w:fldCharType="end"/>
        <w:t>. Comparatively fewer workflows provide an integrated approach that supports host gene-expression quantification, virus-aware abundance estimation, and post-infection viral mutation analysis while explicitly accounting for alignment ambiguity, coverage heterogeneity, and host-subtraction artifacts</w:t>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instrText xml:space="preserve"> ADDIN EN.CITE </w:instrText>
        <w:fldChar w:fldCharType="begin">
          <w:fldData xml:space="preserve">PEVuZE5vdGU+PENpdGU+PEF1dGhvcj5CaHV2YW5lc2h3YXI8L0F1dGhvcj48WWVhcj4yMDE4PC9Z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=
</w:fldData>
        </w:fldChar>
        <w:instrText xml:space="preserve"> ADDIN EN.CITE.DATA </w:instrText>
        <w:fldChar w:fldCharType="end"/>
        <w:fldChar w:fldCharType="separate"/>
      </w:r>
      <w:r>
        <w:rPr>
          <w:noProof/>
          <w:vertAlign w:val="superscript"/>
        </w:rPr>
        <w:t>12,13</w:t>
      </w:r>
      <w:r>
        <w:fldChar w:fldCharType="end"/>
        <w:t>. This gap is especially relevant for controlled experimental infection studies and spike-in systems, where the analytical objective is not merely to detect whether virus is present, but to quantify how much virus is present, characterize how the host responds, and determine whether viral sequence changes emerge under the tested conditions</w:t>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instrText xml:space="preserve"> ADDIN EN.CITE </w:instrText>
        <w:fldChar w:fldCharType="begin">
          <w:fldData xml:space="preserve">PEVuZE5vdGU+PENpdGU+PEF1dGhvcj5XZXNvbG93c2thLUFuZGVyc2VuPC9BdXRob3I+PFllYXI+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</w:fldData>
        </w:fldChar>
        <w:instrText xml:space="preserve"> ADDIN EN.CITE.DATA </w:instrText>
        <w:fldChar w:fldCharType="end"/>
        <w:fldChar w:fldCharType="separate"/>
      </w:r>
      <w:r>
        <w:rPr>
          <w:noProof/>
          <w:vertAlign w:val="superscript"/>
        </w:rPr>
        <w:t>10,11,13</w:t>
      </w:r>
      <w:r>
        <w:fldChar w:fldCharType="end"/>
        <w:t>. Such integrated analysis is also valuable for evaluation purposes because controlled mixtures and spike-in designs can reveal where specific tools succeed or fail under conditions of known composition, read imbalance, and varying degrees of host background</w:t>
        <w:fldChar w:fldCharType="begin">
          <w:fldData xml:space="preserve">PEVuZE5vdGU+PENpdGU+PEF1dGhvcj5LaGFuPC9BdXRob3I+PFllYXI+MjAyMzwvWWVhcj48UmVj
TnVtPjQ8L1JlY051bT48RGlzcGxheVRleHQ+PHN0eWxlIGZhY2U9InN1cGVyc2NyaXB0Ij4zLDYs
Nzwvc3R5bGU+PC9EaXNwbGF5VGV4dD48cmVjb3JkPjxyZWMtbnVtYmVyPjQ8L3JlYy1udW1iZXI+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Q2l0ZT48QXV0aG9yPktoYW48L0F1dGhvcj48WWVhcj4yMDI1PC9ZZWFyPjxSZWNOdW0+NzwvUmVj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</w:fldData>
        </w:fldChar>
        <w:instrText xml:space="preserve"> ADDIN EN.CITE </w:instrText>
        <w:fldChar w:fldCharType="begin">
          <w:fldData xml:space="preserve">PEVuZE5vdGU+PENpdGU+PEF1dGhvcj5LaGFuPC9BdXRob3I+PFllYXI+MjAyMzwvWWVhcj48UmVj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</w:fldData>
        </w:fldChar>
        <w:instrText xml:space="preserve"> ADDIN EN.CITE.DATA </w:instrText>
        <w:fldChar w:fldCharType="end"/>
        <w:fldChar w:fldCharType="separate"/>
      </w:r>
      <w:r>
        <w:rPr>
          <w:noProof/>
          <w:vertAlign w:val="superscript"/>
        </w:rPr>
        <w:t>3,6,7</w:t>
      </w:r>
      <w:r>
        <w:fldChar w:fldCharType="end"/>
        <w:t>.</w:t>
      </w:r>
    </w:p>
    <w:p w14:paraId="622688CB" w14:textId="224B5ABD" w:rsidR="00D140B5" w:rsidRPr="00D140B5" w:rsidRDefault="00D140B5" w:rsidP="00D140B5">
      <w:r>
        <w:t xml:space="preserve">In this study, we address these needs by developing AdVentSeq, a comprehensive bioinformatics pipeline for Illumina paired-end RNA-seq data from virus-infected host samples, </w:t>
      </w:r>
      <w:del w:id="1150" w:author="Claude" w:date="2026-06-10T00:00:00Z">
        <w:r>
          <w:delText>together with</w:delText>
        </w:r>
      </w:del>
      <w:ins w:id="1151" w:author="Claude" w:date="2026-06-10T00:00:00Z">
        <w:r>
          <w:t>which includes</w:t>
        </w:r>
      </w:ins>
      <w:r>
        <w:t xml:space="preserve"> ViraQuant, a </w:t>
      </w:r>
      <w:ins w:id="1180" w:author="Claude" w:date="2026-06-10T00:00:00Z">
        <w:r>
          <w:t xml:space="preserve">coverage-aware </w:t>
        </w:r>
      </w:ins>
      <w:r>
        <w:t xml:space="preserve">viral quantification </w:t>
      </w:r>
      <w:commentRangeStart w:id="22"/>
      <w:del w:id="1152" w:author="Claude" w:date="2026-06-10T00:00:00Z">
        <w:r>
          <w:delText>framework</w:delText>
        </w:r>
      </w:del>
      <w:ins w:id="1153" w:author="Claude" w:date="2026-06-10T00:00:00Z">
        <w:r>
          <w:t>module</w:t>
        </w:r>
      </w:ins>
      <w:r>
        <w:t xml:space="preserve"> </w:t>
      </w:r>
      <w:commentRangeEnd w:id="22"/>
      <w:r>
        <w:rPr>
          <w:rStyle w:val="CommentReference"/>
          <w:sz w:val="24"/>
          <w:szCs w:val="24"/>
        </w:rPr>
        <w:commentReference w:id="22"/>
      </w:r>
      <w:commentRangeStart w:id="212"/>
      <w:commentRangeEnd w:id="212"/>
      <w:r>
        <w:rPr>
          <w:rStyle w:val="CommentReference"/>
        </w:rPr>
        <w:commentReference w:id="212"/>
      </w:r>
      <w:r>
        <w:t xml:space="preserve">designed to improve abundance estimation in the presence of uneven coverage and alignment artifacts. AdVentSeq is intended to support end-to-end analysis by combining viral detection, coverage-aware viral quantification, host transcriptional profiling, and post-infection viral mutation analysis within a single workflow tailored to infected-host transcriptomic data rather than generic metagenomic sequencing alone. Because mapper choice and reference composition can strongly influence both sensitivity and quantitative accuracy, we further emphasize systematic evaluation of alignment tools and comparison of reference strategies as core components of the </w:t>
      </w:r>
      <w:commentRangeStart w:id="23"/>
      <w:del w:id="1154" w:author="Claude" w:date="2026-06-10T00:00:00Z">
        <w:r>
          <w:delText>framework</w:delText>
        </w:r>
      </w:del>
      <w:ins w:id="1155" w:author="Claude" w:date="2026-06-10T00:00:00Z">
        <w:r>
          <w:t>pipeline</w:t>
        </w:r>
      </w:ins>
      <w:r>
        <w:t xml:space="preserve"> </w:t>
      </w:r>
      <w:commentRangeEnd w:id="23"/>
      <w:r>
        <w:rPr>
          <w:rStyle w:val="CommentReference"/>
          <w:sz w:val="24"/>
          <w:szCs w:val="24"/>
        </w:rPr>
        <w:commentReference w:id="23"/>
      </w:r>
      <w:commentRangeStart w:id="213"/>
      <w:commentRangeEnd w:id="213"/>
      <w:r>
        <w:rPr>
          <w:rStyle w:val="CommentReference"/>
        </w:rPr>
        <w:commentReference w:id="213"/>
      </w:r>
      <w:r>
        <w:t>rather than as incidental implementation details</w:t>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instrText xml:space="preserve"> ADDIN EN.CITE </w:instrText>
        <w:fldChar w:fldCharType="begin">
          <w:fldData xml:space="preserve">PEVuZE5vdGU+PENpdGU+PEF1dGhvcj5LaGFuPC9BdXRob3I+PFllYXI+MjAxODwvWWVhcj48UmVj
TnVtPjk8L1JlY051bT48RGlzcGxheVRleHQ+PHN0eWxlIGZhY2U9InN1cGVyc2NyaXB0Ij42LDgs
OTwvc3R5bGU+PC9EaXNwbGF5VGV4dD48cmVjb3JkPjxyZWMtbnVtYmVyPjk8L3JlYy1udW1iZXI+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PjwvcmVjb3JkPjwvQ2l0ZT48Q2l0ZT48QXV0aG9yPkxhbWJlcnQ8L0F1dGhvcj48WWVhcj4yMDE4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</w:fldData>
        </w:fldChar>
        <w:instrText xml:space="preserve"> ADDIN EN.CITE.DATA </w:instrText>
        <w:fldChar w:fldCharType="end"/>
        <w:fldChar w:fldCharType="separate"/>
      </w:r>
      <w:r>
        <w:rPr>
          <w:noProof/>
          <w:vertAlign w:val="superscript"/>
        </w:rPr>
        <w:t>6,8,9</w:t>
      </w:r>
      <w:r>
        <w:fldChar w:fldCharType="end"/>
        <w:t xml:space="preserve">. To evaluate performance under controlled conditions, we leverage a controlled multi-virus spike-in dataset that enables direct comparison of viral detection and quantification behavior across tools, references, and analytical settings while preserving the infected-host RNA-seq context relevant to downstream host-response analysis. By integrating host and viral analyses in a common framework and by explicitly confronting the sources of bias that complicate infected-host RNA-seq interpretation, AdVentSeq</w:t>
      </w:r>
      <w:del w:id="1156" w:author="Claude" w:date="2026-06-10T00:00:00Z">
        <w:r>
          <w:delText xml:space="preserve"> and </w:delText>
        </w:r>
      </w:del>
      <w:ins w:id="1157" w:author="Claude" w:date="2026-06-10T00:00:00Z">
        <w:r>
          <w:t xml:space="preserve">, including its </w:t>
        </w:r>
      </w:ins>
      <w:commentRangeStart w:id="24"/>
      <w:r>
        <w:t xml:space="preserve">ViraQuant </w:t>
      </w:r>
      <w:commentRangeEnd w:id="24"/>
      <w:r>
        <w:rPr>
          <w:rStyle w:val="CommentReference"/>
          <w:sz w:val="24"/>
          <w:szCs w:val="24"/>
        </w:rPr>
        <w:commentReference w:id="24"/>
      </w:r>
      <w:commentRangeStart w:id="214"/>
      <w:commentRangeEnd w:id="214"/>
      <w:r>
        <w:rPr>
          <w:rStyle w:val="CommentReference"/>
        </w:rPr>
        <w:commentReference w:id="214"/>
      </w:r>
      <w:ins w:id="1158" w:author="Claude" w:date="2026-06-10T00:00:00Z">
        <w:r>
          <w:t xml:space="preserve">module, </w:t>
        </w:r>
      </w:ins>
      <w:del w:id="1159" w:author="Claude" w:date="2026-06-10T00:00:00Z">
        <w:r>
          <w:delText>aim</w:delText>
        </w:r>
      </w:del>
      <w:ins w:id="1160" w:author="Claude" w:date="2026-06-10T00:00:00Z">
        <w:r>
          <w:t>aims</w:t>
        </w:r>
      </w:ins>
      <w:r>
        <w:t xml:space="preserve"> to provide a practical and transparent solution for studying virus–host interactions and for improving the analytical rigor of sequencing-based viral characterization workflows</w:t>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instrText xml:space="preserve"> ADDIN EN.CITE </w:instrText>
        <w:fldChar w:fldCharType="begin">
          <w:fldData xml:space="preserve">PEVuZE5vdGU+PENpdGU+PEF1dGhvcj5LaGFuPC9BdXRob3I+PFllYXI+MjAxODwvWWVhcj48UmVj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</w:fldData>
        </w:fldChar>
        <w:instrText xml:space="preserve"> ADDIN EN.CITE.DATA </w:instrText>
        <w:fldChar w:fldCharType="end"/>
        <w:fldChar w:fldCharType="separate"/>
      </w:r>
      <w:r>
        <w:rPr>
          <w:noProof/>
          <w:vertAlign w:val="superscript"/>
        </w:rPr>
        <w:t>3,6,8</w:t>
      </w:r>
      <w:r>
        <w:fldChar w:fldCharType="end"/>
        <w:t>.</w:t>
      </w:r>
    </w:p>
    <w:p w14:paraId="7B5AAC62" w14:textId="77777777" w:rsidR="00D140B5" w:rsidRPr="00D140B5" w:rsidRDefault="00D140B5" w:rsidP="000E5BD5">
      <w:pPr>
        <w:pStyle w:val="Heading1"/>
      </w:pPr>
      <w:r>
        <w:t>Results</w:t>
      </w:r>
    </w:p>
    <w:p w14:paraId="6094273B" w14:textId="4E1AE912" w:rsidR="00D140B5" w:rsidRPr="00D140B5" w:rsidRDefault="00D140B5" w:rsidP="000E5BD5">
      <w:pPr>
        <w:pStyle w:val="Heading2"/>
      </w:pPr>
      <w:r>
        <w:lastRenderedPageBreak/>
        <w:t xml:space="preserve">AdVentSeq workflow </w:t>
      </w:r>
      <w:del w:id="25" w:author="Xu, Joshua" w:date="2026-05-15T13:58:00Z" w16du:dateUtc="2026-05-15T18:58:00Z">
        <w:r>
          <w:delText xml:space="preserve">scope </w:delText>
        </w:r>
      </w:del>
      <w:r>
        <w:t>and evaluation dataset</w:t>
      </w:r>
    </w:p>
    <w:p w14:paraId="2EB1F78C" w14:textId="1FFE2DDF" w:rsidR="00D140B5" w:rsidRDefault="00D140B5" w:rsidP="00D140B5">
      <w:r>
        <w:t xml:space="preserve">We developed AdVentSeq as a </w:t>
      </w:r>
      <w:del w:id="26" w:author="Xu, Joshua" w:date="2026-05-15T13:58:00Z" w16du:dateUtc="2026-05-15T18:58:00Z">
        <w:r>
          <w:delText xml:space="preserve">workflow </w:delText>
        </w:r>
      </w:del>
      <w:ins w:id="27" w:author="Xu, Joshua" w:date="2026-05-15T13:59:00Z" w16du:dateUtc="2026-05-15T18:59:00Z">
        <w:r>
          <w:t xml:space="preserve">comprehensive pipeline </w:t>
        </w:r>
      </w:ins>
      <w:r>
        <w:t>for infected-host RNA-seq that jointly evaluates viral and host-derived information from the same sequencing dataset. The pipeline includes several key steps, including quality control (QC), host/virus read separation, host gene-expression quantification, taxonomic screening, viral quantification and coverage analysis. The workflow generates downstream-ready data for host-response analysis and viral evolution analysis (Figure 1). This design was motivated by the need to move beyond pipelines that emphasize either virus detection alone or host transcriptomics alone, and instead provide a unified framework for interpreting viral support together with host transcriptional responses.</w:t>
      </w:r>
    </w:p>
    <w:p w14:paraId="0397D241" w14:textId="7FE7B87F" w:rsidR="00DA0B81" w:rsidRPr="00D140B5" w:rsidRDefault="00DA0B81" w:rsidP="00D140B5">
      <w:r>
        <w:rPr>
          <w:noProof/>
        </w:rPr>
        <w:drawing>
          <wp:inline distT="0" distB="0" distL="0" distR="0" wp14:anchorId="779DDF96" wp14:editId="7E977CA4">
            <wp:extent cx="3875216" cy="4736770"/>
            <wp:effectExtent l="0" t="0" r="0" b="6985"/>
            <wp:docPr id="85" name="Google Shape;85;p17" descr="Diagram  AI-generated content may be incorrect."/>
            <wp:cNvGraphicFramePr/>
            <a:graphic xmlns:a="http://schemas.openxmlformats.org/drawingml/2006/main">
              <a:graphicData uri="http://schemas.openxmlformats.org/drawingml/2006/picture">
                <pic:pic xmlns:pic="http://schemas.openxmlformats.org/drawingml/2006/picture">
                  <pic:nvPicPr>
                    <pic:cNvPr id="85" name="Google Shape;85;p17" descr="Diagram  AI-generated content may be incorrect."/>
                    <pic:cNvPicPr preferRelativeResize="0"/>
                  </pic:nvPicPr>
                  <pic:blipFill rotWithShape="1">
                    <a:blip r:embed="rId11">
                      <a:alphaModFix/>
                    </a:blip>
                    <a:srcRect l="16657" r="22191"/>
                    <a:stretch/>
                  </pic:blipFill>
                  <pic:spPr>
                    <a:xfrm>
                      <a:off x="0" y="0"/>
                      <a:ext cx="3875216" cy="4736770"/>
                    </a:xfrm>
                    <a:prstGeom prst="rect">
                      <a:avLst/>
                    </a:prstGeom>
                    <a:noFill/>
                    <a:ln>
                      <a:noFill/>
                    </a:ln>
                  </pic:spPr>
                </pic:pic>
              </a:graphicData>
            </a:graphic>
          </wp:inline>
        </w:drawing>
      </w:r>
    </w:p>
    <w:p w14:paraId="7C728C06" w14:textId="7FC6F924" w:rsidR="00D140B5" w:rsidRPr="00D140B5" w:rsidRDefault="00D140B5" w:rsidP="00D140B5">
      <w:r>
        <w:rPr>
          <w:b/>
          <w:bCs/>
        </w:rPr>
        <w:t>Figure 1</w:t>
      </w:r>
      <w:r>
        <w:t>: AdVentSeq workflow diagram</w:t>
      </w:r>
    </w:p>
    <w:p w14:paraId="5172BE09" w14:textId="28872FDA" w:rsidR="00D140B5" w:rsidRPr="00D140B5" w:rsidRDefault="00D140B5" w:rsidP="00D140B5">
      <w:r>
        <w:t xml:space="preserve">The QC includes QC assessment, read filtering, and adapter trimming. Optionally, rRNA reads can be removed according to the study interests. In the host/virus read separation, </w:t>
      </w:r>
      <w:del w:id="29" w:author="Xu, Joshua" w:date="2026-05-15T14:04:00Z" w16du:dateUtc="2026-05-15T19:04:00Z">
        <w:r>
          <w:delText xml:space="preserve">the </w:delText>
        </w:r>
      </w:del>
      <w:r>
        <w:t xml:space="preserve">quality reads are first mapped to host genome and host gene expression can be quantified. </w:t>
        <w:lastRenderedPageBreak/>
        <w:t xml:space="preserve">The host gene expression profile can be used for host response analyses, such as differential expressed gene analysis, function and pathway enrichment analysis, etc. The proper host mapped reads are then removed to create host-unmapped reads data. This data then undergoes through an optimal taxonomic screening for non-target analysis concluding with a list of virus candidates. Taxonomic screening can be done with either Kraken2 (see Materials and Methods), or with mapping to RVDB followed by coverage analysis using ViraQuant (see Materials and Methods). The mapped reads can be separated per virus using </w:t>
      </w:r>
      <w:del w:id="1104" w:author="Claude" w:date="2026-06-10T00:00:00Z">
        <w:r>
          <w:delText>TaxonomicClassifier</w:delText>
        </w:r>
      </w:del>
      <w:ins w:id="1105" w:author="Claude" w:date="2026-06-10T00:00:00Z">
        <w:r>
          <w:t>TaxonomyClassifier</w:t>
        </w:r>
      </w:ins>
      <w:r>
        <w:t xml:space="preserve"> (see Materials and Methods) to create BAM files for visualization and </w:t>
      </w:r>
      <w:del w:id="30" w:author="Xu, Joshua" w:date="2026-05-15T14:06:00Z" w16du:dateUtc="2026-05-15T19:06:00Z">
        <w:r>
          <w:delText xml:space="preserve">expert </w:delText>
        </w:r>
      </w:del>
      <w:ins w:id="31" w:author="Xu, Joshua" w:date="2026-05-15T14:06:00Z" w16du:dateUtc="2026-05-15T19:06:00Z">
        <w:r>
          <w:t xml:space="preserve">manual </w:t>
        </w:r>
      </w:ins>
      <w:r>
        <w:t xml:space="preserve">inspection. The targeted analysis involves mapping the </w:t>
      </w:r>
      <w:del w:id="32" w:author="Xu, Joshua" w:date="2026-05-15T14:07:00Z" w16du:dateUtc="2026-05-15T19:07:00Z">
        <w:r>
          <w:delText>H</w:delText>
        </w:r>
      </w:del>
      <w:ins w:id="33" w:author="Xu, Joshua" w:date="2026-05-15T14:07:00Z" w16du:dateUtc="2026-05-15T19:07:00Z">
        <w:r>
          <w:t>h</w:t>
        </w:r>
      </w:ins>
      <w:r>
        <w:t xml:space="preserve">ost-unmapped reads to a combined genome of </w:t>
      </w:r>
      <w:del w:id="34" w:author="Xu, Joshua" w:date="2026-05-15T14:08:00Z" w16du:dateUtc="2026-05-15T19:08:00Z">
        <w:r>
          <w:delText xml:space="preserve">know list of </w:delText>
        </w:r>
      </w:del>
      <w:ins w:id="35" w:author="Xu, Joshua" w:date="2026-05-15T14:08:00Z" w16du:dateUtc="2026-05-15T19:08:00Z">
        <w:r>
          <w:t xml:space="preserve">known </w:t>
        </w:r>
      </w:ins>
      <w:r>
        <w:t>viruses</w:t>
      </w:r>
      <w:ins w:id="36" w:author="Xu, Joshua" w:date="2026-05-15T14:10:00Z" w16du:dateUtc="2026-05-15T19:10:00Z">
        <w:r>
          <w:t xml:space="preserve"> as targets</w:t>
        </w:r>
      </w:ins>
      <w:r>
        <w:t xml:space="preserve">, optionally combined with the virus candidates from the taxonomic screening results. A simple read counting is performed by </w:t>
      </w:r>
      <w:del w:id="1106" w:author="Claude" w:date="2026-06-10T00:00:00Z">
        <w:r>
          <w:delText>TaxonomicClassifier</w:delText>
        </w:r>
      </w:del>
      <w:ins w:id="1107" w:author="Claude" w:date="2026-06-10T00:00:00Z">
        <w:r>
          <w:t>TaxonomyClassifier</w:t>
        </w:r>
      </w:ins>
      <w:r>
        <w:t xml:space="preserve">. Comprehensive coverage analysis and quantification can be done with ViraQuant. The </w:t>
      </w:r>
      <w:del w:id="1108" w:author="Claude" w:date="2026-06-10T00:00:00Z">
        <w:r>
          <w:delText>TaxonomicClassifier</w:delText>
        </w:r>
      </w:del>
      <w:ins w:id="1109" w:author="Claude" w:date="2026-06-10T00:00:00Z">
        <w:r>
          <w:t>TaxonomyClassifier</w:t>
        </w:r>
      </w:ins>
      <w:r>
        <w:t xml:space="preserve"> also creates BAM files for the virus mapped reads that can be used for evolutionary analysis. For exploration purposes, </w:t>
      </w:r>
      <w:del w:id="37" w:author="Xu, Joshua" w:date="2026-05-15T14:11:00Z" w16du:dateUtc="2026-05-15T19:11:00Z">
        <w:r>
          <w:delText>D</w:delText>
        </w:r>
      </w:del>
      <w:ins w:id="38" w:author="Xu, Joshua" w:date="2026-05-15T14:11:00Z" w16du:dateUtc="2026-05-15T19:11:00Z">
        <w:r>
          <w:t>d</w:t>
        </w:r>
      </w:ins>
      <w:r>
        <w:t>e novo assembly can be applied to the reads that are unmapped to either host or viruses to create contigs to search for possible species/strain/isolation through BLAST. For detailed tool information, please see Materials and Methods.</w:t>
      </w:r>
    </w:p>
    <w:p w14:paraId="39F142DA" w14:textId="0753AA67" w:rsidR="00D140B5" w:rsidRPr="00D140B5" w:rsidRDefault="00D140B5" w:rsidP="00D140B5">
      <w:r>
        <w:t>The evaluation dataset (See Materials and Methods) covered 42 included human-cell RNA-seq libraries spanning seven library-preparation protocols, three inoculum groups (Control, 1:1, and 10:1), and two technical replicates per group (Table 1). In 1:1, and 10:1 groups, a mixture of seven viruses was introduced in the human cell lines at different dilution ratio. Median post-filtering sequencing depth varied widely by protocol, ranging from 95.3 million reads for RepliG+Nextera_XT libraries to 274.5 million reads for NEB_WO_RD libraries.</w:t>
      </w:r>
    </w:p>
    <w:p w14:paraId="779E6807" w14:textId="7CABB69A" w:rsidR="00D140B5" w:rsidRDefault="00D140B5" w:rsidP="00D140B5">
      <w:pPr>
        <w:rPr>
          <w:b/>
          <w:bCs/>
        </w:rPr>
      </w:pPr>
      <w:r>
        <w:rPr>
          <w:b/>
          <w:bCs/>
        </w:rPr>
        <w:t>Table 1</w:t>
      </w:r>
      <w:r>
        <w:t>: Metadata of the evaluation dataset</w:t>
      </w:r>
    </w:p>
    <w:tbl>
      <w:tblPr>
        <w:tblStyle w:val="TableGrid"/>
        <w:tblW w:w="5000" w:type="pct"/>
        <w:tblLook w:val="04A0" w:firstRow="1" w:lastRow="0" w:firstColumn="1" w:lastColumn="0" w:noHBand="0" w:noVBand="1"/>
      </w:tblPr>
      <w:tblGrid>
        <w:gridCol w:w="790"/>
        <w:gridCol w:w="723"/>
        <w:gridCol w:w="679"/>
        <w:gridCol w:w="897"/>
        <w:gridCol w:w="932"/>
        <w:gridCol w:w="1005"/>
        <w:gridCol w:w="927"/>
        <w:gridCol w:w="1123"/>
        <w:gridCol w:w="1065"/>
        <w:gridCol w:w="1209"/>
      </w:tblGrid>
      <w:tr w:rsidR="006566C6" w:rsidRPr="006566C6" w14:paraId="3B1C364B" w14:textId="77777777" w:rsidTr="006566C6">
        <w:trPr>
          <w:trHeight w:val="290"/>
        </w:trPr>
        <w:tc>
          <w:tcPr>
            <w:tcW w:w="408" w:type="pct"/>
            <w:noWrap/>
            <w:hideMark/>
          </w:tcPr>
          <w:p w14:paraId="200D748B"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experiment_protocol</w:t>
            </w:r>
          </w:p>
        </w:tc>
        <w:tc>
          <w:tcPr>
            <w:tcW w:w="365" w:type="pct"/>
            <w:noWrap/>
            <w:hideMark/>
          </w:tcPr>
          <w:p w14:paraId="3F3CBFA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included_samples</w:t>
            </w:r>
          </w:p>
        </w:tc>
        <w:tc>
          <w:tcPr>
            <w:tcW w:w="337" w:type="pct"/>
            <w:noWrap/>
            <w:hideMark/>
          </w:tcPr>
          <w:p w14:paraId="18923F1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control_samples</w:t>
            </w:r>
          </w:p>
        </w:tc>
        <w:tc>
          <w:tcPr>
            <w:tcW w:w="476" w:type="pct"/>
            <w:noWrap/>
            <w:hideMark/>
          </w:tcPr>
          <w:p w14:paraId="3D8C319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inoculum_1to1_samples</w:t>
            </w:r>
          </w:p>
        </w:tc>
        <w:tc>
          <w:tcPr>
            <w:tcW w:w="498" w:type="pct"/>
            <w:noWrap/>
            <w:hideMark/>
          </w:tcPr>
          <w:p w14:paraId="465884C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inoculum_10to1_samples</w:t>
            </w:r>
          </w:p>
        </w:tc>
        <w:tc>
          <w:tcPr>
            <w:tcW w:w="545" w:type="pct"/>
            <w:noWrap/>
            <w:hideMark/>
          </w:tcPr>
          <w:p w14:paraId="4CEB2607"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median_after_filtering_reads</w:t>
            </w:r>
          </w:p>
        </w:tc>
        <w:tc>
          <w:tcPr>
            <w:tcW w:w="495" w:type="pct"/>
            <w:noWrap/>
            <w:hideMark/>
          </w:tcPr>
          <w:p w14:paraId="741EC2E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median_retained_fraction</w:t>
            </w:r>
          </w:p>
        </w:tc>
        <w:tc>
          <w:tcPr>
            <w:tcW w:w="619" w:type="pct"/>
            <w:noWrap/>
            <w:hideMark/>
          </w:tcPr>
          <w:p w14:paraId="5B288C2F"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median_non_host_reads_HISAT2</w:t>
            </w:r>
          </w:p>
        </w:tc>
        <w:tc>
          <w:tcPr>
            <w:tcW w:w="582" w:type="pct"/>
            <w:noWrap/>
            <w:hideMark/>
          </w:tcPr>
          <w:p w14:paraId="3D96C69C"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median_non_host_reads_STAR</w:t>
            </w:r>
          </w:p>
        </w:tc>
        <w:tc>
          <w:tcPr>
            <w:tcW w:w="674" w:type="pct"/>
            <w:noWrap/>
            <w:hideMark/>
          </w:tcPr>
          <w:p w14:paraId="5C4E18D9"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median_non_host_reads_bwa_mem</w:t>
            </w:r>
          </w:p>
        </w:tc>
      </w:tr>
      <w:tr w:rsidR="006566C6" w:rsidRPr="006566C6" w14:paraId="3482B465" w14:textId="77777777" w:rsidTr="006566C6">
        <w:trPr>
          <w:trHeight w:val="290"/>
        </w:trPr>
        <w:tc>
          <w:tcPr>
            <w:tcW w:w="408" w:type="pct"/>
            <w:noWrap/>
            <w:hideMark/>
          </w:tcPr>
          <w:p w14:paraId="445B9F95"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NEB_WO_RD</w:t>
            </w:r>
          </w:p>
        </w:tc>
        <w:tc>
          <w:tcPr>
            <w:tcW w:w="365" w:type="pct"/>
            <w:noWrap/>
            <w:hideMark/>
          </w:tcPr>
          <w:p w14:paraId="0A05E3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1F0042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68050AD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247D8CC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7F8DC03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2.75E+08</w:t>
            </w:r>
          </w:p>
        </w:tc>
        <w:tc>
          <w:tcPr>
            <w:tcW w:w="495" w:type="pct"/>
            <w:noWrap/>
            <w:hideMark/>
          </w:tcPr>
          <w:p w14:paraId="7C142B1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0.978</w:t>
            </w:r>
          </w:p>
        </w:tc>
        <w:tc>
          <w:tcPr>
            <w:tcW w:w="619" w:type="pct"/>
            <w:noWrap/>
            <w:hideMark/>
          </w:tcPr>
          <w:p w14:paraId="2CC4F56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13648710</w:t>
            </w:r>
          </w:p>
        </w:tc>
        <w:tc>
          <w:tcPr>
            <w:tcW w:w="582" w:type="pct"/>
            <w:noWrap/>
            <w:hideMark/>
          </w:tcPr>
          <w:p w14:paraId="1B0857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32091234</w:t>
            </w:r>
          </w:p>
        </w:tc>
        <w:tc>
          <w:tcPr>
            <w:tcW w:w="674" w:type="pct"/>
            <w:noWrap/>
            <w:hideMark/>
          </w:tcPr>
          <w:p w14:paraId="2A0247A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1039257</w:t>
            </w:r>
          </w:p>
        </w:tc>
      </w:tr>
      <w:tr w:rsidR="006566C6" w:rsidRPr="006566C6" w14:paraId="4F7F0ADD" w14:textId="77777777" w:rsidTr="006566C6">
        <w:trPr>
          <w:trHeight w:val="290"/>
        </w:trPr>
        <w:tc>
          <w:tcPr>
            <w:tcW w:w="408" w:type="pct"/>
            <w:noWrap/>
            <w:hideMark/>
          </w:tcPr>
          <w:p w14:paraId="154F566B"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Ribozero+NEBNext</w:t>
            </w:r>
          </w:p>
        </w:tc>
        <w:tc>
          <w:tcPr>
            <w:tcW w:w="365" w:type="pct"/>
            <w:noWrap/>
            <w:hideMark/>
          </w:tcPr>
          <w:p w14:paraId="1FB304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1C1E86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76FE12E1"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0C2742E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593EEA8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1.48E+08</w:t>
            </w:r>
          </w:p>
        </w:tc>
        <w:tc>
          <w:tcPr>
            <w:tcW w:w="495" w:type="pct"/>
            <w:noWrap/>
            <w:hideMark/>
          </w:tcPr>
          <w:p w14:paraId="5DB8A0A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0.947</w:t>
            </w:r>
          </w:p>
        </w:tc>
        <w:tc>
          <w:tcPr>
            <w:tcW w:w="619" w:type="pct"/>
            <w:noWrap/>
            <w:hideMark/>
          </w:tcPr>
          <w:p w14:paraId="0EF8DFF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15406349</w:t>
            </w:r>
          </w:p>
        </w:tc>
        <w:tc>
          <w:tcPr>
            <w:tcW w:w="582" w:type="pct"/>
            <w:noWrap/>
            <w:hideMark/>
          </w:tcPr>
          <w:p w14:paraId="7CB40B3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3322807</w:t>
            </w:r>
          </w:p>
        </w:tc>
        <w:tc>
          <w:tcPr>
            <w:tcW w:w="674" w:type="pct"/>
            <w:noWrap/>
            <w:hideMark/>
          </w:tcPr>
          <w:p w14:paraId="222062E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784526</w:t>
            </w:r>
          </w:p>
        </w:tc>
      </w:tr>
      <w:tr w:rsidR="006566C6" w:rsidRPr="006566C6" w14:paraId="3F517134" w14:textId="77777777" w:rsidTr="006566C6">
        <w:trPr>
          <w:trHeight w:val="290"/>
        </w:trPr>
        <w:tc>
          <w:tcPr>
            <w:tcW w:w="408" w:type="pct"/>
            <w:noWrap/>
            <w:hideMark/>
          </w:tcPr>
          <w:p w14:paraId="57D09D0C"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Jumpcode_Trio</w:t>
            </w:r>
          </w:p>
        </w:tc>
        <w:tc>
          <w:tcPr>
            <w:tcW w:w="365" w:type="pct"/>
            <w:noWrap/>
            <w:hideMark/>
          </w:tcPr>
          <w:p w14:paraId="7925AA4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50151B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0EA9762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1625D23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43FE55F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1.44E+08</w:t>
            </w:r>
          </w:p>
        </w:tc>
        <w:tc>
          <w:tcPr>
            <w:tcW w:w="495" w:type="pct"/>
            <w:noWrap/>
            <w:hideMark/>
          </w:tcPr>
          <w:p w14:paraId="0F355B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0.753</w:t>
            </w:r>
          </w:p>
        </w:tc>
        <w:tc>
          <w:tcPr>
            <w:tcW w:w="619" w:type="pct"/>
            <w:noWrap/>
            <w:hideMark/>
          </w:tcPr>
          <w:p w14:paraId="0D000A0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56560500</w:t>
            </w:r>
          </w:p>
        </w:tc>
        <w:tc>
          <w:tcPr>
            <w:tcW w:w="582" w:type="pct"/>
            <w:noWrap/>
            <w:hideMark/>
          </w:tcPr>
          <w:p w14:paraId="558DB4A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36937322</w:t>
            </w:r>
          </w:p>
        </w:tc>
        <w:tc>
          <w:tcPr>
            <w:tcW w:w="674" w:type="pct"/>
            <w:noWrap/>
            <w:hideMark/>
          </w:tcPr>
          <w:p w14:paraId="3858BCD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1847508</w:t>
            </w:r>
          </w:p>
        </w:tc>
      </w:tr>
      <w:tr w:rsidR="006566C6" w:rsidRPr="006566C6" w14:paraId="130A1FDE" w14:textId="77777777" w:rsidTr="006566C6">
        <w:trPr>
          <w:trHeight w:val="290"/>
        </w:trPr>
        <w:tc>
          <w:tcPr>
            <w:tcW w:w="408" w:type="pct"/>
            <w:noWrap/>
            <w:hideMark/>
          </w:tcPr>
          <w:p w14:paraId="32709D5A"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NEB_RD</w:t>
            </w:r>
          </w:p>
        </w:tc>
        <w:tc>
          <w:tcPr>
            <w:tcW w:w="365" w:type="pct"/>
            <w:noWrap/>
            <w:hideMark/>
          </w:tcPr>
          <w:p w14:paraId="255147C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3A3BA57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1D46951A"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37D2D100"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2DA8B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1.28E+08</w:t>
            </w:r>
          </w:p>
        </w:tc>
        <w:tc>
          <w:tcPr>
            <w:tcW w:w="495" w:type="pct"/>
            <w:noWrap/>
            <w:hideMark/>
          </w:tcPr>
          <w:p w14:paraId="3D57297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0.96</w:t>
            </w:r>
          </w:p>
        </w:tc>
        <w:tc>
          <w:tcPr>
            <w:tcW w:w="619" w:type="pct"/>
            <w:noWrap/>
            <w:hideMark/>
          </w:tcPr>
          <w:p w14:paraId="53DFBBA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10603779</w:t>
            </w:r>
          </w:p>
        </w:tc>
        <w:tc>
          <w:tcPr>
            <w:tcW w:w="582" w:type="pct"/>
            <w:noWrap/>
            <w:hideMark/>
          </w:tcPr>
          <w:p w14:paraId="492F2A0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4985445</w:t>
            </w:r>
          </w:p>
        </w:tc>
        <w:tc>
          <w:tcPr>
            <w:tcW w:w="674" w:type="pct"/>
            <w:noWrap/>
            <w:hideMark/>
          </w:tcPr>
          <w:p w14:paraId="316BE3AD"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731842</w:t>
            </w:r>
          </w:p>
        </w:tc>
      </w:tr>
      <w:tr w:rsidR="006566C6" w:rsidRPr="006566C6" w14:paraId="0296E185" w14:textId="77777777" w:rsidTr="006566C6">
        <w:trPr>
          <w:trHeight w:val="290"/>
        </w:trPr>
        <w:tc>
          <w:tcPr>
            <w:tcW w:w="408" w:type="pct"/>
            <w:noWrap/>
            <w:hideMark/>
          </w:tcPr>
          <w:p w14:paraId="06754E16"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Jumpcode</w:t>
            </w:r>
          </w:p>
        </w:tc>
        <w:tc>
          <w:tcPr>
            <w:tcW w:w="365" w:type="pct"/>
            <w:noWrap/>
            <w:hideMark/>
          </w:tcPr>
          <w:p w14:paraId="5D414B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2CFD3F5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0A73A68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11C84C2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4C1F50F5"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1.22E+08</w:t>
            </w:r>
          </w:p>
        </w:tc>
        <w:tc>
          <w:tcPr>
            <w:tcW w:w="495" w:type="pct"/>
            <w:noWrap/>
            <w:hideMark/>
          </w:tcPr>
          <w:p w14:paraId="6871B57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0.983</w:t>
            </w:r>
          </w:p>
        </w:tc>
        <w:tc>
          <w:tcPr>
            <w:tcW w:w="619" w:type="pct"/>
            <w:noWrap/>
            <w:hideMark/>
          </w:tcPr>
          <w:p w14:paraId="6D4ACC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6963799</w:t>
            </w:r>
          </w:p>
        </w:tc>
        <w:tc>
          <w:tcPr>
            <w:tcW w:w="582" w:type="pct"/>
            <w:noWrap/>
            <w:hideMark/>
          </w:tcPr>
          <w:p w14:paraId="69970E66"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1973248</w:t>
            </w:r>
          </w:p>
        </w:tc>
        <w:tc>
          <w:tcPr>
            <w:tcW w:w="674" w:type="pct"/>
            <w:noWrap/>
            <w:hideMark/>
          </w:tcPr>
          <w:p w14:paraId="6310479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344223</w:t>
            </w:r>
          </w:p>
        </w:tc>
      </w:tr>
      <w:tr w:rsidR="006566C6" w:rsidRPr="006566C6" w14:paraId="5585849F" w14:textId="77777777" w:rsidTr="006566C6">
        <w:trPr>
          <w:trHeight w:val="290"/>
        </w:trPr>
        <w:tc>
          <w:tcPr>
            <w:tcW w:w="408" w:type="pct"/>
            <w:noWrap/>
            <w:hideMark/>
          </w:tcPr>
          <w:p w14:paraId="71565C3E"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Trio</w:t>
            </w:r>
          </w:p>
        </w:tc>
        <w:tc>
          <w:tcPr>
            <w:tcW w:w="365" w:type="pct"/>
            <w:noWrap/>
            <w:hideMark/>
          </w:tcPr>
          <w:p w14:paraId="191DA7D2"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21BBE00F"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3F8F5ED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7A362B3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0B24669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1.01E+08</w:t>
            </w:r>
          </w:p>
        </w:tc>
        <w:tc>
          <w:tcPr>
            <w:tcW w:w="495" w:type="pct"/>
            <w:noWrap/>
            <w:hideMark/>
          </w:tcPr>
          <w:p w14:paraId="0E7FD27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0.948</w:t>
            </w:r>
          </w:p>
        </w:tc>
        <w:tc>
          <w:tcPr>
            <w:tcW w:w="619" w:type="pct"/>
            <w:noWrap/>
            <w:hideMark/>
          </w:tcPr>
          <w:p w14:paraId="58BA20DB"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26966927</w:t>
            </w:r>
          </w:p>
        </w:tc>
        <w:tc>
          <w:tcPr>
            <w:tcW w:w="582" w:type="pct"/>
            <w:noWrap/>
            <w:hideMark/>
          </w:tcPr>
          <w:p w14:paraId="778B548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11636559</w:t>
            </w:r>
          </w:p>
        </w:tc>
        <w:tc>
          <w:tcPr>
            <w:tcW w:w="674" w:type="pct"/>
            <w:noWrap/>
            <w:hideMark/>
          </w:tcPr>
          <w:p w14:paraId="373709F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471313</w:t>
            </w:r>
          </w:p>
        </w:tc>
      </w:tr>
      <w:tr w:rsidR="006566C6" w:rsidRPr="006566C6" w14:paraId="0BADD574" w14:textId="77777777" w:rsidTr="006566C6">
        <w:trPr>
          <w:trHeight w:val="290"/>
        </w:trPr>
        <w:tc>
          <w:tcPr>
            <w:tcW w:w="408" w:type="pct"/>
            <w:noWrap/>
            <w:hideMark/>
          </w:tcPr>
          <w:p w14:paraId="7E3D9D54" w14:textId="77777777" w:rsidR="006566C6" w:rsidRPr="006566C6" w:rsidRDefault="006566C6" w:rsidP="006566C6">
            <w:pP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RepliG+Nextera_XT</w:t>
            </w:r>
          </w:p>
        </w:tc>
        <w:tc>
          <w:tcPr>
            <w:tcW w:w="365" w:type="pct"/>
            <w:noWrap/>
            <w:hideMark/>
          </w:tcPr>
          <w:p w14:paraId="1CC989FE"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c>
          <w:tcPr>
            <w:tcW w:w="337" w:type="pct"/>
            <w:noWrap/>
            <w:hideMark/>
          </w:tcPr>
          <w:p w14:paraId="7ABF8D17"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76" w:type="pct"/>
            <w:noWrap/>
            <w:hideMark/>
          </w:tcPr>
          <w:p w14:paraId="2194B7E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498" w:type="pct"/>
            <w:noWrap/>
            <w:hideMark/>
          </w:tcPr>
          <w:p w14:paraId="6160A948"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c>
          <w:tcPr>
            <w:tcW w:w="545" w:type="pct"/>
            <w:noWrap/>
            <w:hideMark/>
          </w:tcPr>
          <w:p w14:paraId="544B131C"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95267067</w:t>
            </w:r>
          </w:p>
        </w:tc>
        <w:tc>
          <w:tcPr>
            <w:tcW w:w="495" w:type="pct"/>
            <w:noWrap/>
            <w:hideMark/>
          </w:tcPr>
          <w:p w14:paraId="5F28FED9"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0.917</w:t>
            </w:r>
          </w:p>
        </w:tc>
        <w:tc>
          <w:tcPr>
            <w:tcW w:w="619" w:type="pct"/>
            <w:noWrap/>
            <w:hideMark/>
          </w:tcPr>
          <w:p w14:paraId="42C5B75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23457962</w:t>
            </w:r>
          </w:p>
        </w:tc>
        <w:tc>
          <w:tcPr>
            <w:tcW w:w="582" w:type="pct"/>
            <w:noWrap/>
            <w:hideMark/>
          </w:tcPr>
          <w:p w14:paraId="3616EBF4"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29408401</w:t>
            </w:r>
          </w:p>
        </w:tc>
        <w:tc>
          <w:tcPr>
            <w:tcW w:w="674" w:type="pct"/>
            <w:noWrap/>
            <w:hideMark/>
          </w:tcPr>
          <w:p w14:paraId="2866D2B3" w14:textId="77777777" w:rsidR="006566C6" w:rsidRPr="006566C6" w:rsidRDefault="006566C6" w:rsidP="006566C6">
            <w:pPr>
              <w:jc w:val="righ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663777</w:t>
            </w:r>
          </w:p>
        </w:tc>
      </w:tr>
    </w:tbl>
    <w:p w14:paraId="0837BAFD" w14:textId="77777777" w:rsidR="00D30FE4" w:rsidRPr="00D140B5" w:rsidRDefault="00D30FE4" w:rsidP="00D140B5"/>
    <w:p w14:paraId="1309D5A6" w14:textId="77777777" w:rsidR="00D140B5" w:rsidRPr="00D140B5" w:rsidRDefault="00D140B5" w:rsidP="000E5BD5">
      <w:pPr>
        <w:pStyle w:val="Heading2"/>
      </w:pPr>
      <w:r>
        <w:t>QC filtering, adapter trimming, and polyX trimming were protocol-dependent but preserved most reads</w:t>
      </w:r>
    </w:p>
    <w:p w14:paraId="7B55F394" w14:textId="6D77F3C3" w:rsidR="00D140B5" w:rsidRPr="00D140B5" w:rsidRDefault="00D140B5" w:rsidP="00D140B5">
      <w:r>
        <w:t xml:space="preserve">Fastp QC summaries from Results/fastp showed that read filtering and adapter trimming preserved most reads in the evaluated libraries. Across all included samples, the median </w:t>
      </w:r>
      <w:ins w:id="1040" w:author="Claude" w:date="2026-06-10T00:00:00Z">
        <w:r>
          <w:t xml:space="preserve">per-sample </w:t>
        </w:r>
      </w:ins>
      <w:r>
        <w:t>post-filtering retention fraction</w:t>
      </w:r>
      <w:ins w:id="1041" w:author="Claude" w:date="2026-06-10T00:00:00Z">
        <w:r>
          <w:t xml:space="preserve"> (after-filtering reads divided by total raw reads)</w:t>
        </w:r>
      </w:ins>
      <w:r>
        <w:t xml:space="preserve"> was 95.1%, with </w:t>
      </w:r>
      <w:ins w:id="1042" w:author="Claude" w:date="2026-06-10T00:00:00Z">
        <w:r>
          <w:t xml:space="preserve">per-sample </w:t>
        </w:r>
      </w:ins>
      <w:r>
        <w:t xml:space="preserve">values ranging from </w:t>
      </w:r>
      <w:commentRangeStart w:id="39"/>
      <w:r>
        <w:t xml:space="preserve">70.3% to 98.7%</w:t>
      </w:r>
      <w:ins w:id="1043" w:author="Claude" w:date="2026-06-10T00:00:00Z">
        <w:r>
          <w:t xml:space="preserve"> (single-sample extremes; the protocol-level medians summarized below and in Table 1 all fall within this range)</w:t>
        </w:r>
      </w:ins>
      <w:r>
        <w:t xml:space="preserve">. </w:t>
      </w:r>
      <w:commentRangeEnd w:id="39"/>
      <w:r>
        <w:rPr>
          <w:rStyle w:val="CommentReference"/>
          <w:sz w:val="24"/>
          <w:szCs w:val="24"/>
        </w:rPr>
        <w:commentReference w:id="39"/>
      </w:r>
      <w:commentRangeStart w:id="202"/>
      <w:commentRangeEnd w:id="202"/>
      <w:r>
        <w:rPr>
          <w:rStyle w:val="CommentReference"/>
        </w:rPr>
        <w:commentReference w:id="202"/>
      </w:r>
      <w:r>
        <w:t>Retention was highest for the Jumpcode and NEB_WO_RD protocols (median retained fractions 98.3% and 97.8%, respectively), remained high for NEB_RD, Trio, and Ribozero+NEBNext libraries (94.7% to 96.0%), and was somewhat lower for RepliG+Nextera_XT libraries (91.7%). The main exception was Jumpcode_Trio, which showed a substantially lower median retained fraction of 75.3%, although its median post-filtering read depth still remained high at 144.2 million reads.</w:t>
      </w:r>
    </w:p>
    <w:p w14:paraId="2B6E7066" w14:textId="77777777" w:rsidR="00D140B5" w:rsidRPr="00D140B5" w:rsidRDefault="00D140B5" w:rsidP="00D140B5">
      <w:r>
        <w:t xml:space="preserve">Adapter trimming and polyX trimming displayed protocol-specific patterns. Across all libraries, the median </w:t>
      </w:r>
      <w:commentRangeStart w:id="40"/>
      <w:r>
        <w:t xml:space="preserve">fraction of reads reported as adapter-trimmed </w:t>
      </w:r>
      <w:commentRangeEnd w:id="40"/>
      <w:r>
        <w:rPr>
          <w:rStyle w:val="CommentReference"/>
          <w:sz w:val="24"/>
          <w:szCs w:val="24"/>
        </w:rPr>
        <w:commentReference w:id="40"/>
      </w:r>
      <w:commentRangeStart w:id="203"/>
      <w:commentRangeEnd w:id="203"/>
      <w:r>
        <w:rPr>
          <w:rStyle w:val="CommentReference"/>
        </w:rPr>
        <w:commentReference w:id="203"/>
      </w:r>
      <w:ins w:id="1044" w:author="Claude" w:date="2026-06-10T00:00:00Z">
        <w:r>
          <w:t xml:space="preserve">(expressed as a fraction of total raw reads) </w:t>
        </w:r>
      </w:ins>
      <w:r>
        <w:t xml:space="preserve">was only 0.49%, but this value was markedly higher for RepliG+Nextera_XT (39.0%) and, to a lesser extent, Ribozero+NEBNext (7.04%) libraries, while the other protocols remained below 1% (Suppl Table 3). </w:t>
      </w:r>
      <w:commentRangeStart w:id="41"/>
      <w:r>
        <w:t xml:space="preserve">PolyX trimming was generally modest overall (median 1.25% of </w:t>
      </w:r>
      <w:ins w:id="1045" w:author="Claude" w:date="2026-06-10T00:00:00Z">
        <w:r>
          <w:t xml:space="preserve">total raw </w:t>
        </w:r>
      </w:ins>
      <w:r>
        <w:t xml:space="preserve">reads), but again varied by protocol, reaching a median of 20.7% in Jumpcode_Trio</w:t>
      </w:r>
      <w:commentRangeEnd w:id="41"/>
      <w:r>
        <w:rPr>
          <w:rStyle w:val="CommentReference"/>
          <w:sz w:val="24"/>
          <w:szCs w:val="24"/>
        </w:rPr>
        <w:commentReference w:id="41"/>
      </w:r>
      <w:commentRangeStart w:id="204"/>
      <w:commentRangeEnd w:id="204"/>
      <w:r>
        <w:rPr>
          <w:rStyle w:val="CommentReference"/>
        </w:rPr>
        <w:commentReference w:id="204"/>
      </w:r>
      <w:r>
        <w:t>, compared with about 0.8% to 3.0% in the other protocols. Across all samples, QC filtering improved median Q20 and Q30 rates by 1.45 and 1.73 percentage points, respectively. The composition of polyX-trimmed reads was dominated overall by polyA (54.0%) and polyT (31.8%), with smaller contributions from polyC (10.7%) and polyG (3.6%), although some protocols showed clear shifts in composition, such as the stronger polyC component in NEB_WO_RD and RepliG+Nextera_XT libraries. Overall, the QC step removed low-quality, adapter-derived, and low-complexity terminal sequence while preserving sufficient sequencing depth for the downstream host- and virus-oriented comparisons.</w:t>
      </w:r>
    </w:p>
    <w:p w14:paraId="46DAC7CE" w14:textId="304E025C" w:rsidR="00D140B5" w:rsidRPr="00D140B5" w:rsidRDefault="00D140B5" w:rsidP="000E5BD5">
      <w:pPr>
        <w:pStyle w:val="Heading2"/>
      </w:pPr>
      <w:r>
        <w:t xml:space="preserve">Host subtraction dominated the amount of sequence entering the viral </w:t>
      </w:r>
      <w:ins w:id="42" w:author="Xu, Joshua" w:date="2026-05-14T16:09:00Z" w16du:dateUtc="2026-05-14T21:09:00Z">
        <w:r>
          <w:t xml:space="preserve">mapping </w:t>
        </w:r>
      </w:ins>
      <w:r>
        <w:t>stage</w:t>
      </w:r>
    </w:p>
    <w:p w14:paraId="52300001" w14:textId="2F943C90" w:rsidR="00D140B5" w:rsidRDefault="00D140B5" w:rsidP="00D140B5">
      <w:r>
        <w:t>The clearest method effect emerged before viral alignment. Across the seven protocols, BWA-MEM host subtraction left median non-host read pools of 3.4 x 10</w:t>
      </w:r>
      <w:r>
        <w:rPr>
          <w:vertAlign w:val="superscript"/>
        </w:rPr>
        <w:t>5</w:t>
      </w:r>
      <w:r>
        <w:t> to 1.8 x 10</w:t>
      </w:r>
      <w:r>
        <w:rPr>
          <w:vertAlign w:val="superscript"/>
        </w:rPr>
        <w:t>6</w:t>
      </w:r>
      <w:r>
        <w:t> reads, whereas HISAT2 left 7.0 x 10</w:t>
      </w:r>
      <w:r>
        <w:rPr>
          <w:vertAlign w:val="superscript"/>
        </w:rPr>
        <w:t>6</w:t>
      </w:r>
      <w:r>
        <w:t> to 5.7 x 10</w:t>
      </w:r>
      <w:r>
        <w:rPr>
          <w:vertAlign w:val="superscript"/>
        </w:rPr>
        <w:t>7</w:t>
      </w:r>
      <w:r>
        <w:t> reads and STAR left 2.0 x 10</w:t>
      </w:r>
      <w:r>
        <w:rPr>
          <w:vertAlign w:val="superscript"/>
        </w:rPr>
        <w:t>6</w:t>
      </w:r>
      <w:r>
        <w:t> to 3.7 x 10</w:t>
      </w:r>
      <w:r>
        <w:rPr>
          <w:vertAlign w:val="superscript"/>
        </w:rPr>
        <w:t>7</w:t>
      </w:r>
      <w:r>
        <w:t> reads (Figure 2A; Table 1). Relative to BWA-MEM, HISAT2 passed 13.1- to 57.2-fold more reads into the viral stage and STAR passed 4.2- to 44.3-fold more. Thus, the choice of host mapper strongly determined how ambiguous host-like sequence was allowed to propagate into downstream viral analyses.</w:t>
      </w:r>
    </w:p>
    <w:p w14:paraId="4453CD9B" w14:textId="03E96DE9" w:rsidR="006566C6" w:rsidRDefault="006566C6" w:rsidP="00D140B5">
      <w:r>
        <w:rPr>
          <w:noProof/>
        </w:rPr>
        <w:lastRenderedPageBreak/>
        <w:drawing>
          <wp:inline distT="0" distB="0" distL="0" distR="0" wp14:anchorId="2D2A48BA" wp14:editId="5668579A">
            <wp:extent cx="5943600" cy="3272790"/>
            <wp:effectExtent l="0" t="0" r="0" b="3810"/>
            <wp:docPr id="35336145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1450" name="Picture 1" descr="A screenshot of a computer  AI-generated content may be incorrect."/>
                    <pic:cNvPicPr/>
                  </pic:nvPicPr>
                  <pic:blipFill>
                    <a:blip r:embed="rId12"/>
                    <a:stretch>
                      <a:fillRect/>
                    </a:stretch>
                  </pic:blipFill>
                  <pic:spPr>
                    <a:xfrm>
                      <a:off x="0" y="0"/>
                      <a:ext cx="5943600" cy="3272790"/>
                    </a:xfrm>
                    <a:prstGeom prst="rect">
                      <a:avLst/>
                    </a:prstGeom>
                  </pic:spPr>
                </pic:pic>
              </a:graphicData>
            </a:graphic>
          </wp:inline>
        </w:drawing>
      </w:r>
    </w:p>
    <w:p w14:paraId="17D1FE92" w14:textId="65E31A7A" w:rsidR="006566C6" w:rsidRPr="00D140B5" w:rsidRDefault="006566C6" w:rsidP="00D140B5">
      <w:r>
        <w:rPr>
          <w:b/>
          <w:bCs/>
        </w:rPr>
        <w:t>Figure 2A</w:t>
      </w:r>
      <w:r>
        <w:t xml:space="preserve">: Host subtraction leaves sharply different non−host read </w:t>
      </w:r>
      <w:del w:id="43" w:author="Xu, Joshua" w:date="2026-05-15T14:47:00Z" w16du:dateUtc="2026-05-15T19:47:00Z">
        <w:r>
          <w:delText>burdens</w:delText>
        </w:r>
      </w:del>
      <w:ins w:id="44" w:author="Xu, Joshua" w:date="2026-05-15T14:47:00Z" w16du:dateUtc="2026-05-15T19:47:00Z">
        <w:r>
          <w:t>portions</w:t>
        </w:r>
      </w:ins>
    </w:p>
    <w:p w14:paraId="167CFBDC" w14:textId="7F1A1381" w:rsidR="00D140B5" w:rsidRPr="00D140B5" w:rsidRDefault="00D140B5" w:rsidP="000E5BD5">
      <w:pPr>
        <w:pStyle w:val="Heading2"/>
      </w:pPr>
      <w:r>
        <w:t>Comparison of Untargeted viral screening approaches reveals high false-positive burden without stringent filtering</w:t>
      </w:r>
    </w:p>
    <w:p w14:paraId="53D6E410" w14:textId="2AE91BFD" w:rsidR="00D140B5" w:rsidRDefault="00D140B5" w:rsidP="00D140B5">
      <w:r>
        <w:t xml:space="preserve">In the untargeted virus screening analysis, all evaluated methods produced substantial background detections prior to stringent filtering (Figure 2B, </w:t>
      </w:r>
      <w:commentRangeStart w:id="216"/>
      <w:r>
        <w:t>unfair comparison, need to be redone</w:t>
      </w:r>
      <w:commentRangeEnd w:id="216"/>
      <w:r>
        <w:rPr>
          <w:rStyle w:val="CommentReference"/>
        </w:rPr>
        <w:commentReference w:id="216"/>
      </w:r>
      <w:r>
        <w:t xml:space="preserve">). Kraken2, when run against its viral database, reported hundreds to thousands of viral hits, including in control samples. Similarly, simple read-count–based screening against RVDBv31 yielded hundreds to thousands of reported viruses, indicating that permissive detection strategies can generate a high number of likely false-positive calls. ViraQuant scan mode provided an intermediate framework by allowing results to be filtered using user-defined criteria intended to reduce false positives. At its least stringent threshold, requiring mean_depth_ge_1 &gt;= 1, the number of reported viruses remained comparable to that obtained with simple read-count methods, whereas application of more stringent filters progressively reduced the number of reported viruses. Notably, BWA-MEM host subtraction markedly reduced the number of non-host reads available for downstream screening, and this reduction was accompanied by a substantial decrease in the number of viruses reported by all </w:t>
      </w:r>
      <w:ins w:id="45" w:author="Xu, Joshua" w:date="2026-05-15T14:57:00Z" w16du:dateUtc="2026-05-15T19:57:00Z">
        <w:r>
          <w:t xml:space="preserve">viral screening </w:t>
        </w:r>
      </w:ins>
      <w:r>
        <w:t>methods.</w:t>
      </w:r>
    </w:p>
    <w:p w14:paraId="658447A9" w14:textId="02B178E9" w:rsidR="00A2568B" w:rsidRDefault="00A2568B" w:rsidP="00D140B5">
      <w:r>
        <w:rPr>
          <w:noProof/>
        </w:rPr>
        <w:lastRenderedPageBreak/>
        <w:drawing>
          <wp:inline distT="0" distB="0" distL="0" distR="0" wp14:anchorId="6D783478" wp14:editId="647D9236">
            <wp:extent cx="5943600" cy="4234815"/>
            <wp:effectExtent l="0" t="0" r="0" b="0"/>
            <wp:docPr id="330302097" name="Picture 1" descr="Chart, box and whisk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02097" name="Picture 1" descr="Chart, box and whisker chart  AI-generated content may be incorrect."/>
                    <pic:cNvPicPr/>
                  </pic:nvPicPr>
                  <pic:blipFill>
                    <a:blip r:embed="rId13"/>
                    <a:stretch>
                      <a:fillRect/>
                    </a:stretch>
                  </pic:blipFill>
                  <pic:spPr>
                    <a:xfrm>
                      <a:off x="0" y="0"/>
                      <a:ext cx="5943600" cy="4234815"/>
                    </a:xfrm>
                    <a:prstGeom prst="rect">
                      <a:avLst/>
                    </a:prstGeom>
                  </pic:spPr>
                </pic:pic>
              </a:graphicData>
            </a:graphic>
          </wp:inline>
        </w:drawing>
      </w:r>
    </w:p>
    <w:p w14:paraId="5C32B487" w14:textId="3BB0A033" w:rsidR="00A2568B" w:rsidRPr="00D140B5" w:rsidRDefault="00A2568B" w:rsidP="00D140B5">
      <w:r>
        <w:rPr>
          <w:b/>
          <w:bCs/>
        </w:rPr>
        <w:t>Figure 2B</w:t>
      </w:r>
      <w:r>
        <w:t>: Host subtraction still dominates untargeted taxid inflation in scan mode</w:t>
      </w:r>
    </w:p>
    <w:p w14:paraId="75F81C0A" w14:textId="77777777" w:rsidR="00D140B5" w:rsidRPr="00D140B5" w:rsidRDefault="00D140B5" w:rsidP="000E5BD5">
      <w:pPr>
        <w:pStyle w:val="Heading2"/>
      </w:pPr>
      <w:r>
        <w:t>Targeted viral burden was most conservative after BWA-MEM host subtraction</w:t>
      </w:r>
    </w:p>
    <w:p w14:paraId="4A58B0DB" w14:textId="66C68B75" w:rsidR="00D140B5" w:rsidRDefault="00D140B5" w:rsidP="00D140B5">
      <w:r>
        <w:t xml:space="preserve">Panel-mode alignment to the targeted virus bundle retained clear viral signal in positive titration libraries, but the separation between controls and positives depended strongly on host subtraction strategy (Figure 3; Table 2). With BWA-MEM as the host mapper, median </w:t>
      </w:r>
      <w:ins w:id="46" w:author="Xu, Joshua" w:date="2026-05-15T15:07:00Z" w16du:dateUtc="2026-05-15T20:07:00Z">
        <w:r>
          <w:t xml:space="preserve">viral burden in the </w:t>
        </w:r>
      </w:ins>
      <w:r>
        <w:t>control</w:t>
      </w:r>
      <w:ins w:id="47" w:author="Xu, Joshua" w:date="2026-05-15T15:08:00Z" w16du:dateUtc="2026-05-15T20:08:00Z">
        <w:r>
          <w:t>s</w:t>
        </w:r>
      </w:ins>
      <w:del w:id="48" w:author="Xu, Joshua" w:date="2026-05-15T15:08:00Z" w16du:dateUtc="2026-05-15T20:08:00Z">
        <w:r>
          <w:delText>-sample</w:delText>
        </w:r>
      </w:del>
      <w:r>
        <w:t xml:space="preserve"> </w:t>
      </w:r>
      <w:del w:id="49" w:author="Xu, Joshua" w:date="2026-05-15T15:07:00Z" w16du:dateUtc="2026-05-15T20:07:00Z">
        <w:r>
          <w:delText xml:space="preserve">burden </w:delText>
        </w:r>
      </w:del>
      <w:r>
        <w:t xml:space="preserve">was 1.93 normalized units with Bowtie2 and 0.51 with BWA-MEM, compared with 37.49 and 36.90 in positive titration libraries. After HISAT2 or STAR host subtraction, </w:t>
      </w:r>
      <w:ins w:id="50" w:author="Xu, Joshua" w:date="2026-05-15T15:09:00Z" w16du:dateUtc="2026-05-15T20:09:00Z">
        <w:r>
          <w:t xml:space="preserve">median viral burden in the </w:t>
        </w:r>
      </w:ins>
      <w:r>
        <w:t>control</w:t>
      </w:r>
      <w:ins w:id="51" w:author="Xu, Joshua" w:date="2026-05-15T15:09:00Z" w16du:dateUtc="2026-05-15T20:09:00Z">
        <w:r>
          <w:t>s</w:t>
        </w:r>
      </w:ins>
      <w:del w:id="52" w:author="Xu, Joshua" w:date="2026-05-15T15:09:00Z" w16du:dateUtc="2026-05-15T20:09:00Z">
        <w:r>
          <w:delText>-sample</w:delText>
        </w:r>
      </w:del>
      <w:r>
        <w:t xml:space="preserve"> </w:t>
      </w:r>
      <w:del w:id="53" w:author="Xu, Joshua" w:date="2026-05-15T15:09:00Z" w16du:dateUtc="2026-05-15T20:09:00Z">
        <w:r>
          <w:delText xml:space="preserve">burden </w:delText>
        </w:r>
      </w:del>
      <w:r>
        <w:t xml:space="preserve">increased substantially: 24.67 and 33.13 with Bowtie2 viral mapping, and 205.42 and 235.33 with BWA-MEM viral mapping. The median number of </w:t>
      </w:r>
      <w:ins w:id="1050" w:author="Claude" w:date="2026-06-10T00:00:00Z">
        <w:r>
          <w:t xml:space="preserve">target </w:t>
        </w:r>
      </w:ins>
      <w:commentRangeStart w:id="54"/>
      <w:r>
        <w:t xml:space="preserve">viruses </w:t>
      </w:r>
      <w:commentRangeEnd w:id="54"/>
      <w:r>
        <w:rPr>
          <w:rStyle w:val="CommentReference"/>
          <w:sz w:val="24"/>
          <w:szCs w:val="24"/>
        </w:rPr>
        <w:commentReference w:id="54"/>
      </w:r>
      <w:commentRangeStart w:id="205"/>
      <w:commentRangeEnd w:id="205"/>
      <w:r>
        <w:rPr>
          <w:rStyle w:val="CommentReference"/>
        </w:rPr>
        <w:commentReference w:id="205"/>
      </w:r>
      <w:r>
        <w:t xml:space="preserve">detected in control libraries dropped to 2.0 with the BWA-MEM/BWA-MEM combination, whereas HISAT2- and STAR-based subtraction generally reported 6.0 to 7.5 </w:t>
      </w:r>
      <w:ins w:id="1051" w:author="Claude" w:date="2026-06-10T00:00:00Z">
        <w:r>
          <w:t xml:space="preserve">target </w:t>
        </w:r>
      </w:ins>
      <w:commentRangeStart w:id="55"/>
      <w:r>
        <w:t xml:space="preserve">viruses </w:t>
      </w:r>
      <w:commentRangeEnd w:id="55"/>
      <w:r>
        <w:rPr>
          <w:rStyle w:val="CommentReference"/>
          <w:sz w:val="24"/>
          <w:szCs w:val="24"/>
        </w:rPr>
        <w:commentReference w:id="55"/>
      </w:r>
      <w:r>
        <w:t xml:space="preserve">even in controls. Positive titration libraries still showed median detection of 6 to 8 </w:t>
      </w:r>
      <w:ins w:id="1052" w:author="Claude" w:date="2026-06-10T00:00:00Z">
        <w:r>
          <w:t xml:space="preserve">target </w:t>
        </w:r>
      </w:ins>
      <w:commentRangeStart w:id="56"/>
      <w:r>
        <w:t xml:space="preserve">viruses </w:t>
      </w:r>
      <w:commentRangeEnd w:id="56"/>
      <w:r>
        <w:rPr>
          <w:rStyle w:val="CommentReference"/>
          <w:sz w:val="24"/>
          <w:szCs w:val="24"/>
        </w:rPr>
        <w:commentReference w:id="56"/>
      </w:r>
      <w:r>
        <w:t>across the mapper combinations, indicating that conservative host subtraction reduced background much more than it reduced expected panel recovery.</w:t>
      </w:r>
    </w:p>
    <w:p w14:paraId="1CA432EA" w14:textId="4F295628" w:rsidR="009C7D04" w:rsidRDefault="009C7D04" w:rsidP="00D140B5">
      <w:r>
        <w:rPr>
          <w:noProof/>
        </w:rPr>
        <w:lastRenderedPageBreak/>
        <w:drawing>
          <wp:inline distT="0" distB="0" distL="0" distR="0" wp14:anchorId="7FDB16F7" wp14:editId="3CFFE66D">
            <wp:extent cx="5943600" cy="3748405"/>
            <wp:effectExtent l="0" t="0" r="0" b="4445"/>
            <wp:docPr id="479345515" name="Picture 1" descr="Chart, box and whisk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45515" name="Picture 1" descr="Chart, box and whisker chart  AI-generated content may be incorrect."/>
                    <pic:cNvPicPr/>
                  </pic:nvPicPr>
                  <pic:blipFill>
                    <a:blip r:embed="rId14"/>
                    <a:stretch>
                      <a:fillRect/>
                    </a:stretch>
                  </pic:blipFill>
                  <pic:spPr>
                    <a:xfrm>
                      <a:off x="0" y="0"/>
                      <a:ext cx="5943600" cy="3748405"/>
                    </a:xfrm>
                    <a:prstGeom prst="rect">
                      <a:avLst/>
                    </a:prstGeom>
                  </pic:spPr>
                </pic:pic>
              </a:graphicData>
            </a:graphic>
          </wp:inline>
        </w:drawing>
      </w:r>
    </w:p>
    <w:p w14:paraId="5C223D06" w14:textId="7BE49961" w:rsidR="009C7D04" w:rsidRDefault="009C7D04" w:rsidP="00D140B5">
      <w:r>
        <w:rPr>
          <w:b/>
          <w:bCs/>
        </w:rPr>
        <w:t>Figure 3</w:t>
      </w:r>
      <w:r>
        <w:t>: Targeted viral burden still depends strongly on host subtraction strategy</w:t>
      </w:r>
    </w:p>
    <w:p w14:paraId="13AEF0D3" w14:textId="5EA36CCD" w:rsidR="009C7D04" w:rsidRDefault="009C7D04" w:rsidP="00D140B5">
      <w:r>
        <w:rPr>
          <w:b/>
          <w:bCs/>
        </w:rPr>
        <w:t>Table 2:</w:t>
      </w:r>
      <w:r>
        <w:t xml:space="preserve"> cross-method comparison of alignment results (need format)</w:t>
      </w:r>
    </w:p>
    <w:tbl>
      <w:tblPr>
        <w:tblStyle w:val="TableGrid"/>
        <w:tblW w:w="5000" w:type="pct"/>
        <w:tblLook w:val="04A0" w:firstRow="1" w:lastRow="0" w:firstColumn="1" w:lastColumn="0" w:noHBand="0" w:noVBand="1"/>
      </w:tblPr>
      <w:tblGrid>
        <w:gridCol w:w="294"/>
        <w:gridCol w:w="296"/>
        <w:gridCol w:w="511"/>
        <w:gridCol w:w="512"/>
        <w:gridCol w:w="507"/>
        <w:gridCol w:w="508"/>
        <w:gridCol w:w="525"/>
        <w:gridCol w:w="526"/>
        <w:gridCol w:w="506"/>
        <w:gridCol w:w="506"/>
        <w:gridCol w:w="473"/>
        <w:gridCol w:w="474"/>
        <w:gridCol w:w="471"/>
        <w:gridCol w:w="472"/>
        <w:gridCol w:w="346"/>
        <w:gridCol w:w="404"/>
        <w:gridCol w:w="395"/>
        <w:gridCol w:w="403"/>
        <w:gridCol w:w="376"/>
        <w:gridCol w:w="445"/>
        <w:gridCol w:w="400"/>
      </w:tblGrid>
      <w:tr w:rsidR="009C7D04" w:rsidRPr="009C7D04" w14:paraId="245CEAF7" w14:textId="77777777" w:rsidTr="009C7D04">
        <w:trPr>
          <w:trHeight w:val="290"/>
        </w:trPr>
        <w:tc>
          <w:tcPr>
            <w:tcW w:w="102" w:type="pct"/>
            <w:noWrap/>
            <w:hideMark/>
          </w:tcPr>
          <w:p w14:paraId="388CF23E"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host_mapper</w:t>
            </w:r>
          </w:p>
        </w:tc>
        <w:tc>
          <w:tcPr>
            <w:tcW w:w="104" w:type="pct"/>
            <w:noWrap/>
            <w:hideMark/>
          </w:tcPr>
          <w:p w14:paraId="12360E1A"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virus_mapper</w:t>
            </w:r>
          </w:p>
        </w:tc>
        <w:tc>
          <w:tcPr>
            <w:tcW w:w="296" w:type="pct"/>
            <w:noWrap/>
            <w:hideMark/>
          </w:tcPr>
          <w:p w14:paraId="3EC7C7DF"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median_target_norm_total_reads_negative_control</w:t>
            </w:r>
          </w:p>
        </w:tc>
        <w:tc>
          <w:tcPr>
            <w:tcW w:w="297" w:type="pct"/>
            <w:noWrap/>
            <w:hideMark/>
          </w:tcPr>
          <w:p w14:paraId="114B9A58"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median_target_norm_total_reads_positive_titration</w:t>
            </w:r>
          </w:p>
        </w:tc>
        <w:tc>
          <w:tcPr>
            <w:tcW w:w="294" w:type="pct"/>
            <w:noWrap/>
            <w:hideMark/>
          </w:tcPr>
          <w:p w14:paraId="1C6CDDC4"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median_target_viruses_detected_negative_control</w:t>
            </w:r>
          </w:p>
        </w:tc>
        <w:tc>
          <w:tcPr>
            <w:tcW w:w="294" w:type="pct"/>
            <w:noWrap/>
            <w:hideMark/>
          </w:tcPr>
          <w:p w14:paraId="178459BC"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median_target_viruses_detected_positive_titration</w:t>
            </w:r>
          </w:p>
        </w:tc>
        <w:tc>
          <w:tcPr>
            <w:tcW w:w="309" w:type="pct"/>
            <w:noWrap/>
            <w:hideMark/>
          </w:tcPr>
          <w:p w14:paraId="4B73373F"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median_untarget_norm_total_reads_negative_control</w:t>
            </w:r>
          </w:p>
        </w:tc>
        <w:tc>
          <w:tcPr>
            <w:tcW w:w="310" w:type="pct"/>
            <w:noWrap/>
            <w:hideMark/>
          </w:tcPr>
          <w:p w14:paraId="1E1B3D56"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median_untarget_norm_total_reads_positive_titration</w:t>
            </w:r>
          </w:p>
        </w:tc>
        <w:tc>
          <w:tcPr>
            <w:tcW w:w="292" w:type="pct"/>
            <w:noWrap/>
            <w:hideMark/>
          </w:tcPr>
          <w:p w14:paraId="160CD0BB"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median_untarget_taxa_detected_negative_control</w:t>
            </w:r>
          </w:p>
        </w:tc>
        <w:tc>
          <w:tcPr>
            <w:tcW w:w="292" w:type="pct"/>
            <w:noWrap/>
            <w:hideMark/>
          </w:tcPr>
          <w:p w14:paraId="04B04A2A"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median_untarget_taxa_detected_positive_titration</w:t>
            </w:r>
          </w:p>
        </w:tc>
        <w:tc>
          <w:tcPr>
            <w:tcW w:w="263" w:type="pct"/>
            <w:noWrap/>
            <w:hideMark/>
          </w:tcPr>
          <w:p w14:paraId="7A19D185"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median_viraquant_primary_negative_control</w:t>
            </w:r>
          </w:p>
        </w:tc>
        <w:tc>
          <w:tcPr>
            <w:tcW w:w="264" w:type="pct"/>
            <w:noWrap/>
            <w:hideMark/>
          </w:tcPr>
          <w:p w14:paraId="4B87D839"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median_viraquant_primary_positive_titration</w:t>
            </w:r>
          </w:p>
        </w:tc>
        <w:tc>
          <w:tcPr>
            <w:tcW w:w="261" w:type="pct"/>
            <w:noWrap/>
            <w:hideMark/>
          </w:tcPr>
          <w:p w14:paraId="357ED4C1"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median_viraquant_pass90_negative_control</w:t>
            </w:r>
          </w:p>
        </w:tc>
        <w:tc>
          <w:tcPr>
            <w:tcW w:w="262" w:type="pct"/>
            <w:noWrap/>
            <w:hideMark/>
          </w:tcPr>
          <w:p w14:paraId="5DB4C5FB"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median_viraquant_pass90_positive_titration</w:t>
            </w:r>
          </w:p>
        </w:tc>
        <w:tc>
          <w:tcPr>
            <w:tcW w:w="149" w:type="pct"/>
            <w:noWrap/>
            <w:hideMark/>
          </w:tcPr>
          <w:p w14:paraId="7B1C0E2A"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median_kraken_taxids</w:t>
            </w:r>
          </w:p>
        </w:tc>
        <w:tc>
          <w:tcPr>
            <w:tcW w:w="201" w:type="pct"/>
            <w:noWrap/>
            <w:hideMark/>
          </w:tcPr>
          <w:p w14:paraId="7E58553E"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median_rvdb_read_count_taxi</w:t>
              <w:lastRenderedPageBreak/>
              <w:t>ds</w:t>
            </w:r>
          </w:p>
        </w:tc>
        <w:tc>
          <w:tcPr>
            <w:tcW w:w="194" w:type="pct"/>
            <w:noWrap/>
            <w:hideMark/>
          </w:tcPr>
          <w:p w14:paraId="1DCB329F"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median_viraquant_scan_taxi</w:t>
              <w:lastRenderedPageBreak/>
              <w:t>ds</w:t>
            </w:r>
          </w:p>
        </w:tc>
        <w:tc>
          <w:tcPr>
            <w:tcW w:w="201" w:type="pct"/>
            <w:noWrap/>
            <w:hideMark/>
          </w:tcPr>
          <w:p w14:paraId="1761C46C"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median_shared_all_three_taxi</w:t>
              <w:lastRenderedPageBreak/>
              <w:t>ds</w:t>
            </w:r>
          </w:p>
        </w:tc>
        <w:tc>
          <w:tcPr>
            <w:tcW w:w="177" w:type="pct"/>
            <w:noWrap/>
            <w:hideMark/>
          </w:tcPr>
          <w:p w14:paraId="1CB921BA"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median_kraken_only_taxids</w:t>
            </w:r>
          </w:p>
        </w:tc>
        <w:tc>
          <w:tcPr>
            <w:tcW w:w="238" w:type="pct"/>
            <w:noWrap/>
            <w:hideMark/>
          </w:tcPr>
          <w:p w14:paraId="054FA2C8"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median_shared_all_three_rvdb_fraction</w:t>
            </w:r>
          </w:p>
        </w:tc>
        <w:tc>
          <w:tcPr>
            <w:tcW w:w="198" w:type="pct"/>
            <w:noWrap/>
            <w:hideMark/>
          </w:tcPr>
          <w:p w14:paraId="5B248DB3"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median_host_assigned_fract</w:t>
              <w:lastRenderedPageBreak/>
              <w:t>ion</w:t>
            </w:r>
          </w:p>
        </w:tc>
      </w:tr>
      <w:tr w:rsidR="009C7D04" w:rsidRPr="009C7D04" w14:paraId="5AACA993" w14:textId="77777777" w:rsidTr="009C7D04">
        <w:trPr>
          <w:trHeight w:val="290"/>
        </w:trPr>
        <w:tc>
          <w:tcPr>
            <w:tcW w:w="102" w:type="pct"/>
            <w:noWrap/>
            <w:hideMark/>
          </w:tcPr>
          <w:p w14:paraId="1BAEBE87"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bwa_mem</w:t>
            </w:r>
          </w:p>
        </w:tc>
        <w:tc>
          <w:tcPr>
            <w:tcW w:w="104" w:type="pct"/>
            <w:noWrap/>
            <w:hideMark/>
          </w:tcPr>
          <w:p w14:paraId="19D00EBF"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96" w:type="pct"/>
            <w:noWrap/>
            <w:hideMark/>
          </w:tcPr>
          <w:p w14:paraId="5DD276B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1.926</w:t>
            </w:r>
          </w:p>
        </w:tc>
        <w:tc>
          <w:tcPr>
            <w:tcW w:w="297" w:type="pct"/>
            <w:noWrap/>
            <w:hideMark/>
          </w:tcPr>
          <w:p w14:paraId="6E21800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37.489</w:t>
            </w:r>
          </w:p>
        </w:tc>
        <w:tc>
          <w:tcPr>
            <w:tcW w:w="294" w:type="pct"/>
            <w:noWrap/>
            <w:hideMark/>
          </w:tcPr>
          <w:p w14:paraId="1639912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6.5</w:t>
            </w:r>
          </w:p>
        </w:tc>
        <w:tc>
          <w:tcPr>
            <w:tcW w:w="294" w:type="pct"/>
            <w:noWrap/>
            <w:hideMark/>
          </w:tcPr>
          <w:p w14:paraId="3982E59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w:t>
            </w:r>
          </w:p>
        </w:tc>
        <w:tc>
          <w:tcPr>
            <w:tcW w:w="309" w:type="pct"/>
            <w:noWrap/>
            <w:hideMark/>
          </w:tcPr>
          <w:p w14:paraId="6DAE392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132.955</w:t>
            </w:r>
          </w:p>
        </w:tc>
        <w:tc>
          <w:tcPr>
            <w:tcW w:w="310" w:type="pct"/>
            <w:noWrap/>
            <w:hideMark/>
          </w:tcPr>
          <w:p w14:paraId="4FD2831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396.795</w:t>
            </w:r>
          </w:p>
        </w:tc>
        <w:tc>
          <w:tcPr>
            <w:tcW w:w="292" w:type="pct"/>
            <w:noWrap/>
            <w:hideMark/>
          </w:tcPr>
          <w:p w14:paraId="59FB52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909</w:t>
            </w:r>
          </w:p>
        </w:tc>
        <w:tc>
          <w:tcPr>
            <w:tcW w:w="292" w:type="pct"/>
            <w:noWrap/>
            <w:hideMark/>
          </w:tcPr>
          <w:p w14:paraId="19A77FE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671.5</w:t>
            </w:r>
          </w:p>
        </w:tc>
        <w:tc>
          <w:tcPr>
            <w:tcW w:w="263" w:type="pct"/>
            <w:noWrap/>
            <w:hideMark/>
          </w:tcPr>
          <w:p w14:paraId="49E32FB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0.159</w:t>
            </w:r>
          </w:p>
        </w:tc>
        <w:tc>
          <w:tcPr>
            <w:tcW w:w="264" w:type="pct"/>
            <w:noWrap/>
            <w:hideMark/>
          </w:tcPr>
          <w:p w14:paraId="2BAA550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0.497</w:t>
            </w:r>
          </w:p>
        </w:tc>
        <w:tc>
          <w:tcPr>
            <w:tcW w:w="261" w:type="pct"/>
            <w:noWrap/>
            <w:hideMark/>
          </w:tcPr>
          <w:p w14:paraId="408D97D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262" w:type="pct"/>
            <w:noWrap/>
            <w:hideMark/>
          </w:tcPr>
          <w:p w14:paraId="1306A47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49" w:type="pct"/>
            <w:noWrap/>
            <w:hideMark/>
          </w:tcPr>
          <w:p w14:paraId="00E12EA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276</w:t>
            </w:r>
          </w:p>
        </w:tc>
        <w:tc>
          <w:tcPr>
            <w:tcW w:w="201" w:type="pct"/>
            <w:noWrap/>
            <w:hideMark/>
          </w:tcPr>
          <w:p w14:paraId="59C7449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818</w:t>
            </w:r>
          </w:p>
        </w:tc>
        <w:tc>
          <w:tcPr>
            <w:tcW w:w="194" w:type="pct"/>
            <w:noWrap/>
            <w:hideMark/>
          </w:tcPr>
          <w:p w14:paraId="4C9FF84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818</w:t>
            </w:r>
          </w:p>
        </w:tc>
        <w:tc>
          <w:tcPr>
            <w:tcW w:w="201" w:type="pct"/>
            <w:noWrap/>
            <w:hideMark/>
          </w:tcPr>
          <w:p w14:paraId="3003A3E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w:t>
            </w:r>
          </w:p>
        </w:tc>
        <w:tc>
          <w:tcPr>
            <w:tcW w:w="177" w:type="pct"/>
            <w:noWrap/>
            <w:hideMark/>
          </w:tcPr>
          <w:p w14:paraId="16B41AB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255</w:t>
            </w:r>
          </w:p>
        </w:tc>
        <w:tc>
          <w:tcPr>
            <w:tcW w:w="238" w:type="pct"/>
            <w:noWrap/>
            <w:hideMark/>
          </w:tcPr>
          <w:p w14:paraId="16723FC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0.441</w:t>
            </w:r>
          </w:p>
        </w:tc>
        <w:tc>
          <w:tcPr>
            <w:tcW w:w="198" w:type="pct"/>
            <w:noWrap/>
            <w:hideMark/>
          </w:tcPr>
          <w:p w14:paraId="380609A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0.995</w:t>
            </w:r>
          </w:p>
        </w:tc>
      </w:tr>
      <w:tr w:rsidR="009C7D04" w:rsidRPr="009C7D04" w14:paraId="63138438" w14:textId="77777777" w:rsidTr="009C7D04">
        <w:trPr>
          <w:trHeight w:val="290"/>
        </w:trPr>
        <w:tc>
          <w:tcPr>
            <w:tcW w:w="102" w:type="pct"/>
            <w:noWrap/>
            <w:hideMark/>
          </w:tcPr>
          <w:p w14:paraId="2CF253CE"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104" w:type="pct"/>
            <w:noWrap/>
            <w:hideMark/>
          </w:tcPr>
          <w:p w14:paraId="6785D2C9"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96" w:type="pct"/>
            <w:noWrap/>
            <w:hideMark/>
          </w:tcPr>
          <w:p w14:paraId="13F457C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0.511</w:t>
            </w:r>
          </w:p>
        </w:tc>
        <w:tc>
          <w:tcPr>
            <w:tcW w:w="297" w:type="pct"/>
            <w:noWrap/>
            <w:hideMark/>
          </w:tcPr>
          <w:p w14:paraId="1FD7BF8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36.904</w:t>
            </w:r>
          </w:p>
        </w:tc>
        <w:tc>
          <w:tcPr>
            <w:tcW w:w="294" w:type="pct"/>
            <w:noWrap/>
            <w:hideMark/>
          </w:tcPr>
          <w:p w14:paraId="32DADF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w:t>
            </w:r>
          </w:p>
        </w:tc>
        <w:tc>
          <w:tcPr>
            <w:tcW w:w="294" w:type="pct"/>
            <w:noWrap/>
            <w:hideMark/>
          </w:tcPr>
          <w:p w14:paraId="11ADD27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w:t>
            </w:r>
          </w:p>
        </w:tc>
        <w:tc>
          <w:tcPr>
            <w:tcW w:w="309" w:type="pct"/>
            <w:noWrap/>
            <w:hideMark/>
          </w:tcPr>
          <w:p w14:paraId="5470204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123.448</w:t>
            </w:r>
          </w:p>
        </w:tc>
        <w:tc>
          <w:tcPr>
            <w:tcW w:w="310" w:type="pct"/>
            <w:noWrap/>
            <w:hideMark/>
          </w:tcPr>
          <w:p w14:paraId="6C92559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472.679</w:t>
            </w:r>
          </w:p>
        </w:tc>
        <w:tc>
          <w:tcPr>
            <w:tcW w:w="292" w:type="pct"/>
            <w:noWrap/>
            <w:hideMark/>
          </w:tcPr>
          <w:p w14:paraId="44E9BAD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429</w:t>
            </w:r>
          </w:p>
        </w:tc>
        <w:tc>
          <w:tcPr>
            <w:tcW w:w="292" w:type="pct"/>
            <w:noWrap/>
            <w:hideMark/>
          </w:tcPr>
          <w:p w14:paraId="55B102F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667</w:t>
            </w:r>
          </w:p>
        </w:tc>
        <w:tc>
          <w:tcPr>
            <w:tcW w:w="263" w:type="pct"/>
            <w:noWrap/>
            <w:hideMark/>
          </w:tcPr>
          <w:p w14:paraId="02CCE26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0.028</w:t>
            </w:r>
          </w:p>
        </w:tc>
        <w:tc>
          <w:tcPr>
            <w:tcW w:w="264" w:type="pct"/>
            <w:noWrap/>
            <w:hideMark/>
          </w:tcPr>
          <w:p w14:paraId="091572B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0.415</w:t>
            </w:r>
          </w:p>
        </w:tc>
        <w:tc>
          <w:tcPr>
            <w:tcW w:w="261" w:type="pct"/>
            <w:noWrap/>
            <w:hideMark/>
          </w:tcPr>
          <w:p w14:paraId="16DF8BC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262" w:type="pct"/>
            <w:noWrap/>
            <w:hideMark/>
          </w:tcPr>
          <w:p w14:paraId="190287A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49" w:type="pct"/>
            <w:noWrap/>
            <w:hideMark/>
          </w:tcPr>
          <w:p w14:paraId="111B2D5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276</w:t>
            </w:r>
          </w:p>
        </w:tc>
        <w:tc>
          <w:tcPr>
            <w:tcW w:w="201" w:type="pct"/>
            <w:noWrap/>
            <w:hideMark/>
          </w:tcPr>
          <w:p w14:paraId="5AA6EA4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483.5</w:t>
            </w:r>
          </w:p>
        </w:tc>
        <w:tc>
          <w:tcPr>
            <w:tcW w:w="194" w:type="pct"/>
            <w:noWrap/>
            <w:hideMark/>
          </w:tcPr>
          <w:p w14:paraId="5076D0E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483.5</w:t>
            </w:r>
          </w:p>
        </w:tc>
        <w:tc>
          <w:tcPr>
            <w:tcW w:w="201" w:type="pct"/>
            <w:noWrap/>
            <w:hideMark/>
          </w:tcPr>
          <w:p w14:paraId="79389F3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w:t>
            </w:r>
          </w:p>
        </w:tc>
        <w:tc>
          <w:tcPr>
            <w:tcW w:w="177" w:type="pct"/>
            <w:noWrap/>
            <w:hideMark/>
          </w:tcPr>
          <w:p w14:paraId="0C41839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254.5</w:t>
            </w:r>
          </w:p>
        </w:tc>
        <w:tc>
          <w:tcPr>
            <w:tcW w:w="238" w:type="pct"/>
            <w:noWrap/>
            <w:hideMark/>
          </w:tcPr>
          <w:p w14:paraId="4860D8C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0.446</w:t>
            </w:r>
          </w:p>
        </w:tc>
        <w:tc>
          <w:tcPr>
            <w:tcW w:w="198" w:type="pct"/>
            <w:noWrap/>
            <w:hideMark/>
          </w:tcPr>
          <w:p w14:paraId="4669C76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0.995</w:t>
            </w:r>
          </w:p>
        </w:tc>
      </w:tr>
      <w:tr w:rsidR="009C7D04" w:rsidRPr="009C7D04" w14:paraId="6C8941B0" w14:textId="77777777" w:rsidTr="009C7D04">
        <w:trPr>
          <w:trHeight w:val="290"/>
        </w:trPr>
        <w:tc>
          <w:tcPr>
            <w:tcW w:w="102" w:type="pct"/>
            <w:noWrap/>
            <w:hideMark/>
          </w:tcPr>
          <w:p w14:paraId="7EC45552"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104" w:type="pct"/>
            <w:noWrap/>
            <w:hideMark/>
          </w:tcPr>
          <w:p w14:paraId="4D0A2A17"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96" w:type="pct"/>
            <w:noWrap/>
            <w:hideMark/>
          </w:tcPr>
          <w:p w14:paraId="19FDA59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24.667</w:t>
            </w:r>
          </w:p>
        </w:tc>
        <w:tc>
          <w:tcPr>
            <w:tcW w:w="297" w:type="pct"/>
            <w:noWrap/>
            <w:hideMark/>
          </w:tcPr>
          <w:p w14:paraId="32C5BD7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111.8</w:t>
            </w:r>
          </w:p>
        </w:tc>
        <w:tc>
          <w:tcPr>
            <w:tcW w:w="294" w:type="pct"/>
            <w:noWrap/>
            <w:hideMark/>
          </w:tcPr>
          <w:p w14:paraId="67032A0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6.5</w:t>
            </w:r>
          </w:p>
        </w:tc>
        <w:tc>
          <w:tcPr>
            <w:tcW w:w="294" w:type="pct"/>
            <w:noWrap/>
            <w:hideMark/>
          </w:tcPr>
          <w:p w14:paraId="7F6FD1D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7.5</w:t>
            </w:r>
          </w:p>
        </w:tc>
        <w:tc>
          <w:tcPr>
            <w:tcW w:w="309" w:type="pct"/>
            <w:noWrap/>
            <w:hideMark/>
          </w:tcPr>
          <w:p w14:paraId="7FD1FEA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1078.966</w:t>
            </w:r>
          </w:p>
        </w:tc>
        <w:tc>
          <w:tcPr>
            <w:tcW w:w="310" w:type="pct"/>
            <w:noWrap/>
            <w:hideMark/>
          </w:tcPr>
          <w:p w14:paraId="3622DC2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1809.751</w:t>
            </w:r>
          </w:p>
        </w:tc>
        <w:tc>
          <w:tcPr>
            <w:tcW w:w="292" w:type="pct"/>
            <w:noWrap/>
            <w:hideMark/>
          </w:tcPr>
          <w:p w14:paraId="72659B4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1324.5</w:t>
            </w:r>
          </w:p>
        </w:tc>
        <w:tc>
          <w:tcPr>
            <w:tcW w:w="292" w:type="pct"/>
            <w:noWrap/>
            <w:hideMark/>
          </w:tcPr>
          <w:p w14:paraId="3F024F4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1412.5</w:t>
            </w:r>
          </w:p>
        </w:tc>
        <w:tc>
          <w:tcPr>
            <w:tcW w:w="263" w:type="pct"/>
            <w:noWrap/>
            <w:hideMark/>
          </w:tcPr>
          <w:p w14:paraId="56A82D0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0.879</w:t>
            </w:r>
          </w:p>
        </w:tc>
        <w:tc>
          <w:tcPr>
            <w:tcW w:w="264" w:type="pct"/>
            <w:noWrap/>
            <w:hideMark/>
          </w:tcPr>
          <w:p w14:paraId="0CD48EB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1.307</w:t>
            </w:r>
          </w:p>
        </w:tc>
        <w:tc>
          <w:tcPr>
            <w:tcW w:w="261" w:type="pct"/>
            <w:noWrap/>
            <w:hideMark/>
          </w:tcPr>
          <w:p w14:paraId="51747B5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262" w:type="pct"/>
            <w:noWrap/>
            <w:hideMark/>
          </w:tcPr>
          <w:p w14:paraId="7CABB50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49" w:type="pct"/>
            <w:noWrap/>
            <w:hideMark/>
          </w:tcPr>
          <w:p w14:paraId="624CCF3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2091.5</w:t>
            </w:r>
          </w:p>
        </w:tc>
        <w:tc>
          <w:tcPr>
            <w:tcW w:w="201" w:type="pct"/>
            <w:noWrap/>
            <w:hideMark/>
          </w:tcPr>
          <w:p w14:paraId="37B7678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1342.5</w:t>
            </w:r>
          </w:p>
        </w:tc>
        <w:tc>
          <w:tcPr>
            <w:tcW w:w="194" w:type="pct"/>
            <w:noWrap/>
            <w:hideMark/>
          </w:tcPr>
          <w:p w14:paraId="120C408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1342.5</w:t>
            </w:r>
          </w:p>
        </w:tc>
        <w:tc>
          <w:tcPr>
            <w:tcW w:w="201" w:type="pct"/>
            <w:noWrap/>
            <w:hideMark/>
          </w:tcPr>
          <w:p w14:paraId="7B14264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131.5</w:t>
            </w:r>
          </w:p>
        </w:tc>
        <w:tc>
          <w:tcPr>
            <w:tcW w:w="177" w:type="pct"/>
            <w:noWrap/>
            <w:hideMark/>
          </w:tcPr>
          <w:p w14:paraId="4F0D443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1903.5</w:t>
            </w:r>
          </w:p>
        </w:tc>
        <w:tc>
          <w:tcPr>
            <w:tcW w:w="238" w:type="pct"/>
            <w:noWrap/>
            <w:hideMark/>
          </w:tcPr>
          <w:p w14:paraId="4AFEC45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0.208</w:t>
            </w:r>
          </w:p>
        </w:tc>
        <w:tc>
          <w:tcPr>
            <w:tcW w:w="198" w:type="pct"/>
            <w:noWrap/>
            <w:hideMark/>
          </w:tcPr>
          <w:p w14:paraId="2ABE95E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0.893</w:t>
            </w:r>
          </w:p>
        </w:tc>
      </w:tr>
      <w:tr w:rsidR="009C7D04" w:rsidRPr="009C7D04" w14:paraId="6EA0F517" w14:textId="77777777" w:rsidTr="009C7D04">
        <w:trPr>
          <w:trHeight w:val="290"/>
        </w:trPr>
        <w:tc>
          <w:tcPr>
            <w:tcW w:w="102" w:type="pct"/>
            <w:noWrap/>
            <w:hideMark/>
          </w:tcPr>
          <w:p w14:paraId="68A9F26C"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104" w:type="pct"/>
            <w:noWrap/>
            <w:hideMark/>
          </w:tcPr>
          <w:p w14:paraId="5AC6123E"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96" w:type="pct"/>
            <w:noWrap/>
            <w:hideMark/>
          </w:tcPr>
          <w:p w14:paraId="7BB6BBC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205.415</w:t>
            </w:r>
          </w:p>
        </w:tc>
        <w:tc>
          <w:tcPr>
            <w:tcW w:w="297" w:type="pct"/>
            <w:noWrap/>
            <w:hideMark/>
          </w:tcPr>
          <w:p w14:paraId="2C4E804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324.762</w:t>
            </w:r>
          </w:p>
        </w:tc>
        <w:tc>
          <w:tcPr>
            <w:tcW w:w="294" w:type="pct"/>
            <w:noWrap/>
            <w:hideMark/>
          </w:tcPr>
          <w:p w14:paraId="5A9D276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7.5</w:t>
            </w:r>
          </w:p>
        </w:tc>
        <w:tc>
          <w:tcPr>
            <w:tcW w:w="294" w:type="pct"/>
            <w:noWrap/>
            <w:hideMark/>
          </w:tcPr>
          <w:p w14:paraId="59FD3F9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w:t>
            </w:r>
          </w:p>
        </w:tc>
        <w:tc>
          <w:tcPr>
            <w:tcW w:w="309" w:type="pct"/>
            <w:noWrap/>
            <w:hideMark/>
          </w:tcPr>
          <w:p w14:paraId="637D149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6712.066</w:t>
            </w:r>
          </w:p>
        </w:tc>
        <w:tc>
          <w:tcPr>
            <w:tcW w:w="310" w:type="pct"/>
            <w:noWrap/>
            <w:hideMark/>
          </w:tcPr>
          <w:p w14:paraId="508AC58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11897.27</w:t>
            </w:r>
          </w:p>
        </w:tc>
        <w:tc>
          <w:tcPr>
            <w:tcW w:w="292" w:type="pct"/>
            <w:noWrap/>
            <w:hideMark/>
          </w:tcPr>
          <w:p w14:paraId="76C9D257"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8878.5</w:t>
            </w:r>
          </w:p>
        </w:tc>
        <w:tc>
          <w:tcPr>
            <w:tcW w:w="292" w:type="pct"/>
            <w:noWrap/>
            <w:hideMark/>
          </w:tcPr>
          <w:p w14:paraId="37975A2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10164.5</w:t>
            </w:r>
          </w:p>
        </w:tc>
        <w:tc>
          <w:tcPr>
            <w:tcW w:w="263" w:type="pct"/>
            <w:noWrap/>
            <w:hideMark/>
          </w:tcPr>
          <w:p w14:paraId="446B52E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13.903</w:t>
            </w:r>
          </w:p>
        </w:tc>
        <w:tc>
          <w:tcPr>
            <w:tcW w:w="264" w:type="pct"/>
            <w:noWrap/>
            <w:hideMark/>
          </w:tcPr>
          <w:p w14:paraId="645756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5.867</w:t>
            </w:r>
          </w:p>
        </w:tc>
        <w:tc>
          <w:tcPr>
            <w:tcW w:w="261" w:type="pct"/>
            <w:noWrap/>
            <w:hideMark/>
          </w:tcPr>
          <w:p w14:paraId="058F37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262" w:type="pct"/>
            <w:noWrap/>
            <w:hideMark/>
          </w:tcPr>
          <w:p w14:paraId="625F860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49" w:type="pct"/>
            <w:noWrap/>
            <w:hideMark/>
          </w:tcPr>
          <w:p w14:paraId="05A6C6B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2091.5</w:t>
            </w:r>
          </w:p>
        </w:tc>
        <w:tc>
          <w:tcPr>
            <w:tcW w:w="201" w:type="pct"/>
            <w:noWrap/>
            <w:hideMark/>
          </w:tcPr>
          <w:p w14:paraId="6A21349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9638</w:t>
            </w:r>
          </w:p>
        </w:tc>
        <w:tc>
          <w:tcPr>
            <w:tcW w:w="194" w:type="pct"/>
            <w:noWrap/>
            <w:hideMark/>
          </w:tcPr>
          <w:p w14:paraId="16EB58D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9638</w:t>
            </w:r>
          </w:p>
        </w:tc>
        <w:tc>
          <w:tcPr>
            <w:tcW w:w="201" w:type="pct"/>
            <w:noWrap/>
            <w:hideMark/>
          </w:tcPr>
          <w:p w14:paraId="5DBC6E6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498</w:t>
            </w:r>
          </w:p>
        </w:tc>
        <w:tc>
          <w:tcPr>
            <w:tcW w:w="177" w:type="pct"/>
            <w:noWrap/>
            <w:hideMark/>
          </w:tcPr>
          <w:p w14:paraId="20E50D2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1593.5</w:t>
            </w:r>
          </w:p>
        </w:tc>
        <w:tc>
          <w:tcPr>
            <w:tcW w:w="238" w:type="pct"/>
            <w:noWrap/>
            <w:hideMark/>
          </w:tcPr>
          <w:p w14:paraId="0E36B54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0.158</w:t>
            </w:r>
          </w:p>
        </w:tc>
        <w:tc>
          <w:tcPr>
            <w:tcW w:w="198" w:type="pct"/>
            <w:noWrap/>
            <w:hideMark/>
          </w:tcPr>
          <w:p w14:paraId="63D49D3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0.893</w:t>
            </w:r>
          </w:p>
        </w:tc>
      </w:tr>
      <w:tr w:rsidR="009C7D04" w:rsidRPr="009C7D04" w14:paraId="60911F95" w14:textId="77777777" w:rsidTr="009C7D04">
        <w:trPr>
          <w:trHeight w:val="290"/>
        </w:trPr>
        <w:tc>
          <w:tcPr>
            <w:tcW w:w="102" w:type="pct"/>
            <w:noWrap/>
            <w:hideMark/>
          </w:tcPr>
          <w:p w14:paraId="2FE75B95"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104" w:type="pct"/>
            <w:noWrap/>
            <w:hideMark/>
          </w:tcPr>
          <w:p w14:paraId="59B13014"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96" w:type="pct"/>
            <w:noWrap/>
            <w:hideMark/>
          </w:tcPr>
          <w:p w14:paraId="7D8E5E0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33.131</w:t>
            </w:r>
          </w:p>
        </w:tc>
        <w:tc>
          <w:tcPr>
            <w:tcW w:w="297" w:type="pct"/>
            <w:noWrap/>
            <w:hideMark/>
          </w:tcPr>
          <w:p w14:paraId="59B95E6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154.001</w:t>
            </w:r>
          </w:p>
        </w:tc>
        <w:tc>
          <w:tcPr>
            <w:tcW w:w="294" w:type="pct"/>
            <w:noWrap/>
            <w:hideMark/>
          </w:tcPr>
          <w:p w14:paraId="376749A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w:t>
            </w:r>
          </w:p>
        </w:tc>
        <w:tc>
          <w:tcPr>
            <w:tcW w:w="294" w:type="pct"/>
            <w:noWrap/>
            <w:hideMark/>
          </w:tcPr>
          <w:p w14:paraId="1081099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w:t>
            </w:r>
          </w:p>
        </w:tc>
        <w:tc>
          <w:tcPr>
            <w:tcW w:w="309" w:type="pct"/>
            <w:noWrap/>
            <w:hideMark/>
          </w:tcPr>
          <w:p w14:paraId="4158FC9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6306.7</w:t>
            </w:r>
          </w:p>
        </w:tc>
        <w:tc>
          <w:tcPr>
            <w:tcW w:w="310" w:type="pct"/>
            <w:noWrap/>
            <w:hideMark/>
          </w:tcPr>
          <w:p w14:paraId="0DDEB21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5260.362</w:t>
            </w:r>
          </w:p>
        </w:tc>
        <w:tc>
          <w:tcPr>
            <w:tcW w:w="292" w:type="pct"/>
            <w:noWrap/>
            <w:hideMark/>
          </w:tcPr>
          <w:p w14:paraId="33635E5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1294.5</w:t>
            </w:r>
          </w:p>
        </w:tc>
        <w:tc>
          <w:tcPr>
            <w:tcW w:w="292" w:type="pct"/>
            <w:noWrap/>
            <w:hideMark/>
          </w:tcPr>
          <w:p w14:paraId="06273A1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1558</w:t>
            </w:r>
          </w:p>
        </w:tc>
        <w:tc>
          <w:tcPr>
            <w:tcW w:w="263" w:type="pct"/>
            <w:noWrap/>
            <w:hideMark/>
          </w:tcPr>
          <w:p w14:paraId="29EBB828"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2.831</w:t>
            </w:r>
          </w:p>
        </w:tc>
        <w:tc>
          <w:tcPr>
            <w:tcW w:w="264" w:type="pct"/>
            <w:noWrap/>
            <w:hideMark/>
          </w:tcPr>
          <w:p w14:paraId="5304946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1.871</w:t>
            </w:r>
          </w:p>
        </w:tc>
        <w:tc>
          <w:tcPr>
            <w:tcW w:w="261" w:type="pct"/>
            <w:noWrap/>
            <w:hideMark/>
          </w:tcPr>
          <w:p w14:paraId="71BECE6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262" w:type="pct"/>
            <w:noWrap/>
            <w:hideMark/>
          </w:tcPr>
          <w:p w14:paraId="4001E13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49" w:type="pct"/>
            <w:noWrap/>
            <w:hideMark/>
          </w:tcPr>
          <w:p w14:paraId="232B09D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2331</w:t>
            </w:r>
          </w:p>
        </w:tc>
        <w:tc>
          <w:tcPr>
            <w:tcW w:w="201" w:type="pct"/>
            <w:noWrap/>
            <w:hideMark/>
          </w:tcPr>
          <w:p w14:paraId="4524B89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1391</w:t>
            </w:r>
          </w:p>
        </w:tc>
        <w:tc>
          <w:tcPr>
            <w:tcW w:w="194" w:type="pct"/>
            <w:noWrap/>
            <w:hideMark/>
          </w:tcPr>
          <w:p w14:paraId="2CCB84D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1391</w:t>
            </w:r>
          </w:p>
        </w:tc>
        <w:tc>
          <w:tcPr>
            <w:tcW w:w="201" w:type="pct"/>
            <w:noWrap/>
            <w:hideMark/>
          </w:tcPr>
          <w:p w14:paraId="16B477EA"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162.5</w:t>
            </w:r>
          </w:p>
        </w:tc>
        <w:tc>
          <w:tcPr>
            <w:tcW w:w="177" w:type="pct"/>
            <w:noWrap/>
            <w:hideMark/>
          </w:tcPr>
          <w:p w14:paraId="246901E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2176.5</w:t>
            </w:r>
          </w:p>
        </w:tc>
        <w:tc>
          <w:tcPr>
            <w:tcW w:w="238" w:type="pct"/>
            <w:noWrap/>
            <w:hideMark/>
          </w:tcPr>
          <w:p w14:paraId="6B7A059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0.204</w:t>
            </w:r>
          </w:p>
        </w:tc>
        <w:tc>
          <w:tcPr>
            <w:tcW w:w="198" w:type="pct"/>
            <w:noWrap/>
            <w:hideMark/>
          </w:tcPr>
          <w:p w14:paraId="4334EDB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0.887</w:t>
            </w:r>
          </w:p>
        </w:tc>
      </w:tr>
      <w:tr w:rsidR="009C7D04" w:rsidRPr="009C7D04" w14:paraId="18833ECF" w14:textId="77777777" w:rsidTr="009C7D04">
        <w:trPr>
          <w:trHeight w:val="290"/>
        </w:trPr>
        <w:tc>
          <w:tcPr>
            <w:tcW w:w="102" w:type="pct"/>
            <w:noWrap/>
            <w:hideMark/>
          </w:tcPr>
          <w:p w14:paraId="3A75929D"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104" w:type="pct"/>
            <w:noWrap/>
            <w:hideMark/>
          </w:tcPr>
          <w:p w14:paraId="4B8651B3" w14:textId="77777777" w:rsidR="009C7D04" w:rsidRPr="009C7D04" w:rsidRDefault="009C7D04" w:rsidP="009C7D04">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96" w:type="pct"/>
            <w:noWrap/>
            <w:hideMark/>
          </w:tcPr>
          <w:p w14:paraId="7AF9107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235.331</w:t>
            </w:r>
          </w:p>
        </w:tc>
        <w:tc>
          <w:tcPr>
            <w:tcW w:w="297" w:type="pct"/>
            <w:noWrap/>
            <w:hideMark/>
          </w:tcPr>
          <w:p w14:paraId="3FFADB7D"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431.052</w:t>
            </w:r>
          </w:p>
        </w:tc>
        <w:tc>
          <w:tcPr>
            <w:tcW w:w="294" w:type="pct"/>
            <w:noWrap/>
            <w:hideMark/>
          </w:tcPr>
          <w:p w14:paraId="15C30DEC"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6.5</w:t>
            </w:r>
          </w:p>
        </w:tc>
        <w:tc>
          <w:tcPr>
            <w:tcW w:w="294" w:type="pct"/>
            <w:noWrap/>
            <w:hideMark/>
          </w:tcPr>
          <w:p w14:paraId="76F9E37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w:t>
            </w:r>
          </w:p>
        </w:tc>
        <w:tc>
          <w:tcPr>
            <w:tcW w:w="309" w:type="pct"/>
            <w:noWrap/>
            <w:hideMark/>
          </w:tcPr>
          <w:p w14:paraId="6B97FFB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67955.8</w:t>
            </w:r>
          </w:p>
        </w:tc>
        <w:tc>
          <w:tcPr>
            <w:tcW w:w="310" w:type="pct"/>
            <w:noWrap/>
            <w:hideMark/>
          </w:tcPr>
          <w:p w14:paraId="4139948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34054.33</w:t>
            </w:r>
          </w:p>
        </w:tc>
        <w:tc>
          <w:tcPr>
            <w:tcW w:w="292" w:type="pct"/>
            <w:noWrap/>
            <w:hideMark/>
          </w:tcPr>
          <w:p w14:paraId="5902D2EE"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7884</w:t>
            </w:r>
          </w:p>
        </w:tc>
        <w:tc>
          <w:tcPr>
            <w:tcW w:w="292" w:type="pct"/>
            <w:noWrap/>
            <w:hideMark/>
          </w:tcPr>
          <w:p w14:paraId="5C62EBE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8550.5</w:t>
            </w:r>
          </w:p>
        </w:tc>
        <w:tc>
          <w:tcPr>
            <w:tcW w:w="263" w:type="pct"/>
            <w:noWrap/>
            <w:hideMark/>
          </w:tcPr>
          <w:p w14:paraId="5A009E8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33.557</w:t>
            </w:r>
          </w:p>
        </w:tc>
        <w:tc>
          <w:tcPr>
            <w:tcW w:w="264" w:type="pct"/>
            <w:noWrap/>
            <w:hideMark/>
          </w:tcPr>
          <w:p w14:paraId="64CFC324"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9.326</w:t>
            </w:r>
          </w:p>
        </w:tc>
        <w:tc>
          <w:tcPr>
            <w:tcW w:w="261" w:type="pct"/>
            <w:noWrap/>
            <w:hideMark/>
          </w:tcPr>
          <w:p w14:paraId="117E2B33"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262" w:type="pct"/>
            <w:noWrap/>
            <w:hideMark/>
          </w:tcPr>
          <w:p w14:paraId="304C0551"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149" w:type="pct"/>
            <w:noWrap/>
            <w:hideMark/>
          </w:tcPr>
          <w:p w14:paraId="6F74BA55"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2331</w:t>
            </w:r>
          </w:p>
        </w:tc>
        <w:tc>
          <w:tcPr>
            <w:tcW w:w="201" w:type="pct"/>
            <w:noWrap/>
            <w:hideMark/>
          </w:tcPr>
          <w:p w14:paraId="6C1D3AC6"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8171.5</w:t>
            </w:r>
          </w:p>
        </w:tc>
        <w:tc>
          <w:tcPr>
            <w:tcW w:w="194" w:type="pct"/>
            <w:noWrap/>
            <w:hideMark/>
          </w:tcPr>
          <w:p w14:paraId="3864AD59"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8171.5</w:t>
            </w:r>
          </w:p>
        </w:tc>
        <w:tc>
          <w:tcPr>
            <w:tcW w:w="201" w:type="pct"/>
            <w:noWrap/>
            <w:hideMark/>
          </w:tcPr>
          <w:p w14:paraId="095B0D12"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535.5</w:t>
            </w:r>
          </w:p>
        </w:tc>
        <w:tc>
          <w:tcPr>
            <w:tcW w:w="177" w:type="pct"/>
            <w:noWrap/>
            <w:hideMark/>
          </w:tcPr>
          <w:p w14:paraId="051127EF"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1779.5</w:t>
            </w:r>
          </w:p>
        </w:tc>
        <w:tc>
          <w:tcPr>
            <w:tcW w:w="238" w:type="pct"/>
            <w:noWrap/>
            <w:hideMark/>
          </w:tcPr>
          <w:p w14:paraId="7E35BEBB"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0.166</w:t>
            </w:r>
          </w:p>
        </w:tc>
        <w:tc>
          <w:tcPr>
            <w:tcW w:w="198" w:type="pct"/>
            <w:noWrap/>
            <w:hideMark/>
          </w:tcPr>
          <w:p w14:paraId="6EE31400" w14:textId="77777777" w:rsidR="009C7D04" w:rsidRPr="009C7D04" w:rsidRDefault="009C7D04" w:rsidP="009C7D04">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0.887</w:t>
            </w:r>
          </w:p>
        </w:tc>
      </w:tr>
    </w:tbl>
    <w:p w14:paraId="37794BB2" w14:textId="77777777" w:rsidR="009C7D04" w:rsidRDefault="009C7D04" w:rsidP="00D140B5"/>
    <w:p w14:paraId="70530263" w14:textId="77777777" w:rsidR="009C7D04" w:rsidRPr="00D140B5" w:rsidRDefault="009C7D04" w:rsidP="00D140B5"/>
    <w:p w14:paraId="478599E6" w14:textId="77777777" w:rsidR="00D140B5" w:rsidRPr="00D140B5" w:rsidRDefault="00D140B5" w:rsidP="000E5BD5">
      <w:pPr>
        <w:pStyle w:val="Heading2"/>
      </w:pPr>
      <w:r>
        <w:lastRenderedPageBreak/>
        <w:t>Coverage breadth distinguished localized pileups from genome-wide support</w:t>
      </w:r>
    </w:p>
    <w:p w14:paraId="6B6DEC50" w14:textId="7763190E" w:rsidR="00D140B5" w:rsidRDefault="00D140B5" w:rsidP="00D140B5">
      <w:r>
        <w:t xml:space="preserve">Mapped-read totals alone did not reliably reflect biologically plausible support. Sample 1_S1 provided a representative contrast between narrow and broad viral evidence (Figure 4A-B; Table 3). Under </w:t>
      </w:r>
      <w:ins w:id="57" w:author="Xu, Joshua" w:date="2026-05-15T15:25:00Z" w16du:dateUtc="2026-05-15T20:25:00Z">
        <w:r>
          <w:t xml:space="preserve">the host/virus mapper combinations </w:t>
        </w:r>
      </w:ins>
      <w:r>
        <w:t>HISAT2/BWA-MEM and STAR/BWA-MEM, HEV accumulated 19,328 and 21,847 mapped reads, respectively, exceeding the corresponding Zika counts of 2,031 and 2,027 reads. However, HEV breadth remained only 3.49% to 3.53% and never passed the ViraQuant 90%-breadth criterion, whereas Zika covered 95.38% to 99.15% of positions and passed the 90%-breadth criterion under every mapper combination. Even the more permissive HISAT2/Bowtie2 and STAR/Bowtie2 combinations showed the same contrast: HEV breadth remained below 4.4%, while Zika breadth remained near complete. These results show why raw read counts can be misleading when a small genomic interval absorbs many alignments, and why breadth-style filters are required alongside depth summaries.</w:t>
      </w:r>
    </w:p>
    <w:p w14:paraId="3BDCBF75" w14:textId="6AA7833A" w:rsidR="003F3CD1" w:rsidRDefault="003F3CD1" w:rsidP="00D140B5">
      <w:r>
        <w:rPr>
          <w:noProof/>
        </w:rPr>
        <w:drawing>
          <wp:inline distT="0" distB="0" distL="0" distR="0" wp14:anchorId="37623DDC" wp14:editId="6679F1D0">
            <wp:extent cx="5943600" cy="3058795"/>
            <wp:effectExtent l="0" t="0" r="0" b="8255"/>
            <wp:docPr id="1469567347" name="Picture 1" descr="Chart, ba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7347" name="Picture 1" descr="Chart, bar chart  AI-generated content may be incorrect."/>
                    <pic:cNvPicPr/>
                  </pic:nvPicPr>
                  <pic:blipFill>
                    <a:blip r:embed="rId15"/>
                    <a:stretch>
                      <a:fillRect/>
                    </a:stretch>
                  </pic:blipFill>
                  <pic:spPr>
                    <a:xfrm>
                      <a:off x="0" y="0"/>
                      <a:ext cx="5943600" cy="3058795"/>
                    </a:xfrm>
                    <a:prstGeom prst="rect">
                      <a:avLst/>
                    </a:prstGeom>
                  </pic:spPr>
                </pic:pic>
              </a:graphicData>
            </a:graphic>
          </wp:inline>
        </w:drawing>
      </w:r>
    </w:p>
    <w:p w14:paraId="235140EA" w14:textId="263CB051" w:rsidR="003F3CD1" w:rsidRDefault="003F3CD1" w:rsidP="00D140B5">
      <w:r>
        <w:rPr>
          <w:b/>
          <w:bCs/>
        </w:rPr>
        <w:t>Figure 4A</w:t>
      </w:r>
      <w:r>
        <w:t>: Representative sample 1_S1: mapped−read totals alone can mislead</w:t>
      </w:r>
    </w:p>
    <w:p w14:paraId="610A5C2B" w14:textId="44E8F466" w:rsidR="003F3CD1" w:rsidRDefault="003F3CD1" w:rsidP="00D140B5">
      <w:r>
        <w:rPr>
          <w:noProof/>
        </w:rPr>
        <w:lastRenderedPageBreak/>
        <w:drawing>
          <wp:inline distT="0" distB="0" distL="0" distR="0" wp14:anchorId="37F4B7D5" wp14:editId="6963BAD0">
            <wp:extent cx="5943600" cy="3081020"/>
            <wp:effectExtent l="0" t="0" r="0" b="5080"/>
            <wp:docPr id="1849703479" name="Picture 1" descr="Chart, ba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03479" name="Picture 1" descr="Chart, bar chart  AI-generated content may be incorrect."/>
                    <pic:cNvPicPr/>
                  </pic:nvPicPr>
                  <pic:blipFill>
                    <a:blip r:embed="rId16"/>
                    <a:stretch>
                      <a:fillRect/>
                    </a:stretch>
                  </pic:blipFill>
                  <pic:spPr>
                    <a:xfrm>
                      <a:off x="0" y="0"/>
                      <a:ext cx="5943600" cy="3081020"/>
                    </a:xfrm>
                    <a:prstGeom prst="rect">
                      <a:avLst/>
                    </a:prstGeom>
                  </pic:spPr>
                </pic:pic>
              </a:graphicData>
            </a:graphic>
          </wp:inline>
        </w:drawing>
      </w:r>
    </w:p>
    <w:p w14:paraId="2B78EE29" w14:textId="5F1BB9D1" w:rsidR="003F3CD1" w:rsidRDefault="003F3CD1" w:rsidP="00D140B5">
      <w:r>
        <w:rPr>
          <w:b/>
          <w:bCs/>
        </w:rPr>
        <w:t>Figure 4B</w:t>
      </w:r>
      <w:r>
        <w:t>: Coverage breadth separates local pileups from genome−wide support</w:t>
      </w:r>
    </w:p>
    <w:p w14:paraId="2A9663A6" w14:textId="36834B1F" w:rsidR="003F3CD1" w:rsidRDefault="003F3CD1" w:rsidP="00D140B5">
      <w:r>
        <w:rPr>
          <w:b/>
          <w:bCs/>
        </w:rPr>
        <w:t>Table 3</w:t>
      </w:r>
      <w:r>
        <w:t>: sample-level comparison for sample `1_S1`</w:t>
      </w:r>
    </w:p>
    <w:tbl>
      <w:tblPr>
        <w:tblStyle w:val="TableGrid"/>
        <w:tblW w:w="5000" w:type="pct"/>
        <w:tblLook w:val="04A0" w:firstRow="1" w:lastRow="0" w:firstColumn="1" w:lastColumn="0" w:noHBand="0" w:noVBand="1"/>
      </w:tblPr>
      <w:tblGrid>
        <w:gridCol w:w="656"/>
        <w:gridCol w:w="1103"/>
        <w:gridCol w:w="781"/>
        <w:gridCol w:w="797"/>
        <w:gridCol w:w="420"/>
        <w:gridCol w:w="1427"/>
        <w:gridCol w:w="1496"/>
        <w:gridCol w:w="627"/>
        <w:gridCol w:w="996"/>
        <w:gridCol w:w="1047"/>
      </w:tblGrid>
      <w:tr w:rsidR="003F3CD1" w:rsidRPr="003F3CD1" w14:paraId="492703D0" w14:textId="77777777" w:rsidTr="003F3CD1">
        <w:trPr>
          <w:trHeight w:val="290"/>
        </w:trPr>
        <w:tc>
          <w:tcPr>
            <w:tcW w:w="325" w:type="pct"/>
            <w:noWrap/>
            <w:hideMark/>
          </w:tcPr>
          <w:p w14:paraId="316E964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sample_id</w:t>
            </w:r>
          </w:p>
        </w:tc>
        <w:tc>
          <w:tcPr>
            <w:tcW w:w="591" w:type="pct"/>
            <w:noWrap/>
            <w:hideMark/>
          </w:tcPr>
          <w:p w14:paraId="7A873E96"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experiment_protocol</w:t>
            </w:r>
          </w:p>
        </w:tc>
        <w:tc>
          <w:tcPr>
            <w:tcW w:w="399" w:type="pct"/>
            <w:noWrap/>
            <w:hideMark/>
          </w:tcPr>
          <w:p w14:paraId="3178EDD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host_mapper</w:t>
            </w:r>
          </w:p>
        </w:tc>
        <w:tc>
          <w:tcPr>
            <w:tcW w:w="408" w:type="pct"/>
            <w:noWrap/>
            <w:hideMark/>
          </w:tcPr>
          <w:p w14:paraId="07481F0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virus_mapper</w:t>
            </w:r>
          </w:p>
        </w:tc>
        <w:tc>
          <w:tcPr>
            <w:tcW w:w="279" w:type="pct"/>
            <w:noWrap/>
            <w:hideMark/>
          </w:tcPr>
          <w:p w14:paraId="74DA26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w:t>
            </w:r>
          </w:p>
        </w:tc>
        <w:tc>
          <w:tcPr>
            <w:tcW w:w="783" w:type="pct"/>
            <w:noWrap/>
            <w:hideMark/>
          </w:tcPr>
          <w:p w14:paraId="6FF2C5D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abundance_raw_read_count</w:t>
            </w:r>
          </w:p>
        </w:tc>
        <w:tc>
          <w:tcPr>
            <w:tcW w:w="824" w:type="pct"/>
            <w:noWrap/>
            <w:hideMark/>
          </w:tcPr>
          <w:p w14:paraId="4F9DCD4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norm_total_reads_read_count</w:t>
            </w:r>
          </w:p>
        </w:tc>
        <w:tc>
          <w:tcPr>
            <w:tcW w:w="307" w:type="pct"/>
            <w:noWrap/>
            <w:hideMark/>
          </w:tcPr>
          <w:p w14:paraId="73DA2C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frac_ge_1</w:t>
            </w:r>
          </w:p>
        </w:tc>
        <w:tc>
          <w:tcPr>
            <w:tcW w:w="527" w:type="pct"/>
            <w:noWrap/>
            <w:hideMark/>
          </w:tcPr>
          <w:p w14:paraId="13F11F6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557" w:type="pct"/>
            <w:noWrap/>
            <w:hideMark/>
          </w:tcPr>
          <w:p w14:paraId="244D6BA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pass_k_90pct_ge_1</w:t>
            </w:r>
          </w:p>
        </w:tc>
      </w:tr>
      <w:tr w:rsidR="003F3CD1" w:rsidRPr="003F3CD1" w14:paraId="0FF06055" w14:textId="77777777" w:rsidTr="003F3CD1">
        <w:trPr>
          <w:trHeight w:val="290"/>
        </w:trPr>
        <w:tc>
          <w:tcPr>
            <w:tcW w:w="325" w:type="pct"/>
            <w:noWrap/>
            <w:hideMark/>
          </w:tcPr>
          <w:p w14:paraId="78CA13D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7B68BB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7BFABD35"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5D398A9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0385E7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31562C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824" w:type="pct"/>
            <w:noWrap/>
            <w:hideMark/>
          </w:tcPr>
          <w:p w14:paraId="267BA6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0.008327</w:t>
            </w:r>
          </w:p>
        </w:tc>
        <w:tc>
          <w:tcPr>
            <w:tcW w:w="307" w:type="pct"/>
            <w:noWrap/>
            <w:hideMark/>
          </w:tcPr>
          <w:p w14:paraId="70BA713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0.002</w:t>
            </w:r>
          </w:p>
        </w:tc>
        <w:tc>
          <w:tcPr>
            <w:tcW w:w="527" w:type="pct"/>
            <w:noWrap/>
            <w:hideMark/>
          </w:tcPr>
          <w:p w14:paraId="3B954E8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c>
          <w:tcPr>
            <w:tcW w:w="557" w:type="pct"/>
            <w:noWrap/>
            <w:hideMark/>
          </w:tcPr>
          <w:p w14:paraId="69F24FE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06BC352F" w14:textId="77777777" w:rsidTr="003F3CD1">
        <w:trPr>
          <w:trHeight w:val="290"/>
        </w:trPr>
        <w:tc>
          <w:tcPr>
            <w:tcW w:w="325" w:type="pct"/>
            <w:noWrap/>
            <w:hideMark/>
          </w:tcPr>
          <w:p w14:paraId="13AC69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85F190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534FA25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3114C9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0592E0B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6EC383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824" w:type="pct"/>
            <w:noWrap/>
            <w:hideMark/>
          </w:tcPr>
          <w:p w14:paraId="5D9D855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307" w:type="pct"/>
            <w:noWrap/>
            <w:hideMark/>
          </w:tcPr>
          <w:p w14:paraId="7F1129F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527" w:type="pct"/>
            <w:noWrap/>
            <w:hideMark/>
          </w:tcPr>
          <w:p w14:paraId="50835D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NA</w:t>
            </w:r>
          </w:p>
        </w:tc>
        <w:tc>
          <w:tcPr>
            <w:tcW w:w="557" w:type="pct"/>
            <w:noWrap/>
            <w:hideMark/>
          </w:tcPr>
          <w:p w14:paraId="5A9AFB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4DD7CD63" w14:textId="77777777" w:rsidTr="003F3CD1">
        <w:trPr>
          <w:trHeight w:val="290"/>
        </w:trPr>
        <w:tc>
          <w:tcPr>
            <w:tcW w:w="325" w:type="pct"/>
            <w:noWrap/>
            <w:hideMark/>
          </w:tcPr>
          <w:p w14:paraId="7D5109E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28F5440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6440607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14C29D5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091AC4B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62FA27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108</w:t>
            </w:r>
          </w:p>
        </w:tc>
        <w:tc>
          <w:tcPr>
            <w:tcW w:w="824" w:type="pct"/>
            <w:noWrap/>
            <w:hideMark/>
          </w:tcPr>
          <w:p w14:paraId="31CF225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0.899285</w:t>
            </w:r>
          </w:p>
        </w:tc>
        <w:tc>
          <w:tcPr>
            <w:tcW w:w="307" w:type="pct"/>
            <w:noWrap/>
            <w:hideMark/>
          </w:tcPr>
          <w:p w14:paraId="7264DE5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0.036938</w:t>
            </w:r>
          </w:p>
        </w:tc>
        <w:tc>
          <w:tcPr>
            <w:tcW w:w="527" w:type="pct"/>
            <w:noWrap/>
            <w:hideMark/>
          </w:tcPr>
          <w:p w14:paraId="22B354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34.3574</w:t>
            </w:r>
          </w:p>
        </w:tc>
        <w:tc>
          <w:tcPr>
            <w:tcW w:w="557" w:type="pct"/>
            <w:noWrap/>
            <w:hideMark/>
          </w:tcPr>
          <w:p w14:paraId="54B20E3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6E2AD1E5" w14:textId="77777777" w:rsidTr="003F3CD1">
        <w:trPr>
          <w:trHeight w:val="290"/>
        </w:trPr>
        <w:tc>
          <w:tcPr>
            <w:tcW w:w="325" w:type="pct"/>
            <w:noWrap/>
            <w:hideMark/>
          </w:tcPr>
          <w:p w14:paraId="6AEF29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7414377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6A0FB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28EC391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0955EF7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0D1254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19328</w:t>
            </w:r>
          </w:p>
        </w:tc>
        <w:tc>
          <w:tcPr>
            <w:tcW w:w="824" w:type="pct"/>
            <w:noWrap/>
            <w:hideMark/>
          </w:tcPr>
          <w:p w14:paraId="328F64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160.9386</w:t>
            </w:r>
          </w:p>
        </w:tc>
        <w:tc>
          <w:tcPr>
            <w:tcW w:w="307" w:type="pct"/>
            <w:noWrap/>
            <w:hideMark/>
          </w:tcPr>
          <w:p w14:paraId="4210DCD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0.034938</w:t>
            </w:r>
          </w:p>
        </w:tc>
        <w:tc>
          <w:tcPr>
            <w:tcW w:w="527" w:type="pct"/>
            <w:noWrap/>
            <w:hideMark/>
          </w:tcPr>
          <w:p w14:paraId="1BF62F9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2150.042</w:t>
            </w:r>
          </w:p>
        </w:tc>
        <w:tc>
          <w:tcPr>
            <w:tcW w:w="557" w:type="pct"/>
            <w:noWrap/>
            <w:hideMark/>
          </w:tcPr>
          <w:p w14:paraId="4E8C0F1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2EFF0210" w14:textId="77777777" w:rsidTr="003F3CD1">
        <w:trPr>
          <w:trHeight w:val="290"/>
        </w:trPr>
        <w:tc>
          <w:tcPr>
            <w:tcW w:w="325" w:type="pct"/>
            <w:noWrap/>
            <w:hideMark/>
          </w:tcPr>
          <w:p w14:paraId="7BC32C6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098B997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B8BB55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49B974A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6ABDB3B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0AA3528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889</w:t>
            </w:r>
          </w:p>
        </w:tc>
        <w:tc>
          <w:tcPr>
            <w:tcW w:w="824" w:type="pct"/>
            <w:noWrap/>
            <w:hideMark/>
          </w:tcPr>
          <w:p w14:paraId="36A22551"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7.402445</w:t>
            </w:r>
          </w:p>
        </w:tc>
        <w:tc>
          <w:tcPr>
            <w:tcW w:w="307" w:type="pct"/>
            <w:noWrap/>
            <w:hideMark/>
          </w:tcPr>
          <w:p w14:paraId="057E5C3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0.043606</w:t>
            </w:r>
          </w:p>
        </w:tc>
        <w:tc>
          <w:tcPr>
            <w:tcW w:w="527" w:type="pct"/>
            <w:noWrap/>
            <w:hideMark/>
          </w:tcPr>
          <w:p w14:paraId="5BA4378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195.1865</w:t>
            </w:r>
          </w:p>
        </w:tc>
        <w:tc>
          <w:tcPr>
            <w:tcW w:w="557" w:type="pct"/>
            <w:noWrap/>
            <w:hideMark/>
          </w:tcPr>
          <w:p w14:paraId="45F3A49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2346BF91" w14:textId="77777777" w:rsidTr="003F3CD1">
        <w:trPr>
          <w:trHeight w:val="290"/>
        </w:trPr>
        <w:tc>
          <w:tcPr>
            <w:tcW w:w="325" w:type="pct"/>
            <w:noWrap/>
            <w:hideMark/>
          </w:tcPr>
          <w:p w14:paraId="07FEF04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A54FD8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98E27A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2D946A8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31C72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HEV</w:t>
            </w:r>
          </w:p>
        </w:tc>
        <w:tc>
          <w:tcPr>
            <w:tcW w:w="783" w:type="pct"/>
            <w:noWrap/>
            <w:hideMark/>
          </w:tcPr>
          <w:p w14:paraId="40530D4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21847</w:t>
            </w:r>
          </w:p>
        </w:tc>
        <w:tc>
          <w:tcPr>
            <w:tcW w:w="824" w:type="pct"/>
            <w:noWrap/>
            <w:hideMark/>
          </w:tcPr>
          <w:p w14:paraId="4D32463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181.9136</w:t>
            </w:r>
          </w:p>
        </w:tc>
        <w:tc>
          <w:tcPr>
            <w:tcW w:w="307" w:type="pct"/>
            <w:noWrap/>
            <w:hideMark/>
          </w:tcPr>
          <w:p w14:paraId="1CBDC1B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0.035338</w:t>
            </w:r>
          </w:p>
        </w:tc>
        <w:tc>
          <w:tcPr>
            <w:tcW w:w="527" w:type="pct"/>
            <w:noWrap/>
            <w:hideMark/>
          </w:tcPr>
          <w:p w14:paraId="36BD79B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3052.442</w:t>
            </w:r>
          </w:p>
        </w:tc>
        <w:tc>
          <w:tcPr>
            <w:tcW w:w="557" w:type="pct"/>
            <w:noWrap/>
            <w:hideMark/>
          </w:tcPr>
          <w:p w14:paraId="1DF38BCB"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3F3CD1" w:rsidRPr="003F3CD1" w14:paraId="16ADFEA6" w14:textId="77777777" w:rsidTr="003F3CD1">
        <w:trPr>
          <w:trHeight w:val="290"/>
        </w:trPr>
        <w:tc>
          <w:tcPr>
            <w:tcW w:w="325" w:type="pct"/>
            <w:noWrap/>
            <w:hideMark/>
          </w:tcPr>
          <w:p w14:paraId="6C2FE8D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0503EDF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2CD451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17E0892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1BFB6CE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178E87F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1396</w:t>
            </w:r>
          </w:p>
        </w:tc>
        <w:tc>
          <w:tcPr>
            <w:tcW w:w="824" w:type="pct"/>
            <w:noWrap/>
            <w:hideMark/>
          </w:tcPr>
          <w:p w14:paraId="52027CE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11.62409</w:t>
            </w:r>
          </w:p>
        </w:tc>
        <w:tc>
          <w:tcPr>
            <w:tcW w:w="307" w:type="pct"/>
            <w:noWrap/>
            <w:hideMark/>
          </w:tcPr>
          <w:p w14:paraId="447E548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0.953771</w:t>
            </w:r>
          </w:p>
        </w:tc>
        <w:tc>
          <w:tcPr>
            <w:tcW w:w="527" w:type="pct"/>
            <w:noWrap/>
            <w:hideMark/>
          </w:tcPr>
          <w:p w14:paraId="3D7E8CA0"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13.40427</w:t>
            </w:r>
          </w:p>
        </w:tc>
        <w:tc>
          <w:tcPr>
            <w:tcW w:w="557" w:type="pct"/>
            <w:noWrap/>
            <w:hideMark/>
          </w:tcPr>
          <w:p w14:paraId="3AE5A314"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1C7D091D" w14:textId="77777777" w:rsidTr="003F3CD1">
        <w:trPr>
          <w:trHeight w:val="290"/>
        </w:trPr>
        <w:tc>
          <w:tcPr>
            <w:tcW w:w="325" w:type="pct"/>
            <w:noWrap/>
            <w:hideMark/>
          </w:tcPr>
          <w:p w14:paraId="2C0EEB9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lastRenderedPageBreak/>
              <w:t>1_S1</w:t>
            </w:r>
          </w:p>
        </w:tc>
        <w:tc>
          <w:tcPr>
            <w:tcW w:w="591" w:type="pct"/>
            <w:noWrap/>
            <w:hideMark/>
          </w:tcPr>
          <w:p w14:paraId="5371C08C"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DF4A4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408" w:type="pct"/>
            <w:noWrap/>
            <w:hideMark/>
          </w:tcPr>
          <w:p w14:paraId="3D664CC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189BCCCE"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C0CA6E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1409</w:t>
            </w:r>
          </w:p>
        </w:tc>
        <w:tc>
          <w:tcPr>
            <w:tcW w:w="824" w:type="pct"/>
            <w:noWrap/>
            <w:hideMark/>
          </w:tcPr>
          <w:p w14:paraId="7C6B71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11.73233</w:t>
            </w:r>
          </w:p>
        </w:tc>
        <w:tc>
          <w:tcPr>
            <w:tcW w:w="307" w:type="pct"/>
            <w:noWrap/>
            <w:hideMark/>
          </w:tcPr>
          <w:p w14:paraId="40EF86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0.953771</w:t>
            </w:r>
          </w:p>
        </w:tc>
        <w:tc>
          <w:tcPr>
            <w:tcW w:w="527" w:type="pct"/>
            <w:noWrap/>
            <w:hideMark/>
          </w:tcPr>
          <w:p w14:paraId="40081F3D"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13.47518</w:t>
            </w:r>
          </w:p>
        </w:tc>
        <w:tc>
          <w:tcPr>
            <w:tcW w:w="557" w:type="pct"/>
            <w:noWrap/>
            <w:hideMark/>
          </w:tcPr>
          <w:p w14:paraId="12A3443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33E6143B" w14:textId="77777777" w:rsidTr="003F3CD1">
        <w:trPr>
          <w:trHeight w:val="290"/>
        </w:trPr>
        <w:tc>
          <w:tcPr>
            <w:tcW w:w="325" w:type="pct"/>
            <w:noWrap/>
            <w:hideMark/>
          </w:tcPr>
          <w:p w14:paraId="03D35F2D"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5EF6F9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43C78C9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59685EF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1410A7E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5E058E1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2013</w:t>
            </w:r>
          </w:p>
        </w:tc>
        <w:tc>
          <w:tcPr>
            <w:tcW w:w="824" w:type="pct"/>
            <w:noWrap/>
            <w:hideMark/>
          </w:tcPr>
          <w:p w14:paraId="16293EBC"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16.76167</w:t>
            </w:r>
          </w:p>
        </w:tc>
        <w:tc>
          <w:tcPr>
            <w:tcW w:w="307" w:type="pct"/>
            <w:noWrap/>
            <w:hideMark/>
          </w:tcPr>
          <w:p w14:paraId="47586A1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25EBE71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18.54803</w:t>
            </w:r>
          </w:p>
        </w:tc>
        <w:tc>
          <w:tcPr>
            <w:tcW w:w="557" w:type="pct"/>
            <w:noWrap/>
            <w:hideMark/>
          </w:tcPr>
          <w:p w14:paraId="660DA0F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26DAF4D5" w14:textId="77777777" w:rsidTr="003F3CD1">
        <w:trPr>
          <w:trHeight w:val="290"/>
        </w:trPr>
        <w:tc>
          <w:tcPr>
            <w:tcW w:w="325" w:type="pct"/>
            <w:noWrap/>
            <w:hideMark/>
          </w:tcPr>
          <w:p w14:paraId="1CA2DAC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2EAEBDE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00B7618B"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408" w:type="pct"/>
            <w:noWrap/>
            <w:hideMark/>
          </w:tcPr>
          <w:p w14:paraId="1625CE3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4363E639"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6A83F56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2031</w:t>
            </w:r>
          </w:p>
        </w:tc>
        <w:tc>
          <w:tcPr>
            <w:tcW w:w="824" w:type="pct"/>
            <w:noWrap/>
            <w:hideMark/>
          </w:tcPr>
          <w:p w14:paraId="636B618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16.91155</w:t>
            </w:r>
          </w:p>
        </w:tc>
        <w:tc>
          <w:tcPr>
            <w:tcW w:w="307" w:type="pct"/>
            <w:noWrap/>
            <w:hideMark/>
          </w:tcPr>
          <w:p w14:paraId="2988D5A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01793333"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18.62605</w:t>
            </w:r>
          </w:p>
        </w:tc>
        <w:tc>
          <w:tcPr>
            <w:tcW w:w="557" w:type="pct"/>
            <w:noWrap/>
            <w:hideMark/>
          </w:tcPr>
          <w:p w14:paraId="21ADE29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5C1F1CAD" w14:textId="77777777" w:rsidTr="003F3CD1">
        <w:trPr>
          <w:trHeight w:val="290"/>
        </w:trPr>
        <w:tc>
          <w:tcPr>
            <w:tcW w:w="325" w:type="pct"/>
            <w:noWrap/>
            <w:hideMark/>
          </w:tcPr>
          <w:p w14:paraId="38EF47EA"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4EA6A480"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6A01A567"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5C3357A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279" w:type="pct"/>
            <w:noWrap/>
            <w:hideMark/>
          </w:tcPr>
          <w:p w14:paraId="38B594F4"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92029D6"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2013</w:t>
            </w:r>
          </w:p>
        </w:tc>
        <w:tc>
          <w:tcPr>
            <w:tcW w:w="824" w:type="pct"/>
            <w:noWrap/>
            <w:hideMark/>
          </w:tcPr>
          <w:p w14:paraId="51F1BE5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16.76167</w:t>
            </w:r>
          </w:p>
        </w:tc>
        <w:tc>
          <w:tcPr>
            <w:tcW w:w="307" w:type="pct"/>
            <w:noWrap/>
            <w:hideMark/>
          </w:tcPr>
          <w:p w14:paraId="4221353A"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0F03CF6F"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18.54803</w:t>
            </w:r>
          </w:p>
        </w:tc>
        <w:tc>
          <w:tcPr>
            <w:tcW w:w="557" w:type="pct"/>
            <w:noWrap/>
            <w:hideMark/>
          </w:tcPr>
          <w:p w14:paraId="2039953E"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r w:rsidR="003F3CD1" w:rsidRPr="003F3CD1" w14:paraId="332F6250" w14:textId="77777777" w:rsidTr="003F3CD1">
        <w:trPr>
          <w:trHeight w:val="290"/>
        </w:trPr>
        <w:tc>
          <w:tcPr>
            <w:tcW w:w="325" w:type="pct"/>
            <w:noWrap/>
            <w:hideMark/>
          </w:tcPr>
          <w:p w14:paraId="309BF8AF"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1_S1</w:t>
            </w:r>
          </w:p>
        </w:tc>
        <w:tc>
          <w:tcPr>
            <w:tcW w:w="591" w:type="pct"/>
            <w:noWrap/>
            <w:hideMark/>
          </w:tcPr>
          <w:p w14:paraId="6AA01143"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NEB_RD</w:t>
            </w:r>
          </w:p>
        </w:tc>
        <w:tc>
          <w:tcPr>
            <w:tcW w:w="399" w:type="pct"/>
            <w:noWrap/>
            <w:hideMark/>
          </w:tcPr>
          <w:p w14:paraId="19C32051"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408" w:type="pct"/>
            <w:noWrap/>
            <w:hideMark/>
          </w:tcPr>
          <w:p w14:paraId="6DBB8942"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279" w:type="pct"/>
            <w:noWrap/>
            <w:hideMark/>
          </w:tcPr>
          <w:p w14:paraId="4E8D8DE8" w14:textId="77777777" w:rsidR="003F3CD1" w:rsidRPr="003F3CD1" w:rsidRDefault="003F3CD1" w:rsidP="003F3CD1">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Zika</w:t>
            </w:r>
          </w:p>
        </w:tc>
        <w:tc>
          <w:tcPr>
            <w:tcW w:w="783" w:type="pct"/>
            <w:noWrap/>
            <w:hideMark/>
          </w:tcPr>
          <w:p w14:paraId="2789CA89"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2027</w:t>
            </w:r>
          </w:p>
        </w:tc>
        <w:tc>
          <w:tcPr>
            <w:tcW w:w="824" w:type="pct"/>
            <w:noWrap/>
            <w:hideMark/>
          </w:tcPr>
          <w:p w14:paraId="6C2BA7A8"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16.87824</w:t>
            </w:r>
          </w:p>
        </w:tc>
        <w:tc>
          <w:tcPr>
            <w:tcW w:w="307" w:type="pct"/>
            <w:noWrap/>
            <w:hideMark/>
          </w:tcPr>
          <w:p w14:paraId="61CBD995"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0.991477</w:t>
            </w:r>
          </w:p>
        </w:tc>
        <w:tc>
          <w:tcPr>
            <w:tcW w:w="527" w:type="pct"/>
            <w:noWrap/>
            <w:hideMark/>
          </w:tcPr>
          <w:p w14:paraId="64670537"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18.61671</w:t>
            </w:r>
          </w:p>
        </w:tc>
        <w:tc>
          <w:tcPr>
            <w:tcW w:w="557" w:type="pct"/>
            <w:noWrap/>
            <w:hideMark/>
          </w:tcPr>
          <w:p w14:paraId="5F3FF1E2" w14:textId="77777777" w:rsidR="003F3CD1" w:rsidRPr="003F3CD1" w:rsidRDefault="003F3CD1" w:rsidP="003F3CD1">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w:t>
            </w:r>
          </w:p>
        </w:tc>
      </w:tr>
    </w:tbl>
    <w:p w14:paraId="61601806" w14:textId="77777777" w:rsidR="003F3CD1" w:rsidRPr="00D140B5" w:rsidRDefault="003F3CD1" w:rsidP="00D140B5"/>
    <w:p w14:paraId="730F9825" w14:textId="77777777" w:rsidR="00D140B5" w:rsidRPr="00D140B5" w:rsidRDefault="00D140B5" w:rsidP="000E5BD5">
      <w:pPr>
        <w:pStyle w:val="Heading2"/>
      </w:pPr>
      <w:r>
        <w:t>ViraQuant preserved overall virus ranking while exposing coverage quality</w:t>
      </w:r>
    </w:p>
    <w:p w14:paraId="384CB09D" w14:textId="77777777" w:rsidR="00D140B5" w:rsidRDefault="00D140B5" w:rsidP="00D140B5">
      <w:r>
        <w:t>At the virus level, ViraQuant remained strongly concordant with read-count-based summaries despite operating on a different quantitative scale. Across 336 matched virus-level observations per host/virus mapper combination, Spearman correlation between read-count and ViraQuant summaries ranged from 0.824 to 0.972 (Suppl Table 2). The highest concordance was observed for the BWA-MEM/BWA-MEM workflow, whereas the HISAT2/BWA-MEM and STAR/BWA-MEM combinations showed lower agreement, consistent with the greater opportunity for carryover-driven pileups under permissive host subtraction. In practice, these results support using mean_depth_ge_1 as a quantitative descriptor only when it is interpreted jointly with coverage breadth metrics such as frac_ge_1 or pass_k_90pct_ge_1.</w:t>
      </w:r>
    </w:p>
    <w:p w14:paraId="0EB9BFA3" w14:textId="5505A792" w:rsidR="001B1B0F" w:rsidRDefault="001B1B0F" w:rsidP="001B1B0F">
      <w:r>
        <w:rPr>
          <w:b/>
          <w:bCs/>
        </w:rPr>
        <w:t>Suppl Table 2</w:t>
      </w:r>
      <w:r>
        <w:t>: virus-level concordance between read-count and ViraQuant</w:t>
      </w:r>
    </w:p>
    <w:tbl>
      <w:tblPr>
        <w:tblStyle w:val="TableGrid"/>
        <w:tblW w:w="5000" w:type="pct"/>
        <w:tblLook w:val="04A0" w:firstRow="1" w:lastRow="0" w:firstColumn="1" w:lastColumn="0" w:noHBand="0" w:noVBand="1"/>
      </w:tblPr>
      <w:tblGrid>
        <w:gridCol w:w="1087"/>
        <w:gridCol w:w="1112"/>
        <w:gridCol w:w="1955"/>
        <w:gridCol w:w="1253"/>
        <w:gridCol w:w="1561"/>
        <w:gridCol w:w="1191"/>
        <w:gridCol w:w="1191"/>
      </w:tblGrid>
      <w:tr w:rsidR="001B1B0F" w:rsidRPr="001B1B0F" w14:paraId="4739DD91" w14:textId="77777777" w:rsidTr="001B1B0F">
        <w:trPr>
          <w:trHeight w:val="290"/>
        </w:trPr>
        <w:tc>
          <w:tcPr>
            <w:tcW w:w="581" w:type="pct"/>
            <w:noWrap/>
            <w:hideMark/>
          </w:tcPr>
          <w:p w14:paraId="37AFDCEC"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host_mapper</w:t>
            </w:r>
          </w:p>
        </w:tc>
        <w:tc>
          <w:tcPr>
            <w:tcW w:w="595" w:type="pct"/>
            <w:noWrap/>
            <w:hideMark/>
          </w:tcPr>
          <w:p w14:paraId="70BB0E84"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virus_mapper</w:t>
            </w:r>
          </w:p>
        </w:tc>
        <w:tc>
          <w:tcPr>
            <w:tcW w:w="1045" w:type="pct"/>
            <w:noWrap/>
            <w:hideMark/>
          </w:tcPr>
          <w:p w14:paraId="5328D46A"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selected_abundance_field</w:t>
            </w:r>
          </w:p>
        </w:tc>
        <w:tc>
          <w:tcPr>
            <w:tcW w:w="670" w:type="pct"/>
            <w:noWrap/>
            <w:hideMark/>
          </w:tcPr>
          <w:p w14:paraId="6069C71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spearman_total</w:t>
            </w:r>
          </w:p>
        </w:tc>
        <w:tc>
          <w:tcPr>
            <w:tcW w:w="835" w:type="pct"/>
            <w:noWrap/>
            <w:hideMark/>
          </w:tcPr>
          <w:p w14:paraId="55079C5D"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spearman_non_host</w:t>
            </w:r>
          </w:p>
        </w:tc>
        <w:tc>
          <w:tcPr>
            <w:tcW w:w="637" w:type="pct"/>
            <w:noWrap/>
            <w:hideMark/>
          </w:tcPr>
          <w:p w14:paraId="200681EA"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spearman_raw</w:t>
            </w:r>
          </w:p>
        </w:tc>
        <w:tc>
          <w:tcPr>
            <w:tcW w:w="637" w:type="pct"/>
            <w:noWrap/>
            <w:hideMark/>
          </w:tcPr>
          <w:p w14:paraId="34B2B79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matched_rows</w:t>
            </w:r>
          </w:p>
        </w:tc>
      </w:tr>
      <w:tr w:rsidR="001B1B0F" w:rsidRPr="001B1B0F" w14:paraId="7692FA6C" w14:textId="77777777" w:rsidTr="001B1B0F">
        <w:trPr>
          <w:trHeight w:val="290"/>
        </w:trPr>
        <w:tc>
          <w:tcPr>
            <w:tcW w:w="581" w:type="pct"/>
            <w:noWrap/>
            <w:hideMark/>
          </w:tcPr>
          <w:p w14:paraId="11F5E8FB"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595" w:type="pct"/>
            <w:noWrap/>
            <w:hideMark/>
          </w:tcPr>
          <w:p w14:paraId="21F7AED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1045" w:type="pct"/>
            <w:noWrap/>
            <w:hideMark/>
          </w:tcPr>
          <w:p w14:paraId="35FB36C9"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670" w:type="pct"/>
            <w:noWrap/>
            <w:hideMark/>
          </w:tcPr>
          <w:p w14:paraId="01719E3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0.882494</w:t>
            </w:r>
          </w:p>
        </w:tc>
        <w:tc>
          <w:tcPr>
            <w:tcW w:w="835" w:type="pct"/>
            <w:noWrap/>
            <w:hideMark/>
          </w:tcPr>
          <w:p w14:paraId="7ECEFAEB"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0.891477</w:t>
            </w:r>
          </w:p>
        </w:tc>
        <w:tc>
          <w:tcPr>
            <w:tcW w:w="637" w:type="pct"/>
            <w:noWrap/>
            <w:hideMark/>
          </w:tcPr>
          <w:p w14:paraId="657CF4E4"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0.911143</w:t>
            </w:r>
          </w:p>
        </w:tc>
        <w:tc>
          <w:tcPr>
            <w:tcW w:w="637" w:type="pct"/>
            <w:noWrap/>
            <w:hideMark/>
          </w:tcPr>
          <w:p w14:paraId="05CBCD6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336</w:t>
            </w:r>
          </w:p>
        </w:tc>
      </w:tr>
      <w:tr w:rsidR="001B1B0F" w:rsidRPr="001B1B0F" w14:paraId="2E173C97" w14:textId="77777777" w:rsidTr="001B1B0F">
        <w:trPr>
          <w:trHeight w:val="290"/>
        </w:trPr>
        <w:tc>
          <w:tcPr>
            <w:tcW w:w="581" w:type="pct"/>
            <w:noWrap/>
            <w:hideMark/>
          </w:tcPr>
          <w:p w14:paraId="7F9DE88F"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595" w:type="pct"/>
            <w:noWrap/>
            <w:hideMark/>
          </w:tcPr>
          <w:p w14:paraId="67EFA25E"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1045" w:type="pct"/>
            <w:noWrap/>
            <w:hideMark/>
          </w:tcPr>
          <w:p w14:paraId="6F34EA0E"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670" w:type="pct"/>
            <w:noWrap/>
            <w:hideMark/>
          </w:tcPr>
          <w:p w14:paraId="5C04093B"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0.884006</w:t>
            </w:r>
          </w:p>
        </w:tc>
        <w:tc>
          <w:tcPr>
            <w:tcW w:w="835" w:type="pct"/>
            <w:noWrap/>
            <w:hideMark/>
          </w:tcPr>
          <w:p w14:paraId="21E2F6E0"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0.905385</w:t>
            </w:r>
          </w:p>
        </w:tc>
        <w:tc>
          <w:tcPr>
            <w:tcW w:w="637" w:type="pct"/>
            <w:noWrap/>
            <w:hideMark/>
          </w:tcPr>
          <w:p w14:paraId="1B25AC12"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0.898425</w:t>
            </w:r>
          </w:p>
        </w:tc>
        <w:tc>
          <w:tcPr>
            <w:tcW w:w="637" w:type="pct"/>
            <w:noWrap/>
            <w:hideMark/>
          </w:tcPr>
          <w:p w14:paraId="0F46E6F7"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336</w:t>
            </w:r>
          </w:p>
        </w:tc>
      </w:tr>
      <w:tr w:rsidR="001B1B0F" w:rsidRPr="001B1B0F" w14:paraId="15C3C815" w14:textId="77777777" w:rsidTr="001B1B0F">
        <w:trPr>
          <w:trHeight w:val="290"/>
        </w:trPr>
        <w:tc>
          <w:tcPr>
            <w:tcW w:w="581" w:type="pct"/>
            <w:noWrap/>
            <w:hideMark/>
          </w:tcPr>
          <w:p w14:paraId="4C7C42CC"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595" w:type="pct"/>
            <w:noWrap/>
            <w:hideMark/>
          </w:tcPr>
          <w:p w14:paraId="561B730F"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bowtie2</w:t>
            </w:r>
          </w:p>
        </w:tc>
        <w:tc>
          <w:tcPr>
            <w:tcW w:w="1045" w:type="pct"/>
            <w:noWrap/>
            <w:hideMark/>
          </w:tcPr>
          <w:p w14:paraId="7619F650"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670" w:type="pct"/>
            <w:noWrap/>
            <w:hideMark/>
          </w:tcPr>
          <w:p w14:paraId="5D0B628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0.901406</w:t>
            </w:r>
          </w:p>
        </w:tc>
        <w:tc>
          <w:tcPr>
            <w:tcW w:w="835" w:type="pct"/>
            <w:noWrap/>
            <w:hideMark/>
          </w:tcPr>
          <w:p w14:paraId="18CFE4D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0.917259</w:t>
            </w:r>
          </w:p>
        </w:tc>
        <w:tc>
          <w:tcPr>
            <w:tcW w:w="637" w:type="pct"/>
            <w:noWrap/>
            <w:hideMark/>
          </w:tcPr>
          <w:p w14:paraId="7A8A88A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0.919146</w:t>
            </w:r>
          </w:p>
        </w:tc>
        <w:tc>
          <w:tcPr>
            <w:tcW w:w="637" w:type="pct"/>
            <w:noWrap/>
            <w:hideMark/>
          </w:tcPr>
          <w:p w14:paraId="2FA98799"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336</w:t>
            </w:r>
          </w:p>
        </w:tc>
      </w:tr>
      <w:tr w:rsidR="001B1B0F" w:rsidRPr="001B1B0F" w14:paraId="7481AA85" w14:textId="77777777" w:rsidTr="001B1B0F">
        <w:trPr>
          <w:trHeight w:val="290"/>
        </w:trPr>
        <w:tc>
          <w:tcPr>
            <w:tcW w:w="581" w:type="pct"/>
            <w:noWrap/>
            <w:hideMark/>
          </w:tcPr>
          <w:p w14:paraId="12DF9CC2"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595" w:type="pct"/>
            <w:noWrap/>
            <w:hideMark/>
          </w:tcPr>
          <w:p w14:paraId="278D6AC3"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1045" w:type="pct"/>
            <w:noWrap/>
            <w:hideMark/>
          </w:tcPr>
          <w:p w14:paraId="77457BBA"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670" w:type="pct"/>
            <w:noWrap/>
            <w:hideMark/>
          </w:tcPr>
          <w:p w14:paraId="3FA873F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0.971621</w:t>
            </w:r>
          </w:p>
        </w:tc>
        <w:tc>
          <w:tcPr>
            <w:tcW w:w="835" w:type="pct"/>
            <w:noWrap/>
            <w:hideMark/>
          </w:tcPr>
          <w:p w14:paraId="3C7501FA"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0.97243</w:t>
            </w:r>
          </w:p>
        </w:tc>
        <w:tc>
          <w:tcPr>
            <w:tcW w:w="637" w:type="pct"/>
            <w:noWrap/>
            <w:hideMark/>
          </w:tcPr>
          <w:p w14:paraId="6FD99F5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0.972971</w:t>
            </w:r>
          </w:p>
        </w:tc>
        <w:tc>
          <w:tcPr>
            <w:tcW w:w="637" w:type="pct"/>
            <w:noWrap/>
            <w:hideMark/>
          </w:tcPr>
          <w:p w14:paraId="0AC2F6C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336</w:t>
            </w:r>
          </w:p>
        </w:tc>
      </w:tr>
      <w:tr w:rsidR="001B1B0F" w:rsidRPr="001B1B0F" w14:paraId="1751EE17" w14:textId="77777777" w:rsidTr="001B1B0F">
        <w:trPr>
          <w:trHeight w:val="290"/>
        </w:trPr>
        <w:tc>
          <w:tcPr>
            <w:tcW w:w="581" w:type="pct"/>
            <w:noWrap/>
            <w:hideMark/>
          </w:tcPr>
          <w:p w14:paraId="2D77B10B"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595" w:type="pct"/>
            <w:noWrap/>
            <w:hideMark/>
          </w:tcPr>
          <w:p w14:paraId="63CFCF3B"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1045" w:type="pct"/>
            <w:noWrap/>
            <w:hideMark/>
          </w:tcPr>
          <w:p w14:paraId="364DFB47"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670" w:type="pct"/>
            <w:noWrap/>
            <w:hideMark/>
          </w:tcPr>
          <w:p w14:paraId="68AD9B65"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0.824279</w:t>
            </w:r>
          </w:p>
        </w:tc>
        <w:tc>
          <w:tcPr>
            <w:tcW w:w="835" w:type="pct"/>
            <w:noWrap/>
            <w:hideMark/>
          </w:tcPr>
          <w:p w14:paraId="672F7244"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0.833476</w:t>
            </w:r>
          </w:p>
        </w:tc>
        <w:tc>
          <w:tcPr>
            <w:tcW w:w="637" w:type="pct"/>
            <w:noWrap/>
            <w:hideMark/>
          </w:tcPr>
          <w:p w14:paraId="223F8F3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0.825371</w:t>
            </w:r>
          </w:p>
        </w:tc>
        <w:tc>
          <w:tcPr>
            <w:tcW w:w="637" w:type="pct"/>
            <w:noWrap/>
            <w:hideMark/>
          </w:tcPr>
          <w:p w14:paraId="7B661C20"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336</w:t>
            </w:r>
          </w:p>
        </w:tc>
      </w:tr>
      <w:tr w:rsidR="001B1B0F" w:rsidRPr="001B1B0F" w14:paraId="02497BF6" w14:textId="77777777" w:rsidTr="001B1B0F">
        <w:trPr>
          <w:trHeight w:val="290"/>
        </w:trPr>
        <w:tc>
          <w:tcPr>
            <w:tcW w:w="581" w:type="pct"/>
            <w:noWrap/>
            <w:hideMark/>
          </w:tcPr>
          <w:p w14:paraId="3D27A293"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595" w:type="pct"/>
            <w:noWrap/>
            <w:hideMark/>
          </w:tcPr>
          <w:p w14:paraId="3494C06A"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1045" w:type="pct"/>
            <w:noWrap/>
            <w:hideMark/>
          </w:tcPr>
          <w:p w14:paraId="49A66246" w14:textId="77777777" w:rsidR="001B1B0F" w:rsidRPr="001B1B0F" w:rsidRDefault="001B1B0F" w:rsidP="001B1B0F">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mean_depth_ge_1</w:t>
            </w:r>
          </w:p>
        </w:tc>
        <w:tc>
          <w:tcPr>
            <w:tcW w:w="670" w:type="pct"/>
            <w:noWrap/>
            <w:hideMark/>
          </w:tcPr>
          <w:p w14:paraId="0F14E103"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0.860396</w:t>
            </w:r>
          </w:p>
        </w:tc>
        <w:tc>
          <w:tcPr>
            <w:tcW w:w="835" w:type="pct"/>
            <w:noWrap/>
            <w:hideMark/>
          </w:tcPr>
          <w:p w14:paraId="2F08F1CE"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0.873176</w:t>
            </w:r>
          </w:p>
        </w:tc>
        <w:tc>
          <w:tcPr>
            <w:tcW w:w="637" w:type="pct"/>
            <w:noWrap/>
            <w:hideMark/>
          </w:tcPr>
          <w:p w14:paraId="05312AC8"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0.859511</w:t>
            </w:r>
          </w:p>
        </w:tc>
        <w:tc>
          <w:tcPr>
            <w:tcW w:w="637" w:type="pct"/>
            <w:noWrap/>
            <w:hideMark/>
          </w:tcPr>
          <w:p w14:paraId="4A42DDF2" w14:textId="77777777" w:rsidR="001B1B0F" w:rsidRPr="001B1B0F" w:rsidRDefault="001B1B0F" w:rsidP="001B1B0F">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336</w:t>
            </w:r>
          </w:p>
        </w:tc>
      </w:tr>
    </w:tbl>
    <w:p w14:paraId="6E0DF659" w14:textId="06F97A67" w:rsidR="001B1B0F" w:rsidRPr="00D140B5" w:rsidRDefault="001B1B0F" w:rsidP="00D140B5"/>
    <w:p w14:paraId="71204389" w14:textId="77777777" w:rsidR="00D140B5" w:rsidRPr="00D140B5" w:rsidRDefault="00D140B5" w:rsidP="000E5BD5">
      <w:pPr>
        <w:pStyle w:val="Heading2"/>
      </w:pPr>
      <w:r>
        <w:lastRenderedPageBreak/>
        <w:t>Host-expression structure was stable across host mappers</w:t>
      </w:r>
    </w:p>
    <w:p w14:paraId="7DCBCA10" w14:textId="77777777" w:rsidR="00D140B5" w:rsidRDefault="00D140B5" w:rsidP="00D140B5">
      <w:r>
        <w:t xml:space="preserve">Host-side quantification was much less sensitive to mapper choice than downstream viral carryover. Pairwise mapper concordance for count-pair matrices was high across the 42 analyzed libraries, with median sample-wise Spearman correlations of 0.986 between HISAT2 and STAR, </w:t>
      </w:r>
      <w:commentRangeStart w:id="200"/>
      <w:del w:id="1000" w:author="Claude" w:date="2026-06-10T00:00:00Z">
        <w:r>
          <w:delText>0.938</w:delText>
        </w:r>
      </w:del>
      <w:ins w:id="1001" w:author="Claude" w:date="2026-06-10T00:00:00Z">
        <w:r>
          <w:t>0.945</w:t>
        </w:r>
      </w:ins>
      <w:r>
        <w:t xml:space="preserve"> between BWA-MEM and HISAT2, and </w:t>
      </w:r>
      <w:del w:id="1002" w:author="Claude" w:date="2026-06-10T00:00:00Z">
        <w:r>
          <w:delText>0.934</w:delText>
        </w:r>
      </w:del>
      <w:ins w:id="1003" w:author="Claude" w:date="2026-06-10T00:00:00Z">
        <w:r>
          <w:t>0.941</w:t>
        </w:r>
      </w:ins>
      <w:commentRangeEnd w:id="200"/>
      <w:r>
        <w:rPr>
          <w:rStyle w:val="CommentReference"/>
        </w:rPr>
        <w:commentReference w:id="200"/>
      </w:r>
      <w:r>
        <w:t xml:space="preserve"> between BWA-MEM and STAR (Suppl Table 1). BWA-MEM yielded the largest median number of detected genes (28,909), whereas HISAT2 and STAR produced similar medians of about 26,100 genes. Despite those count differences, the overall host-expression topology was preserved across all three mappers: samples clustered primarily by library-preparation protocol, while Control, 1:1, and 10:1 libraries separated within protocols along the principal components (Suppl Figure 1).</w:t>
      </w:r>
    </w:p>
    <w:p w14:paraId="15C2C000" w14:textId="3508C156" w:rsidR="008648A3" w:rsidRPr="008648A3" w:rsidRDefault="008648A3" w:rsidP="008648A3">
      <w:r>
        <w:t>Suppl Table 1: summary of host-side mapping and quantification behavior by host mapper</w:t>
      </w:r>
    </w:p>
    <w:tbl>
      <w:tblPr>
        <w:tblStyle w:val="TableGrid"/>
        <w:tblW w:w="5000" w:type="pct"/>
        <w:tblLook w:val="04A0" w:firstRow="1" w:lastRow="0" w:firstColumn="1" w:lastColumn="0" w:noHBand="0" w:noVBand="1"/>
      </w:tblPr>
      <w:tblGrid>
        <w:gridCol w:w="905"/>
        <w:gridCol w:w="1871"/>
        <w:gridCol w:w="1494"/>
        <w:gridCol w:w="1397"/>
        <w:gridCol w:w="1083"/>
        <w:gridCol w:w="1355"/>
        <w:gridCol w:w="1245"/>
      </w:tblGrid>
      <w:tr w:rsidR="008648A3" w:rsidRPr="008648A3" w14:paraId="275992D1" w14:textId="77777777" w:rsidTr="008648A3">
        <w:trPr>
          <w:trHeight w:val="290"/>
        </w:trPr>
        <w:tc>
          <w:tcPr>
            <w:tcW w:w="468" w:type="pct"/>
            <w:noWrap/>
            <w:hideMark/>
          </w:tcPr>
          <w:p w14:paraId="64D2B0BC"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host_mapper</w:t>
            </w:r>
          </w:p>
        </w:tc>
        <w:tc>
          <w:tcPr>
            <w:tcW w:w="1020" w:type="pct"/>
            <w:noWrap/>
            <w:hideMark/>
          </w:tcPr>
          <w:p w14:paraId="01D30700"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median_host_assigned_fraction</w:t>
            </w:r>
          </w:p>
        </w:tc>
        <w:tc>
          <w:tcPr>
            <w:tcW w:w="805" w:type="pct"/>
            <w:noWrap/>
            <w:hideMark/>
          </w:tcPr>
          <w:p w14:paraId="17C0314B"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median_genes_detected</w:t>
            </w:r>
          </w:p>
        </w:tc>
        <w:tc>
          <w:tcPr>
            <w:tcW w:w="749" w:type="pct"/>
            <w:noWrap/>
            <w:hideMark/>
          </w:tcPr>
          <w:p w14:paraId="432FB6C2"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mean_genes_detected</w:t>
            </w:r>
          </w:p>
        </w:tc>
        <w:tc>
          <w:tcPr>
            <w:tcW w:w="570" w:type="pct"/>
            <w:noWrap/>
            <w:hideMark/>
          </w:tcPr>
          <w:p w14:paraId="1882F6E9"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HISAT2_vs_STAR</w:t>
            </w:r>
          </w:p>
        </w:tc>
        <w:tc>
          <w:tcPr>
            <w:tcW w:w="726" w:type="pct"/>
            <w:noWrap/>
            <w:hideMark/>
          </w:tcPr>
          <w:p w14:paraId="73471897"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bwa_mem_vs_HISAT2</w:t>
            </w:r>
          </w:p>
        </w:tc>
        <w:tc>
          <w:tcPr>
            <w:tcW w:w="663" w:type="pct"/>
            <w:noWrap/>
            <w:hideMark/>
          </w:tcPr>
          <w:p w14:paraId="098751CB"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bwa_mem_vs_STAR</w:t>
            </w:r>
          </w:p>
        </w:tc>
      </w:tr>
      <w:tr w:rsidR="008648A3" w:rsidRPr="008648A3" w14:paraId="45B85AAF" w14:textId="77777777" w:rsidTr="008648A3">
        <w:trPr>
          <w:trHeight w:val="290"/>
        </w:trPr>
        <w:tc>
          <w:tcPr>
            <w:tcW w:w="468" w:type="pct"/>
            <w:noWrap/>
            <w:hideMark/>
          </w:tcPr>
          <w:p w14:paraId="32622D00"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HISAT2</w:t>
            </w:r>
          </w:p>
        </w:tc>
        <w:tc>
          <w:tcPr>
            <w:tcW w:w="1020" w:type="pct"/>
            <w:noWrap/>
            <w:hideMark/>
          </w:tcPr>
          <w:p w14:paraId="7B652101"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0.893</w:t>
            </w:r>
          </w:p>
        </w:tc>
        <w:tc>
          <w:tcPr>
            <w:tcW w:w="805" w:type="pct"/>
            <w:noWrap/>
            <w:hideMark/>
          </w:tcPr>
          <w:p w14:paraId="71B0128E"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26162</w:t>
            </w:r>
          </w:p>
        </w:tc>
        <w:tc>
          <w:tcPr>
            <w:tcW w:w="749" w:type="pct"/>
            <w:noWrap/>
            <w:hideMark/>
          </w:tcPr>
          <w:p w14:paraId="0AC4C0B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25678</w:t>
            </w:r>
          </w:p>
        </w:tc>
        <w:tc>
          <w:tcPr>
            <w:tcW w:w="570" w:type="pct"/>
            <w:noWrap/>
            <w:hideMark/>
          </w:tcPr>
          <w:p w14:paraId="3921A19E"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0.986</w:t>
            </w:r>
          </w:p>
        </w:tc>
        <w:tc>
          <w:tcPr>
            <w:tcW w:w="726" w:type="pct"/>
            <w:noWrap/>
            <w:hideMark/>
          </w:tcPr>
          <w:p w14:paraId="5A41F74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del w:id="1010" w:author="Claude" w:date="2026-06-10T00:00:00Z">
              <w:r>
                <w:rPr>
                  <w:rFonts w:ascii="Aptos Narrow" w:eastAsia="Times New Roman" w:hAnsi="Aptos Narrow" w:cs="Times New Roman"/>
                  <w:color w:val="000000"/>
                  <w:kern w:val="0"/>
                  <w:sz w:val="22"/>
                  <w:szCs w:val="22"/>
                  <w14:ligatures w14:val="none"/>
                </w:rPr>
                <w:delText>0.938</w:delText>
              </w:r>
            </w:del>
            <w:ins w:id="1011" w:author="Claude" w:date="2026-06-10T00:00:00Z">
              <w:r>
                <w:rPr>
                  <w:rFonts w:ascii="Aptos Narrow" w:eastAsia="Times New Roman" w:hAnsi="Aptos Narrow" w:cs="Times New Roman"/>
                  <w:color w:val="000000"/>
                  <w:kern w:val="0"/>
                  <w:sz w:val="22"/>
                  <w:szCs w:val="22"/>
                  <w14:ligatures w14:val="none"/>
                </w:rPr>
                <w:t>0.945</w:t>
              </w:r>
            </w:ins>
          </w:p>
        </w:tc>
        <w:tc>
          <w:tcPr>
            <w:tcW w:w="663" w:type="pct"/>
            <w:noWrap/>
            <w:hideMark/>
          </w:tcPr>
          <w:p w14:paraId="2FB8203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del w:id="1016" w:author="Claude" w:date="2026-06-10T00:00:00Z">
              <w:r>
                <w:rPr>
                  <w:rFonts w:ascii="Aptos Narrow" w:eastAsia="Times New Roman" w:hAnsi="Aptos Narrow" w:cs="Times New Roman"/>
                  <w:color w:val="000000"/>
                  <w:kern w:val="0"/>
                  <w:sz w:val="22"/>
                  <w:szCs w:val="22"/>
                  <w14:ligatures w14:val="none"/>
                </w:rPr>
                <w:delText>0.934</w:delText>
              </w:r>
            </w:del>
            <w:ins w:id="1017" w:author="Claude" w:date="2026-06-10T00:00:00Z">
              <w:r>
                <w:rPr>
                  <w:rFonts w:ascii="Aptos Narrow" w:eastAsia="Times New Roman" w:hAnsi="Aptos Narrow" w:cs="Times New Roman"/>
                  <w:color w:val="000000"/>
                  <w:kern w:val="0"/>
                  <w:sz w:val="22"/>
                  <w:szCs w:val="22"/>
                  <w14:ligatures w14:val="none"/>
                </w:rPr>
                <w:t>0.941</w:t>
              </w:r>
            </w:ins>
          </w:p>
        </w:tc>
      </w:tr>
      <w:tr w:rsidR="008648A3" w:rsidRPr="008648A3" w14:paraId="2D41C8CC" w14:textId="77777777" w:rsidTr="008648A3">
        <w:trPr>
          <w:trHeight w:val="290"/>
        </w:trPr>
        <w:tc>
          <w:tcPr>
            <w:tcW w:w="468" w:type="pct"/>
            <w:noWrap/>
            <w:hideMark/>
          </w:tcPr>
          <w:p w14:paraId="4C7BC5B6"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STAR</w:t>
            </w:r>
          </w:p>
        </w:tc>
        <w:tc>
          <w:tcPr>
            <w:tcW w:w="1020" w:type="pct"/>
            <w:noWrap/>
            <w:hideMark/>
          </w:tcPr>
          <w:p w14:paraId="435CC4AA"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0.887</w:t>
            </w:r>
          </w:p>
        </w:tc>
        <w:tc>
          <w:tcPr>
            <w:tcW w:w="805" w:type="pct"/>
            <w:noWrap/>
            <w:hideMark/>
          </w:tcPr>
          <w:p w14:paraId="58F176A9"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26132</w:t>
            </w:r>
          </w:p>
        </w:tc>
        <w:tc>
          <w:tcPr>
            <w:tcW w:w="749" w:type="pct"/>
            <w:noWrap/>
            <w:hideMark/>
          </w:tcPr>
          <w:p w14:paraId="4262277B"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26092</w:t>
            </w:r>
          </w:p>
        </w:tc>
        <w:tc>
          <w:tcPr>
            <w:tcW w:w="570" w:type="pct"/>
            <w:noWrap/>
            <w:hideMark/>
          </w:tcPr>
          <w:p w14:paraId="4A917DB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0.986</w:t>
            </w:r>
          </w:p>
        </w:tc>
        <w:tc>
          <w:tcPr>
            <w:tcW w:w="726" w:type="pct"/>
            <w:noWrap/>
            <w:hideMark/>
          </w:tcPr>
          <w:p w14:paraId="4A909BC3"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del w:id="1012" w:author="Claude" w:date="2026-06-10T00:00:00Z">
              <w:r>
                <w:rPr>
                  <w:rFonts w:ascii="Aptos Narrow" w:eastAsia="Times New Roman" w:hAnsi="Aptos Narrow" w:cs="Times New Roman"/>
                  <w:color w:val="000000"/>
                  <w:kern w:val="0"/>
                  <w:sz w:val="22"/>
                  <w:szCs w:val="22"/>
                  <w14:ligatures w14:val="none"/>
                </w:rPr>
                <w:delText>0.938</w:delText>
              </w:r>
            </w:del>
            <w:ins w:id="1013" w:author="Claude" w:date="2026-06-10T00:00:00Z">
              <w:r>
                <w:rPr>
                  <w:rFonts w:ascii="Aptos Narrow" w:eastAsia="Times New Roman" w:hAnsi="Aptos Narrow" w:cs="Times New Roman"/>
                  <w:color w:val="000000"/>
                  <w:kern w:val="0"/>
                  <w:sz w:val="22"/>
                  <w:szCs w:val="22"/>
                  <w14:ligatures w14:val="none"/>
                </w:rPr>
                <w:t>0.945</w:t>
              </w:r>
            </w:ins>
          </w:p>
        </w:tc>
        <w:tc>
          <w:tcPr>
            <w:tcW w:w="663" w:type="pct"/>
            <w:noWrap/>
            <w:hideMark/>
          </w:tcPr>
          <w:p w14:paraId="28B47037"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del w:id="1018" w:author="Claude" w:date="2026-06-10T00:00:00Z">
              <w:r>
                <w:rPr>
                  <w:rFonts w:ascii="Aptos Narrow" w:eastAsia="Times New Roman" w:hAnsi="Aptos Narrow" w:cs="Times New Roman"/>
                  <w:color w:val="000000"/>
                  <w:kern w:val="0"/>
                  <w:sz w:val="22"/>
                  <w:szCs w:val="22"/>
                  <w14:ligatures w14:val="none"/>
                </w:rPr>
                <w:delText>0.934</w:delText>
              </w:r>
            </w:del>
            <w:ins w:id="1019" w:author="Claude" w:date="2026-06-10T00:00:00Z">
              <w:r>
                <w:rPr>
                  <w:rFonts w:ascii="Aptos Narrow" w:eastAsia="Times New Roman" w:hAnsi="Aptos Narrow" w:cs="Times New Roman"/>
                  <w:color w:val="000000"/>
                  <w:kern w:val="0"/>
                  <w:sz w:val="22"/>
                  <w:szCs w:val="22"/>
                  <w14:ligatures w14:val="none"/>
                </w:rPr>
                <w:t>0.941</w:t>
              </w:r>
            </w:ins>
          </w:p>
        </w:tc>
      </w:tr>
      <w:tr w:rsidR="008648A3" w:rsidRPr="008648A3" w14:paraId="7602B4E7" w14:textId="77777777" w:rsidTr="008648A3">
        <w:trPr>
          <w:trHeight w:val="290"/>
        </w:trPr>
        <w:tc>
          <w:tcPr>
            <w:tcW w:w="468" w:type="pct"/>
            <w:noWrap/>
            <w:hideMark/>
          </w:tcPr>
          <w:p w14:paraId="4FC0F347" w14:textId="77777777" w:rsidR="008648A3" w:rsidRPr="008648A3" w:rsidRDefault="008648A3" w:rsidP="008648A3">
            <w:pP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bwa_mem</w:t>
            </w:r>
          </w:p>
        </w:tc>
        <w:tc>
          <w:tcPr>
            <w:tcW w:w="1020" w:type="pct"/>
            <w:noWrap/>
            <w:hideMark/>
          </w:tcPr>
          <w:p w14:paraId="3841DB5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0.995</w:t>
            </w:r>
          </w:p>
        </w:tc>
        <w:tc>
          <w:tcPr>
            <w:tcW w:w="805" w:type="pct"/>
            <w:noWrap/>
            <w:hideMark/>
          </w:tcPr>
          <w:p w14:paraId="51884556"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28909</w:t>
            </w:r>
          </w:p>
        </w:tc>
        <w:tc>
          <w:tcPr>
            <w:tcW w:w="749" w:type="pct"/>
            <w:noWrap/>
            <w:hideMark/>
          </w:tcPr>
          <w:p w14:paraId="73D8DEF0"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28585</w:t>
            </w:r>
          </w:p>
        </w:tc>
        <w:tc>
          <w:tcPr>
            <w:tcW w:w="570" w:type="pct"/>
            <w:noWrap/>
            <w:hideMark/>
          </w:tcPr>
          <w:p w14:paraId="61ED9033"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commentRangeStart w:id="58"/>
            <w:r>
              <w:rPr>
                <w:rFonts w:ascii="Aptos Narrow" w:eastAsia="Times New Roman" w:hAnsi="Aptos Narrow" w:cs="Times New Roman"/>
                <w:color w:val="000000"/>
                <w:kern w:val="0"/>
                <w:sz w:val="22"/>
                <w:szCs w:val="22"/>
                <w14:ligatures w14:val="none"/>
              </w:rPr>
              <w:t>0.986</w:t>
            </w:r>
          </w:p>
        </w:tc>
        <w:tc>
          <w:tcPr>
            <w:tcW w:w="726" w:type="pct"/>
            <w:noWrap/>
            <w:hideMark/>
          </w:tcPr>
          <w:p w14:paraId="71C1EDD5"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del w:id="1014" w:author="Claude" w:date="2026-06-10T00:00:00Z">
              <w:r>
                <w:rPr>
                  <w:rFonts w:ascii="Aptos Narrow" w:eastAsia="Times New Roman" w:hAnsi="Aptos Narrow" w:cs="Times New Roman"/>
                  <w:color w:val="000000"/>
                  <w:kern w:val="0"/>
                  <w:sz w:val="22"/>
                  <w:szCs w:val="22"/>
                  <w14:ligatures w14:val="none"/>
                </w:rPr>
                <w:delText>0.938</w:delText>
              </w:r>
            </w:del>
            <w:ins w:id="1015" w:author="Claude" w:date="2026-06-10T00:00:00Z">
              <w:r>
                <w:rPr>
                  <w:rFonts w:ascii="Aptos Narrow" w:eastAsia="Times New Roman" w:hAnsi="Aptos Narrow" w:cs="Times New Roman"/>
                  <w:color w:val="000000"/>
                  <w:kern w:val="0"/>
                  <w:sz w:val="22"/>
                  <w:szCs w:val="22"/>
                  <w14:ligatures w14:val="none"/>
                </w:rPr>
                <w:t>0.945</w:t>
              </w:r>
            </w:ins>
          </w:p>
        </w:tc>
        <w:tc>
          <w:tcPr>
            <w:tcW w:w="663" w:type="pct"/>
            <w:noWrap/>
            <w:hideMark/>
          </w:tcPr>
          <w:p w14:paraId="37CE0781" w14:textId="77777777" w:rsidR="008648A3" w:rsidRPr="008648A3" w:rsidRDefault="008648A3" w:rsidP="008648A3">
            <w:pPr>
              <w:jc w:val="right"/>
              <w:rPr>
                <w:rFonts w:ascii="Aptos Narrow" w:eastAsia="Times New Roman" w:hAnsi="Aptos Narrow" w:cs="Times New Roman"/>
                <w:color w:val="000000"/>
                <w:kern w:val="0"/>
                <w:sz w:val="22"/>
                <w:szCs w:val="22"/>
                <w14:ligatures w14:val="none"/>
              </w:rPr>
            </w:pPr>
            <w:del w:id="1020" w:author="Claude" w:date="2026-06-10T00:00:00Z">
              <w:r>
                <w:rPr>
                  <w:rFonts w:ascii="Aptos Narrow" w:eastAsia="Times New Roman" w:hAnsi="Aptos Narrow" w:cs="Times New Roman"/>
                  <w:color w:val="000000"/>
                  <w:kern w:val="0"/>
                  <w:sz w:val="22"/>
                  <w:szCs w:val="22"/>
                  <w14:ligatures w14:val="none"/>
                </w:rPr>
                <w:delText>0.934</w:delText>
              </w:r>
            </w:del>
            <w:ins w:id="1021" w:author="Claude" w:date="2026-06-10T00:00:00Z">
              <w:r>
                <w:rPr>
                  <w:rFonts w:ascii="Aptos Narrow" w:eastAsia="Times New Roman" w:hAnsi="Aptos Narrow" w:cs="Times New Roman"/>
                  <w:color w:val="000000"/>
                  <w:kern w:val="0"/>
                  <w:sz w:val="22"/>
                  <w:szCs w:val="22"/>
                  <w14:ligatures w14:val="none"/>
                </w:rPr>
                <w:t>0.941</w:t>
              </w:r>
            </w:ins>
            <w:commentRangeEnd w:id="58"/>
            <w:r>
              <w:rPr>
                <w:rStyle w:val="CommentReference"/>
                <w:rFonts w:ascii="Aptos Narrow" w:eastAsia="Times New Roman" w:hAnsi="Aptos Narrow" w:cs="Times New Roman"/>
                <w:color w:val="000000"/>
                <w:kern w:val="0"/>
                <w:sz w:val="22"/>
                <w:szCs w:val="22"/>
                <w14:ligatures w14:val="none"/>
              </w:rPr>
              <w:commentReference w:id="58"/>
            </w:r>
            <w:commentRangeStart w:id="201"/>
            <w:commentRangeEnd w:id="201"/>
            <w:r>
              <w:rPr>
                <w:rStyle w:val="CommentReference"/>
              </w:rPr>
              <w:commentReference w:id="201"/>
            </w:r>
          </w:p>
        </w:tc>
      </w:tr>
    </w:tbl>
    <w:p w14:paraId="0C07AEFE" w14:textId="6B4C6A2F" w:rsidR="008648A3" w:rsidRDefault="008648A3" w:rsidP="00D140B5"/>
    <w:p w14:paraId="7EDB3D8C" w14:textId="1023788A" w:rsidR="008648A3" w:rsidRDefault="008648A3" w:rsidP="00D140B5">
      <w:r>
        <w:rPr>
          <w:noProof/>
        </w:rPr>
        <w:drawing>
          <wp:inline distT="0" distB="0" distL="0" distR="0" wp14:anchorId="3BD3EDEC" wp14:editId="119FD506">
            <wp:extent cx="5943600" cy="2896870"/>
            <wp:effectExtent l="0" t="0" r="0" b="0"/>
            <wp:docPr id="1696773925" name="Picture 1" descr="Chart, scatter 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3925" name="Picture 1" descr="Chart, scatter chart  AI-generated content may be incorrect."/>
                    <pic:cNvPicPr/>
                  </pic:nvPicPr>
                  <pic:blipFill>
                    <a:blip r:embed="rId17"/>
                    <a:stretch>
                      <a:fillRect/>
                    </a:stretch>
                  </pic:blipFill>
                  <pic:spPr>
                    <a:xfrm>
                      <a:off x="0" y="0"/>
                      <a:ext cx="5943600" cy="2896870"/>
                    </a:xfrm>
                    <a:prstGeom prst="rect">
                      <a:avLst/>
                    </a:prstGeom>
                  </pic:spPr>
                </pic:pic>
              </a:graphicData>
            </a:graphic>
          </wp:inline>
        </w:drawing>
      </w:r>
    </w:p>
    <w:p w14:paraId="5C83AA08" w14:textId="4164A3A4" w:rsidR="008648A3" w:rsidRPr="00D140B5" w:rsidRDefault="008648A3" w:rsidP="00D140B5">
      <w:r>
        <w:rPr>
          <w:b/>
          <w:bCs/>
        </w:rPr>
        <w:t>Suppl Figure 1</w:t>
      </w:r>
      <w:r>
        <w:t>: Host−expression sample structure is preserved across host mappers</w:t>
      </w:r>
    </w:p>
    <w:p w14:paraId="0E13CC37" w14:textId="0BA6C0CD" w:rsidR="00D140B5" w:rsidRPr="00D140B5" w:rsidRDefault="00D140B5" w:rsidP="000E5BD5">
      <w:pPr>
        <w:pStyle w:val="Heading2"/>
      </w:pPr>
      <w:r>
        <w:t>Recommended configuration from the evaluation</w:t>
      </w:r>
    </w:p>
    <w:p w14:paraId="288E0BF6" w14:textId="35A21F42" w:rsidR="00D140B5" w:rsidRPr="00D140B5" w:rsidRDefault="00D140B5" w:rsidP="00D140B5">
      <w:r>
        <w:lastRenderedPageBreak/>
        <w:t>Taken together, the evaluation supported a split configuration rather than a single universal mapper. For viral inference, the most conservative workflow combined BWA-MEM host subtraction with targeted viral alignment by BWA-MEM or Bowtie2, followed by ViraQuant review using mean_depth_ge_1 together with breadth-style presence filters. For host-transcriptome-focused analyses, splice-aware mappers remained appropriate because host-expression structure was highly consistent across mappers and HISAT2/STAR agreed most closely with one another. AdVentSeq also produces downstream-ready outputs for host-response, variant-calling, and phylogenetic follow-up, but those analyses were outside the scope of the present evaluation and are therefore not interpreted further here.</w:t>
      </w:r>
    </w:p>
    <w:p w14:paraId="6C6D95C3" w14:textId="77777777" w:rsidR="00D140B5" w:rsidRPr="00D140B5" w:rsidRDefault="00D140B5" w:rsidP="000E5BD5">
      <w:pPr>
        <w:pStyle w:val="Heading1"/>
      </w:pPr>
      <w:commentRangeStart w:id="59"/>
      <w:r>
        <w:t>Discussion</w:t>
      </w:r>
      <w:commentRangeEnd w:id="59"/>
      <w:r>
        <w:rPr>
          <w:rStyle w:val="CommentReference"/>
          <w:sz w:val="28"/>
          <w:szCs w:val="28"/>
        </w:rPr>
        <w:commentReference w:id="59"/>
      </w:r>
    </w:p>
    <w:p w14:paraId="16F0E29F" w14:textId="2F0A9D9E" w:rsidR="00E06372" w:rsidRPr="00E06372" w:rsidRDefault="00E06372" w:rsidP="00E06372">
      <w:r>
        <w:t>Infected-host RNA-seq is an appealing substrate for virus analysis because it can, in principle, support several objectives at once: detection of viral sequences, estimation of viral abundance, characterization of host transcriptional responses, and assessment of viral sequence variation</w:t>
        <w:fldChar w:fldCharType="begin">
          <w:fldData xml:space="preserve">PEVuZE5vdGU+PENpdGU+PEF1dGhvcj5BYnUgTWF6ZW48L0F1dGhvcj48WWVhcj4yMDI0PC9ZZWFy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</w:fldData>
        </w:fldChar>
        <w:instrText xml:space="preserve"> ADDIN EN.CITE </w:instrText>
        <w:fldChar w:fldCharType="begin">
          <w:fldData xml:space="preserve">PEVuZE5vdGU+PENpdGU+PEF1dGhvcj5BYnUgTWF6ZW48L0F1dGhvcj48WWVhcj4yMDI0PC9ZZWFy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</w:fldData>
        </w:fldChar>
        <w:instrText xml:space="preserve"> ADDIN EN.CITE.DATA </w:instrText>
        <w:fldChar w:fldCharType="end"/>
        <w:fldChar w:fldCharType="separate"/>
      </w:r>
      <w:r>
        <w:rPr>
          <w:noProof/>
          <w:vertAlign w:val="superscript"/>
        </w:rPr>
        <w:t>15</w:t>
      </w:r>
      <w:r>
        <w:fldChar w:fldCharType="end"/>
        <w:t xml:space="preserve">. In practice, however, these objectives place different demands on the computational workflow, and our results show that methods that appear favorable for one task are not necessarily optimal for another. The central finding of this study is that viral quantification in infected-host RNA-seq is especially vulnerable to coverage artifacts and alignment ambiguity, and that reliable interpretation therefore requires a coverage-aware strategy rather than naïve counting of mapped reads alone. </w:t>
      </w:r>
    </w:p>
    <w:p w14:paraId="3232A2D0" w14:textId="28312A90" w:rsidR="00E06372" w:rsidRPr="00E06372" w:rsidRDefault="00E06372" w:rsidP="00E06372">
      <w:r>
        <w:t>A major reason naïve quantification fails is that viral reads are often distributed unevenly across reference genomes. Uneven coverage can arise from several sources simultaneously. First, some viral regions share local similarity with host-derived sequences, including repetitive elements and other duplicated or compositionally biased regions, which can cause ambiguous placement of reads during host subtraction or viral alignment</w:t>
        <w:fldChar w:fldCharType="begin"/>
        <w:instrText xml:space="preserve"> ADDIN EN.CITE &lt;EndNote&gt;&lt;Cite&gt;&lt;Author&gt;Deschamps-Francoeur&lt;/Author&gt;&lt;Year&gt;2020&lt;/Year&gt;&lt;RecNum&gt;26&lt;/RecNum&gt;&lt;DisplayText&gt;&lt;style face="superscript"&gt;16&lt;/style&gt;&lt;/DisplayText&gt;&lt;record&gt;&lt;rec-number&gt;26&lt;/rec-number&gt;&lt;foreign-keys&gt;&lt;key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fldChar w:fldCharType="separate"/>
      </w:r>
      <w:r>
        <w:rPr>
          <w:noProof/>
          <w:vertAlign w:val="superscript"/>
        </w:rPr>
        <w:t>16</w:t>
      </w:r>
      <w:r>
        <w:fldChar w:fldCharType="end"/>
        <w:t>. Second, low-complexity and homopolymer-rich regions can attract spurious alignments because a read may match multiple loci with similarly weak specificity</w:t>
        <w:fldChar w:fldCharType="begin"/>
        <w:instrText xml:space="preserve"> ADDIN EN.CITE &lt;EndNote&gt;&lt;Cite&gt;&lt;Author&gt;Frith&lt;/Author&gt;&lt;Year&gt;2011&lt;/Year&gt;&lt;RecNum&gt;27&lt;/RecNum&gt;&lt;DisplayText&gt;&lt;style face="superscript"&gt;17&lt;/style&gt;&lt;/DisplayText&gt;&lt;record&gt;&lt;rec-number&gt;27&lt;/rec-number&gt;&lt;foreign-keys&gt;&lt;key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fldChar w:fldCharType="separate"/>
      </w:r>
      <w:r>
        <w:rPr>
          <w:noProof/>
          <w:vertAlign w:val="superscript"/>
        </w:rPr>
        <w:t>17</w:t>
      </w:r>
      <w:r>
        <w:fldChar w:fldCharType="end"/>
        <w:t>. Third, the structure of RNA-seq libraries themselves can introduce nonuniform representation through priming bias, fragmentation bias, amplification bias, RNA degradation, and positional effects</w:t>
        <w:fldChar w:fldCharType="begin">
          <w:fldData xml:space="preserve">PEVuZE5vdGU+PENpdGU+PEF1dGhvcj5IYW5zZW48L0F1dGhvcj48WWVhcj4yMDEwPC9ZZWFyPjxS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</w:fldData>
        </w:fldChar>
        <w:instrText xml:space="preserve"> ADDIN EN.CITE </w:instrText>
        <w:fldChar w:fldCharType="begin">
          <w:fldData xml:space="preserve">PEVuZE5vdGU+PENpdGU+PEF1dGhvcj5IYW5zZW48L0F1dGhvcj48WWVhcj4yMDEwPC9ZZWFyPjxS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</w:fldData>
        </w:fldChar>
        <w:instrText xml:space="preserve"> ADDIN EN.CITE.DATA </w:instrText>
        <w:fldChar w:fldCharType="end"/>
        <w:fldChar w:fldCharType="separate"/>
      </w:r>
      <w:r>
        <w:rPr>
          <w:noProof/>
          <w:vertAlign w:val="superscript"/>
        </w:rPr>
        <w:t>18-20</w:t>
      </w:r>
      <w:r>
        <w:fldChar w:fldCharType="end"/>
        <w:t xml:space="preserve">. In infected-host datasets, these issues are magnified because viral reads are typically sparse relative to host reads. As a result, a small cluster of ambiguously aligned reads in one short viral interval can create the appearance of a positive signal even when broader genome support is absent. Under those conditions, total mapped read count becomes a misleading summary, because it gives disproportionate weight to localized pileups that may reflect alignment artifacts rather than true viral abundance. </w:t>
      </w:r>
    </w:p>
    <w:p w14:paraId="5B9CD01D" w14:textId="77777777" w:rsidR="00E06372" w:rsidRPr="00E06372" w:rsidRDefault="00E06372" w:rsidP="00E06372">
      <w:r>
        <w:t xml:space="preserve">This is precisely why breadth-aware and depth-distribution-aware quantification is important. A robust viral signal should generally be supported across a meaningful fraction </w:t>
        <w:lastRenderedPageBreak/>
        <w:t xml:space="preserve">of the viral reference rather than collapsing onto one narrow region. Measures such as the fraction of positions with nonzero depth, the mean depth among covered positions, and coverage quantiles provide a more informative description of evidence than raw read totals. These metrics do not eliminate ambiguity entirely, but they reduce the risk of over-interpreting isolated high-depth artifacts. In this respect, ViraQuant is less a replacement for read counting than a correction to the assumption that all mapped reads contribute equally to biological interpretation. Our results suggest that once uneven coverage is acknowledged explicitly, apparent differences in viral support can be re-evaluated more realistically. </w:t>
      </w:r>
    </w:p>
    <w:p w14:paraId="29E8DE79" w14:textId="7C24C64D" w:rsidR="00E06372" w:rsidRPr="00E06372" w:rsidRDefault="00E06372" w:rsidP="00E06372">
      <w:r>
        <w:t>The evaluation results also support an important practical conclusion: splitting analytical objectives across tools is rational rather than inconsistent. In many workflows there is an implicit desire to identify a single “best” mapper, but infected-host RNA-seq does not present a single optimization problem. Host transcriptomic profiling benefits from splice-aware alignment and mature gene-quantification support, which make tools such as STAR or HISAT2 well suited for host-side analysis</w:t>
        <w:fldChar w:fldCharType="begin">
          <w:fldData xml:space="preserve">PEVuZE5vdGU+PENpdGU+PEF1dGhvcj5MYW5nbWVhZDwvQXV0aG9yPjxZZWFyPjIwMTI8L1llYXI+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</w:fldData>
        </w:fldChar>
        <w:instrText xml:space="preserve"> ADDIN EN.CITE </w:instrText>
        <w:fldChar w:fldCharType="begin">
          <w:fldData xml:space="preserve">PEVuZE5vdGU+PENpdGU+PEF1dGhvcj5MYW5nbWVhZDwvQXV0aG9yPjxZZWFyPjIwMTI8L1llYXI+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</w:fldData>
        </w:fldChar>
        <w:instrText xml:space="preserve"> ADDIN EN.CITE.DATA </w:instrText>
        <w:fldChar w:fldCharType="end"/>
        <w:fldChar w:fldCharType="separate"/>
      </w:r>
      <w:r>
        <w:rPr>
          <w:noProof/>
          <w:vertAlign w:val="superscript"/>
        </w:rPr>
        <w:t>21,22</w:t>
      </w:r>
      <w:r>
        <w:fldChar w:fldCharType="end"/>
        <w:t>. At the same time, repeated-sequence contexts can induce erroneous splice-aware alignments, underscoring the value of more conservative alignment strategies for some downstream tasks</w:t>
        <w:fldChar w:fldCharType="begin">
          <w:fldData xml:space="preserve">PEVuZE5vdGU+PENpdGU+PEF1dGhvcj5TaGluZGVyPC9BdXRob3I+PFllYXI+MjAyMzwvWWVhcj48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==
</w:fldData>
        </w:fldChar>
        <w:instrText xml:space="preserve"> ADDIN EN.CITE </w:instrText>
        <w:fldChar w:fldCharType="begin">
          <w:fldData xml:space="preserve">PEVuZE5vdGU+PENpdGU+PEF1dGhvcj5TaGluZGVyPC9BdXRob3I+PFllYXI+MjAyMzwvWWVhcj48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==
</w:fldData>
        </w:fldChar>
        <w:instrText xml:space="preserve"> ADDIN EN.CITE.DATA </w:instrText>
        <w:fldChar w:fldCharType="end"/>
        <w:fldChar w:fldCharType="separate"/>
      </w:r>
      <w:r>
        <w:rPr>
          <w:noProof/>
          <w:vertAlign w:val="superscript"/>
        </w:rPr>
        <w:t>23</w:t>
      </w:r>
      <w:r>
        <w:fldChar w:fldCharType="end"/>
        <w:t xml:space="preserve">. Our results indicate that BWA-MEM is advantageous in this context because it can be used more </w:t>
      </w:r>
      <w:commentRangeStart w:id="60"/>
      <w:del w:id="1060" w:author="Claude" w:date="2026-06-10T00:00:00Z">
        <w:r>
          <w:delText xml:space="preserve">conservatively </w:delText>
        </w:r>
      </w:del>
      <w:ins w:id="1061" w:author="Claude" w:date="2026-06-10T00:00:00Z">
        <w:r>
          <w:t xml:space="preserve">aggressively for host subtraction, leaving fewer ambiguous reads available for viral realignment </w:t>
        </w:r>
      </w:ins>
      <w:commentRangeEnd w:id="60"/>
      <w:r>
        <w:rPr>
          <w:rStyle w:val="CommentReference"/>
          <w:sz w:val="24"/>
          <w:szCs w:val="24"/>
        </w:rPr>
        <w:commentReference w:id="60"/>
      </w:r>
      <w:commentRangeStart w:id="206"/>
      <w:commentRangeEnd w:id="206"/>
      <w:r>
        <w:rPr>
          <w:rStyle w:val="CommentReference"/>
        </w:rPr>
        <w:commentReference w:id="206"/>
      </w:r>
      <w:ins w:id="1181" w:author="Claude" w:date="2026-06-10T00:00:00Z">
        <w:r>
          <w:t xml:space="preserve">and </w:t>
        </w:r>
      </w:ins>
      <w:del w:id="1062" w:author="Claude" w:date="2026-06-10T00:00:00Z">
        <w:r>
          <w:delText xml:space="preserve">for host subtraction and viral realignment, </w:delText>
        </w:r>
      </w:del>
      <w:r>
        <w:t xml:space="preserve">reducing some of the misleading signal retained by more permissive strategies. This division of labor is methodologically justified: one tool need not be forced to perform optimally for every downstream objective when the objectives themselves differ in what they reward. Using STAR for host transcriptomics and BWA-MEM for subtraction and viral quantification is therefore not a compromise, but a recognition that integrated host–virus analysis is inherently multi-objective. </w:t>
      </w:r>
    </w:p>
    <w:p w14:paraId="65AB9E0C" w14:textId="65A0D3DB" w:rsidR="00E06372" w:rsidRPr="00E06372" w:rsidRDefault="00E06372" w:rsidP="00E06372">
      <w:r>
        <w:t>These findings also have implications for how users should think about “discovery mode” versus “panel mode” workflows. Discovery-mode analysis aims to cast a wide net across diverse viral space, often using broad reference databases or metagenomic classifiers. The advantage is obvious: unexpected or divergent viral signals may be captured. The drawback is that noise increases substantially as database breadth expands. Tools such as Kraken2 are highly useful for rapid taxonomic screening</w:t>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instrText xml:space="preserve"> ADDIN EN.CITE </w:instrText>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instrText xml:space="preserve"> ADDIN EN.CITE.DATA </w:instrText>
        <w:fldChar w:fldCharType="end"/>
        <w:fldChar w:fldCharType="separate"/>
      </w:r>
      <w:r>
        <w:rPr>
          <w:noProof/>
          <w:vertAlign w:val="superscript"/>
        </w:rPr>
        <w:t>24</w:t>
      </w:r>
      <w:r>
        <w:fldChar w:fldCharType="end"/>
        <w:t>, but realistic expectations are essential. In complex infected-host RNA-seq data, broad k-mer-based classification can surface numerous low-level candidate taxa arising from shared sequence content, contamination, endogenous viral elements, or simple compositional matches</w:t>
        <w:fldChar w:fldCharType="begin">
          <w:fldData xml:space="preserve">PEVuZE5vdGU+PENpdGU+PEF1dGhvcj5KdXJhc3o8L0F1dGhvcj48WWVhcj4yMDIxPC9ZZWFyPjxS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ZXN0LjwvY3VzdG9tMT48Y3VzdG9tMj5QTUM4NTY0Mzk2PC9jdXN0b20yPjxlbGVjdHJvbmljLXJl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=
</w:fldData>
        </w:fldChar>
        <w:instrText xml:space="preserve"> ADDIN EN.CITE </w:instrText>
        <w:fldChar w:fldCharType="begin">
          <w:fldData xml:space="preserve">PEVuZE5vdGU+PENpdGU+PEF1dGhvcj5KdXJhc3o8L0F1dGhvcj48WWVhcj4yMDIxPC9ZZWFyPjxS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=
</w:fldData>
        </w:fldChar>
        <w:instrText xml:space="preserve"> ADDIN EN.CITE.DATA </w:instrText>
        <w:fldChar w:fldCharType="end"/>
        <w:fldChar w:fldCharType="separate"/>
      </w:r>
      <w:r>
        <w:rPr>
          <w:noProof/>
          <w:vertAlign w:val="superscript"/>
        </w:rPr>
        <w:t>25,26</w:t>
      </w:r>
      <w:r>
        <w:fldChar w:fldCharType="end"/>
        <w:t xml:space="preserve">. Such tools are valuable for triage and prioritization, but they should not be treated as definitive evidence of infection without secondary validation. Panel-mode workflows, by contrast, use curated and narrower references tailored to the experimental context. They trade breadth for interpretability and are typically better suited for quantification once plausible candidate </w:t>
        <w:lastRenderedPageBreak/>
        <w:t xml:space="preserve">viruses are known. Our results support a staged strategy in which discovery-mode screening is followed by panel-mode confirmation and coverage-aware quantification. In other words, broad classification is best viewed as hypothesis generation, whereas quantitative interpretation should rely on more constrained references and explicit coverage reviews. </w:t>
      </w:r>
    </w:p>
    <w:p w14:paraId="03DB2740" w14:textId="7F9FDD80" w:rsidR="00E06372" w:rsidRPr="00E06372" w:rsidRDefault="00E06372" w:rsidP="00E06372">
      <w:r>
        <w:t>The current study has several limitations. First, the evaluation dataset is a controlled spike-in design, which is valuable for evaluation because expected viral composition is known, but it does not capture the full biological and technical variability of naturally infected or manufacturing-relevant samples. Real-world specimens may contain more heterogeneous host backgrounds, broader dynamic ranges of viral burden, mixed infections, degraded RNA, and unanticipated contaminants. Second, the virus set tested here is limited in diversity. Performance observed on the evaluated panel may not generalize uniformly across all genome types, segment architectures, transcript structures, or sequence-complexity profiles. Third, the workflow remains dependent on reference completeness and curation. Any alignment-based or classification-based framework can miss viruses that are too divergent from the available references, and even known viruses may be underrepresented if references are incomplete, misannotated, or taxonomically redundant</w:t>
        <w:fldChar w:fldCharType="begin">
          <w:fldData xml:space="preserve">PEVuZE5vdGU+PENpdGU+PEF1dGhvcj5EZW5nPC9BdXRob3I+PFllYXI+MjAxNTwvWWVhcj48UmVj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</w:fldData>
        </w:fldChar>
        <w:instrText xml:space="preserve"> ADDIN EN.CITE </w:instrText>
        <w:fldChar w:fldCharType="begin">
          <w:fldData xml:space="preserve">PEVuZE5vdGU+PENpdGU+PEF1dGhvcj5EZW5nPC9BdXRob3I+PFllYXI+MjAxNTwvWWVhcj48UmVj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</w:fldData>
        </w:fldChar>
        <w:instrText xml:space="preserve"> ADDIN EN.CITE.DATA </w:instrText>
        <w:fldChar w:fldCharType="end"/>
        <w:fldChar w:fldCharType="separate"/>
      </w:r>
      <w:r>
        <w:rPr>
          <w:noProof/>
          <w:vertAlign w:val="superscript"/>
        </w:rPr>
        <w:t>27</w:t>
      </w:r>
      <w:r>
        <w:fldChar w:fldCharType="end"/>
        <w:t>. Fourth, while AdVentSeq includes support for post-infection viral mutation analysis, mutation calling sensitivity is inherently constrained by sequencing depth, local error profiles, amplification bias, and mapping ambiguity. Low-frequency variant detection is particularly vulnerable to false positives when depth is shallow or concentrated in problematic regions, and any conclusions about viral evolution must therefore be interpreted in the context of site-level coverage and platform-specific error characteristics</w:t>
        <w:fldChar w:fldCharType="begin">
          <w:fldData xml:space="preserve">PEVuZE5vdGU+PENpdGU+PEF1dGhvcj5YaWFuZzwvQXV0aG9yPjxZZWFyPjIwMjM8L1llYXI+PFJl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</w:fldData>
        </w:fldChar>
        <w:instrText xml:space="preserve"> ADDIN EN.CITE </w:instrText>
        <w:fldChar w:fldCharType="begin">
          <w:fldData xml:space="preserve">PEVuZE5vdGU+PENpdGU+PEF1dGhvcj5YaWFuZzwvQXV0aG9yPjxZZWFyPjIwMjM8L1llYXI+PFJl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</w:fldData>
        </w:fldChar>
        <w:instrText xml:space="preserve"> ADDIN EN.CITE.DATA </w:instrText>
        <w:fldChar w:fldCharType="end"/>
        <w:fldChar w:fldCharType="separate"/>
      </w:r>
      <w:r>
        <w:rPr>
          <w:noProof/>
          <w:vertAlign w:val="superscript"/>
        </w:rPr>
        <w:t>28,29</w:t>
      </w:r>
      <w:r>
        <w:fldChar w:fldCharType="end"/>
        <w:t xml:space="preserve">. </w:t>
      </w:r>
    </w:p>
    <w:p w14:paraId="097D8384" w14:textId="2B2A4EB7" w:rsidR="00E06372" w:rsidRPr="00E06372" w:rsidRDefault="00E06372" w:rsidP="00E06372">
      <w:r>
        <w:t>These limitations point directly to several areas for future work. One priority is explicit low-complexity masking or annotation, either at the reference level or during post-alignment filtering, to reduce the influence of homopolymer-driven artifacts</w:t>
        <w:fldChar w:fldCharType="begin"/>
        <w:instrText xml:space="preserve"> ADDIN EN.CITE &lt;EndNote&gt;&lt;Cite&gt;&lt;Author&gt;Frith&lt;/Author&gt;&lt;Year&gt;2011&lt;/Year&gt;&lt;RecNum&gt;27&lt;/RecNum&gt;&lt;DisplayText&gt;&lt;style face="superscript"&gt;17&lt;/style&gt;&lt;/DisplayText&gt;&lt;record&gt;&lt;rec-number&gt;27&lt;/rec-number&gt;&lt;foreign-keys&gt;&lt;key app="EN" db-id="e2p2xv0p4tdwfmeer26x5vflt02vfepxawtp" timestamp="1776789308"&gt;27&lt;/key&gt;&lt;/foreign-keys&gt;&lt;ref-type name="Journal Article"&gt;17&lt;/ref-type&gt;&lt;contributors&gt;&lt;authors&gt;&lt;author&gt;Frith, M. C.&lt;/author&gt;&lt;/authors&gt;&lt;/contributors&gt;&lt;auth-address&gt;Computational Biology Research Center, Institute for Advanced Industrial Science and Technology, Koto-ku, Tokyo, Japan. martin@cbrc.jp&lt;/auth-address&gt;&lt;titles&gt;&lt;title&gt;Gentle masking of low-complexity sequences improves homology search&lt;/title&gt;&lt;secondary-title&gt;PLoS One&lt;/secondary-title&gt;&lt;/titles&gt;&lt;periodical&gt;&lt;full-title&gt;PLoS One&lt;/full-title&gt;&lt;/periodical&gt;&lt;pages&gt;e28819&lt;/pages&gt;&lt;volume&gt;6&lt;/volume&gt;&lt;number&gt;12&lt;/number&gt;&lt;edition&gt;20111219&lt;/edition&gt;&lt;keywords&gt;&lt;keyword&gt;Amino Acid Sequence&lt;/keyword&gt;&lt;keyword&gt;Animals&lt;/keyword&gt;&lt;keyword&gt;Base Sequence&lt;/keyword&gt;&lt;keyword&gt;Computational Biology/*methods&lt;/keyword&gt;&lt;keyword&gt;DNA/genetics&lt;/keyword&gt;&lt;keyword&gt;Data Mining/*methods&lt;/keyword&gt;&lt;keyword&gt;Humans&lt;/keyword&gt;&lt;keyword&gt;Metagenomics&lt;/keyword&gt;&lt;keyword&gt;Molecular Sequence Data&lt;/keyword&gt;&lt;keyword&gt;Proteins/chemistry/genetics&lt;/keyword&gt;&lt;keyword&gt;*Sequence Homology&lt;/keyword&gt;&lt;/keywords&gt;&lt;dates&gt;&lt;year&gt;2011&lt;/year&gt;&lt;/dates&gt;&lt;isbn&gt;1932-6203 (Electronic)&amp;#xD;1932-6203 (Linking)&lt;/isbn&gt;&lt;accession-num&gt;22205972&lt;/accession-num&gt;&lt;urls&gt;&lt;related-urls&gt;&lt;url&gt;https://www.ncbi.nlm.nih.gov/pubmed/22205972&lt;/url&gt;&lt;/related-urls&gt;&lt;/urls&gt;&lt;custom1&gt;Competing Interests: The authors have declared that no competing interests exist.&lt;/custom1&gt;&lt;custom2&gt;PMC3242753&lt;/custom2&gt;&lt;electronic-resource-num&gt;10.1371/journal.pone.0028819&lt;/electronic-resource-num&gt;&lt;remote-database-name&gt;Medline&lt;/remote-database-name&gt;&lt;remote-database-provider&gt;NLM&lt;/remote-database-provider&gt;&lt;/record&gt;&lt;/Cite&gt;&lt;/EndNote&gt;</w:instrText>
        <w:fldChar w:fldCharType="separate"/>
      </w:r>
      <w:r>
        <w:rPr>
          <w:noProof/>
          <w:vertAlign w:val="superscript"/>
        </w:rPr>
        <w:t>17</w:t>
      </w:r>
      <w:r>
        <w:fldChar w:fldCharType="end"/>
        <w:t>. Better handling of multimapping is also needed. Current strategies often reduce ambiguity to a binary keep-or-discard decision, but more nuanced probabilistic or weighting-based methods may improve quantification when reads are shared across related viruses or between host and viral sequences</w:t>
        <w:fldChar w:fldCharType="begin"/>
        <w:instrText xml:space="preserve"> ADDIN EN.CITE &lt;EndNote&gt;&lt;Cite&gt;&lt;Author&gt;Deschamps-Francoeur&lt;/Author&gt;&lt;Year&gt;2020&lt;/Year&gt;&lt;RecNum&gt;26&lt;/RecNum&gt;&lt;DisplayText&gt;&lt;style face="superscript"&gt;16&lt;/style&gt;&lt;/DisplayText&gt;&lt;record&gt;&lt;rec-number&gt;26&lt;/rec-number&gt;&lt;foreign-keys&gt;&lt;key app="EN" db-id="e2p2xv0p4tdwfmeer26x5vflt02vfepxawtp" timestamp="1776789231"&gt;26&lt;/key&gt;&lt;/foreign-keys&gt;&lt;ref-type name="Journal Article"&gt;17&lt;/ref-type&gt;&lt;contributors&gt;&lt;authors&gt;&lt;author&gt;Deschamps-Francoeur, G.&lt;/author&gt;&lt;author&gt;Simoneau, J.&lt;/author&gt;&lt;author&gt;Scott, M. S.&lt;/author&gt;&lt;/authors&gt;&lt;/contributors&gt;&lt;auth-address&gt;Departement de Biochimie et Genomique Fonctionnelle, Faculte de medecine et des sciences de la sante, Universite de Sherbrooke, Sherbrooke, QC J1E 4K8, Canada.&lt;/auth-address&gt;&lt;titles&gt;&lt;title&gt;Handling multi-mapped reads in RNA-seq&lt;/title&gt;&lt;secondary-title&gt;Comput Struct Biotechnol J&lt;/secondary-title&gt;&lt;/titles&gt;&lt;periodical&gt;&lt;full-title&gt;Comput Struct Biotechnol J&lt;/full-title&gt;&lt;/periodical&gt;&lt;pages&gt;1569-1576&lt;/pages&gt;&lt;volume&gt;18&lt;/volume&gt;&lt;edition&gt;20200612&lt;/edition&gt;&lt;keywords&gt;&lt;keyword&gt;Duplicated genes&lt;/keyword&gt;&lt;keyword&gt;Expectation-maximization algorithm&lt;/keyword&gt;&lt;keyword&gt;Gene isoforms&lt;/keyword&gt;&lt;keyword&gt;Multi-mapped reads&lt;/keyword&gt;&lt;keyword&gt;Noncoding RNAs&lt;/keyword&gt;&lt;keyword&gt;RNA-seq&lt;/keyword&gt;&lt;/keywords&gt;&lt;dates&gt;&lt;year&gt;2020&lt;/year&gt;&lt;/dates&gt;&lt;isbn&gt;2001-0370 (Print)&amp;#xD;2001-0370 (Electronic)&amp;#xD;2001-0370 (Linking)&lt;/isbn&gt;&lt;accession-num&gt;32637053&lt;/accession-num&gt;&lt;urls&gt;&lt;related-urls&gt;&lt;url&gt;https://www.ncbi.nlm.nih.gov/pubmed/32637053&lt;/url&gt;&lt;/related-urls&gt;&lt;/urls&gt;&lt;custom1&gt;The authors declare that they have no known competing financial interests or personal relationships that could have appeared to influence the work reported in this paper.&lt;/custom1&gt;&lt;custom2&gt;PMC7330433&lt;/custom2&gt;&lt;electronic-resource-num&gt;10.1016/j.csbj.2020.06.014&lt;/electronic-resource-num&gt;&lt;remote-database-name&gt;PubMed-not-MEDLINE&lt;/remote-database-name&gt;&lt;remote-database-provider&gt;NLM&lt;/remote-database-provider&gt;&lt;/record&gt;&lt;/Cite&gt;&lt;/EndNote&gt;</w:instrText>
        <w:fldChar w:fldCharType="separate"/>
      </w:r>
      <w:r>
        <w:rPr>
          <w:noProof/>
          <w:vertAlign w:val="superscript"/>
        </w:rPr>
        <w:t>16</w:t>
      </w:r>
      <w:r>
        <w:fldChar w:fldCharType="end"/>
        <w:t>. Another important extension would be tighter integration of assembly-based or contig-based validation. Read-level quantification is useful, but local assembly can provide orthogonal evidence that a signal reflects coherent viral sequence rather than scattered short-read artifacts; assembly can also improve recovery of divergent viral sequence by generating longer contigs</w:t>
        <w:fldChar w:fldCharType="begin">
          <w:fldData xml:space="preserve">PEVuZE5vdGU+PENpdGU+PEF1dGhvcj5EZW5nPC9BdXRob3I+PFllYXI+MjAxNTwvWWVhcj48UmVj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</w:fldData>
        </w:fldChar>
        <w:instrText xml:space="preserve"> ADDIN EN.CITE </w:instrText>
        <w:fldChar w:fldCharType="begin">
          <w:fldData xml:space="preserve">PEVuZE5vdGU+PENpdGU+PEF1dGhvcj5EZW5nPC9BdXRob3I+PFllYXI+MjAxNTwvWWVhcj48UmVj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</w:fldData>
        </w:fldChar>
        <w:instrText xml:space="preserve"> ADDIN EN.CITE.DATA </w:instrText>
        <w:fldChar w:fldCharType="end"/>
        <w:fldChar w:fldCharType="separate"/>
      </w:r>
      <w:r>
        <w:rPr>
          <w:noProof/>
          <w:vertAlign w:val="superscript"/>
        </w:rPr>
        <w:t>27,30</w:t>
      </w:r>
      <w:r>
        <w:fldChar w:fldCharType="end"/>
        <w:t xml:space="preserve">. In regulated or quality-control settings, assembly-supported confirmation may be especially persuasive for follow-up interpretation. </w:t>
      </w:r>
    </w:p>
    <w:p w14:paraId="2F2B1A73" w14:textId="77777777" w:rsidR="00E06372" w:rsidRPr="00E06372" w:rsidRDefault="00E06372" w:rsidP="00E06372">
      <w:commentRangeStart w:id="61"/>
      <w:r>
        <w:lastRenderedPageBreak/>
        <w:t>Standardized reporting is another important future direction. For applications relevant to biologics safety or other regulated environments, users need outputs that are transparent, reproducible, and easy to review across studies. Standardized summary tables, coverage plots, alignment evidence categories, thresholds, and audit-friendly provenance would make the framework more practical for routine use. Reporting conventions that clearly distinguish screening hits, quantifiable signals, and validated calls would also help prevent over-interpretation. More broadly, future evaluation should extend beyond controlled spike-ins to include experimentally infected models, orthogonally validated samples, and challenging negative controls. Such work would help define where coverage-aware quantification is most robust and where additional safeguards are required.</w:t>
      </w:r>
      <w:commentRangeEnd w:id="61"/>
      <w:r>
        <w:rPr>
          <w:rStyle w:val="CommentReference"/>
          <w:sz w:val="24"/>
          <w:szCs w:val="24"/>
        </w:rPr>
        <w:commentReference w:id="61"/>
      </w:r>
    </w:p>
    <w:p w14:paraId="23A269CC" w14:textId="4C78C5D1" w:rsidR="00E06372" w:rsidRPr="00E06372" w:rsidRDefault="00E06372" w:rsidP="00E06372">
      <w:r>
        <w:t xml:space="preserve">Overall, this study argues that infected-host RNA-seq should not be analyzed with a single simplistic metric or a one-size-fits-all mapping strategy. Viral quantification, host transcriptomics, and viral sequence characterization are related but distinct goals, and integrated workflows perform best when they acknowledge those differences explicitly. By combining objective-specific alignment choices with coverage-aware viral quantification, AdVentSeq </w:t>
      </w:r>
      <w:del w:id="62" w:author="Xu, Joshua" w:date="2026-05-15T16:12:00Z" w16du:dateUtc="2026-05-15T21:12:00Z">
        <w:r>
          <w:delText xml:space="preserve">and ViraQuant </w:delText>
        </w:r>
      </w:del>
      <w:r>
        <w:t>move toward a more realistic and interpretable framework for host–virus RNA-seq analysis. The broader implication is that the field may benefit less from chasing a universally optimal tool and more from designing transparent, modular workflows that match method choice to analytical objective while preserving clear standards for evidence and reporting.</w:t>
      </w:r>
    </w:p>
    <w:p w14:paraId="5692AFB6" w14:textId="40706079" w:rsidR="00D140B5" w:rsidRPr="00D140B5" w:rsidRDefault="00D140B5" w:rsidP="000E5BD5">
      <w:pPr>
        <w:pStyle w:val="Heading1"/>
      </w:pPr>
      <w:r>
        <w:t>Conclusion</w:t>
      </w:r>
    </w:p>
    <w:p w14:paraId="546BCA1C" w14:textId="05BAED13" w:rsidR="00D140B5" w:rsidRPr="00D140B5" w:rsidRDefault="00D140B5" w:rsidP="00D140B5">
      <w:r>
        <w:t xml:space="preserve">In this study, we developed AdVentSeq as an integrated </w:t>
      </w:r>
      <w:del w:id="63" w:author="Xu, Joshua" w:date="2026-05-15T16:14:00Z" w16du:dateUtc="2026-05-15T21:14:00Z">
        <w:r>
          <w:delText xml:space="preserve">workflow </w:delText>
        </w:r>
      </w:del>
      <w:ins w:id="64" w:author="Xu, Joshua" w:date="2026-05-15T16:14:00Z" w16du:dateUtc="2026-05-15T21:14:00Z">
        <w:r>
          <w:t xml:space="preserve">pipeline </w:t>
        </w:r>
      </w:ins>
      <w:r>
        <w:t>for the analysis of virus-infected host RNA-seq data</w:t>
      </w:r>
      <w:ins w:id="65" w:author="Xu, Joshua" w:date="2026-05-15T16:14:00Z" w16du:dateUtc="2026-05-15T21:14:00Z">
        <w:r>
          <w:t xml:space="preserve">, </w:t>
        </w:r>
      </w:ins>
      <w:del w:id="66" w:author="Xu, Joshua" w:date="2026-05-15T16:14:00Z" w16du:dateUtc="2026-05-15T21:14:00Z">
        <w:r>
          <w:delText xml:space="preserve"> and introduced</w:delText>
        </w:r>
      </w:del>
      <w:r>
        <w:t xml:space="preserve"> </w:t>
      </w:r>
      <w:ins w:id="67" w:author="Xu, Joshua" w:date="2026-05-15T16:14:00Z" w16du:dateUtc="2026-05-15T21:14:00Z">
        <w:r>
          <w:t xml:space="preserve">including </w:t>
        </w:r>
      </w:ins>
      <w:r>
        <w:t xml:space="preserve">ViraQuant as a coverage-aware viral quantification and screening </w:t>
      </w:r>
      <w:del w:id="68" w:author="Xu, Joshua" w:date="2026-05-15T16:14:00Z" w16du:dateUtc="2026-05-15T21:14:00Z">
        <w:r>
          <w:delText>tool</w:delText>
        </w:r>
      </w:del>
      <w:ins w:id="69" w:author="Xu, Joshua" w:date="2026-05-15T16:14:00Z" w16du:dateUtc="2026-05-15T21:14:00Z">
        <w:r>
          <w:t>module</w:t>
        </w:r>
      </w:ins>
      <w:r>
        <w:t xml:space="preserve">. </w:t>
      </w:r>
      <w:del w:id="70" w:author="Xu, Joshua" w:date="2026-05-15T16:14:00Z" w16du:dateUtc="2026-05-15T21:14:00Z">
        <w:r>
          <w:delText>Together, these tools</w:delText>
        </w:r>
      </w:del>
      <w:ins w:id="71" w:author="Xu, Joshua" w:date="2026-05-15T16:14:00Z" w16du:dateUtc="2026-05-15T21:14:00Z">
        <w:r>
          <w:t>AdVentSeq aims to</w:t>
        </w:r>
      </w:ins>
      <w:r>
        <w:t xml:space="preserve"> address a central challenge in infected-host transcriptomic analysis: how to extract reliable viral abundance information while preserving the parallel value of the dataset for host gene-expression profiling and downstream viral sequence analysis.</w:t>
      </w:r>
    </w:p>
    <w:p w14:paraId="46356AB7" w14:textId="77777777" w:rsidR="00D140B5" w:rsidRPr="00D140B5" w:rsidRDefault="00D140B5" w:rsidP="00D140B5">
      <w:r>
        <w:t>Our results show that apparent viral read recovery is highly dependent on mapper choice and host-subtraction strategy, and that higher viral read counts do not necessarily correspond to more accurate viral detection. In particular, localized pileups in low-complexity or homopolymer-rich regions can create misleading viral signals, especially when read assignment is influenced by ambiguous host–virus similarity or tool-specific alignment behavior. These findings highlight that raw mapped-read totals alone are insufficient for robust interpretation of infected-host RNA-seq data.</w:t>
      </w:r>
    </w:p>
    <w:p w14:paraId="0A4BC075" w14:textId="03305735" w:rsidR="00D140B5" w:rsidRPr="00D140B5" w:rsidRDefault="00D140B5" w:rsidP="00D140B5">
      <w:r>
        <w:lastRenderedPageBreak/>
        <w:t>By explicitly incorporating genome coverage breadth, depth distribution, and covered-position summaries, ViraQuant provides a more informative view of viral support than conventional count-based approaches. This coverage-adjusted strategy helps distinguish biologically plausible viral signal from artifacts driven by uneven coverage or spurious alignment, and it supports both contig-level and virus-level interpretation in complex reference settings. More broadly, AdVentSeq demonstrates that integrated analysis of viral signal and host transcriptional response is feasible within a single framework and can provide a more complete picture of virus–host interactions than workflows focused on only one side of the problem.</w:t>
      </w:r>
    </w:p>
    <w:p w14:paraId="1722F10B" w14:textId="2F62D28E" w:rsidR="00D140B5" w:rsidRPr="00D140B5" w:rsidRDefault="00D140B5" w:rsidP="00D140B5">
      <w:r>
        <w:t>Taken together, AdVentSeq offer a practical foundation for infected-host RNA-seq analysis in both research and applied settings, including viral characterization, evaluation studies, and sequencing-based workflows relevant to biologics safety assessment. Future work should expand validation across larger spike-in panels, diverse host backgrounds, and experimentally confirmed infection models, and further evaluate how coverage-aware quantification relates to orthogonal viral load measurements and viral variant recovery. With these extensions, AdVentSeq has the potential to become a robust and transparent framework for integrated host–virus transcriptomic analysis.</w:t>
      </w:r>
    </w:p>
    <w:p w14:paraId="3285F0BD" w14:textId="77777777" w:rsidR="00D140B5" w:rsidRPr="00D140B5" w:rsidRDefault="00D140B5" w:rsidP="000E5BD5">
      <w:pPr>
        <w:pStyle w:val="Heading1"/>
      </w:pPr>
      <w:r>
        <w:t>Materials and Methods</w:t>
      </w:r>
    </w:p>
    <w:p w14:paraId="57714FE9" w14:textId="77777777" w:rsidR="00D140B5" w:rsidRPr="00D140B5" w:rsidRDefault="00D140B5" w:rsidP="000E5BD5">
      <w:pPr>
        <w:pStyle w:val="Heading2"/>
      </w:pPr>
      <w:r>
        <w:t>Dataset Preparation</w:t>
      </w:r>
    </w:p>
    <w:p w14:paraId="311381E6" w14:textId="3EBAE438" w:rsidR="00D140B5" w:rsidRPr="00D140B5" w:rsidRDefault="00D140B5" w:rsidP="00D140B5">
      <w:r>
        <w:t>The evaluation dataset</w:t>
      </w:r>
      <w:commentRangeStart w:id="215"/>
      <w:r>
        <w:t>[cite the dataset]</w:t>
      </w:r>
      <w:commentRangeEnd w:id="215"/>
      <w:r>
        <w:rPr>
          <w:rStyle w:val="CommentReference"/>
        </w:rPr>
        <w:commentReference w:id="215"/>
      </w:r>
      <w:r>
        <w:t xml:space="preserve"> consisted of paired-end Illumina NovaSeq 6000 RNA-seq libraries from a human cell-line study distributed across seven library-preparation protocols: Jumpcode, Jumpcode_Trio, NEB_RD, NEB_WO_RD, RepliG+Nextera_XT, Ribozero+NEBNext, and Trio. Each included protocol contributed two Control libraries, two 1:1 libraries, and two 10:1 libraries, yielding 42 libraries for the main comparison.</w:t>
      </w:r>
    </w:p>
    <w:p w14:paraId="546B2FBE" w14:textId="77777777" w:rsidR="00D140B5" w:rsidRPr="00D140B5" w:rsidRDefault="00D140B5" w:rsidP="000E5BD5">
      <w:pPr>
        <w:pStyle w:val="Heading2"/>
      </w:pPr>
      <w:commentRangeStart w:id="73"/>
      <w:r>
        <w:t xml:space="preserve">Evaluation of </w:t>
      </w:r>
      <w:del w:id="1070" w:author="Claude" w:date="2026-06-10T00:00:00Z">
        <w:r>
          <w:delText>M</w:delText>
        </w:r>
      </w:del>
      <w:ins w:id="1071" w:author="Claude" w:date="2026-06-10T00:00:00Z">
        <w:r>
          <w:t>m</w:t>
        </w:r>
      </w:ins>
      <w:r>
        <w:t>apping tools</w:t>
      </w:r>
      <w:commentRangeEnd w:id="73"/>
      <w:r>
        <w:rPr>
          <w:rStyle w:val="CommentReference"/>
          <w:sz w:val="24"/>
          <w:szCs w:val="24"/>
        </w:rPr>
        <w:commentReference w:id="73"/>
      </w:r>
      <w:commentRangeStart w:id="207"/>
      <w:commentRangeEnd w:id="207"/>
      <w:r>
        <w:rPr>
          <w:rStyle w:val="CommentReference"/>
        </w:rPr>
        <w:commentReference w:id="207"/>
      </w:r>
    </w:p>
    <w:p w14:paraId="2F136809" w14:textId="1C63F656" w:rsidR="00D140B5" w:rsidRPr="00D140B5" w:rsidRDefault="00D140B5" w:rsidP="00D140B5">
      <w:r>
        <w:t>Host alignment was evaluated with BWA-MEM</w:t>
        <w:fldChar w:fldCharType="begin"/>
        <w:instrText xml:space="preserve"> ADDIN EN.CITE &lt;EndNote&gt;&lt;Cite&gt;&lt;Author&gt;Li&lt;/Author&gt;&lt;Year&gt;2013&lt;/Year&gt;&lt;RecNum&gt;16&lt;/RecNum&gt;&lt;DisplayText&gt;&lt;style face="superscript"&gt;31&lt;/style&gt;&lt;/DisplayText&gt;&lt;record&gt;&lt;rec-number&gt;16&lt;/rec-number&gt;&lt;foreign-keys&gt;&lt;key app="EN" db-id="e2p2xv0p4tdwfmeer26x5vflt02vfepxawtp" timestamp="1776787657"&gt;16&lt;/key&gt;&lt;/foreign-keys&gt;&lt;ref-type name="Journal Article"&gt;17&lt;/ref-type&gt;&lt;contributors&gt;&lt;authors&gt;&lt;author&gt;Heng Li&lt;/author&gt;&lt;/authors&gt;&lt;/contributors&gt;&lt;titles&gt;&lt;title&gt;Aligning sequence reads, clone sequences and assembly contigs with BWA-MEM&lt;/title&gt;&lt;secondary-title&gt;arXiv&lt;/secondary-title&gt;&lt;/titles&gt;&lt;periodical&gt;&lt;full-title&gt;arXiv&lt;/full-title&gt;&lt;/periodical&gt;&lt;edition&gt;26 May 2013&lt;/edition&gt;&lt;dates&gt;&lt;year&gt;2013&lt;/year&gt;&lt;/dates&gt;&lt;urls&gt;&lt;/urls&gt;&lt;electronic-resource-num&gt;10.48550/arXiv.1303.3997v2 [q-bio.GN]&lt;/electronic-resource-num&gt;&lt;/record&gt;&lt;/Cite&gt;&lt;/EndNote&gt;</w:instrText>
        <w:fldChar w:fldCharType="separate"/>
      </w:r>
      <w:r>
        <w:rPr>
          <w:noProof/>
          <w:vertAlign w:val="superscript"/>
        </w:rPr>
        <w:t>31</w:t>
      </w:r>
      <w:r>
        <w:fldChar w:fldCharType="end"/>
        <w:t>, HISAT2</w:t>
        <w:fldChar w:fldCharType="begin">
          <w:fldData xml:space="preserve">PEVuZE5vdGU+PENpdGU+PEF1dGhvcj5LaW08L0F1dGhvcj48WWVhcj4yMDE5PC9ZZWFyPjxSZWNO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</w:fldData>
        </w:fldChar>
        <w:instrText xml:space="preserve"> ADDIN EN.CITE </w:instrText>
        <w:fldChar w:fldCharType="begin">
          <w:fldData xml:space="preserve">PEVuZE5vdGU+PENpdGU+PEF1dGhvcj5LaW08L0F1dGhvcj48WWVhcj4yMDE5PC9ZZWFyPjxSZWNO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</w:fldData>
        </w:fldChar>
        <w:instrText xml:space="preserve"> ADDIN EN.CITE.DATA </w:instrText>
        <w:fldChar w:fldCharType="end"/>
        <w:fldChar w:fldCharType="separate"/>
      </w:r>
      <w:r>
        <w:rPr>
          <w:noProof/>
          <w:vertAlign w:val="superscript"/>
        </w:rPr>
        <w:t>22</w:t>
      </w:r>
      <w:r>
        <w:fldChar w:fldCharType="end"/>
        <w:t>, and STAR</w:t>
        <w:fldChar w:fldCharType="begin"/>
        <w:instrText xml:space="preserve"> ADDIN EN.CITE &lt;EndNote&gt;&lt;Cite&gt;&lt;Author&gt;Dobin&lt;/Author&gt;&lt;Year&gt;2013&lt;/Year&gt;&lt;RecNum&gt;19&lt;/RecNum&gt;&lt;DisplayText&gt;&lt;style face="superscript"&gt;32&lt;/style&gt;&lt;/DisplayText&gt;&lt;record&gt;&lt;rec-number&gt;19&lt;/rec-number&gt;&lt;foreign-keys&gt;&lt;key app="EN" db-id="e2p2xv0p4tdwfmeer26x5vflt02vfepxawtp" timestamp="1776788130"&gt;19&lt;/key&gt;&lt;/foreign-keys&gt;&lt;ref-type name="Journal Article"&gt;17&lt;/ref-type&gt;&lt;contributors&gt;&lt;authors&gt;&lt;author&gt;Dobin, A.&lt;/author&gt;&lt;author&gt;Davis, C. A.&lt;/author&gt;&lt;author&gt;Schlesinger, F.&lt;/author&gt;&lt;author&gt;Drenkow, J.&lt;/author&gt;&lt;author&gt;Zaleski, C.&lt;/author&gt;&lt;author&gt;Jha, S.&lt;/author&gt;&lt;author&gt;Batut, P.&lt;/author&gt;&lt;author&gt;Chaisson, M.&lt;/author&gt;&lt;author&gt;Gingeras, T. R.&lt;/author&gt;&lt;/authors&gt;&lt;/contributors&gt;&lt;auth-address&gt;Cold Spring Harbor Laboratory, Cold Spring Harbor, NY, USA. dobin@cshl.edu&lt;/auth-address&gt;&lt;titles&gt;&lt;title&gt;STAR: ultrafast universal RNA-seq aligner&lt;/title&gt;&lt;secondary-title&gt;Bioinformatics&lt;/secondary-title&gt;&lt;/titles&gt;&lt;periodical&gt;&lt;full-title&gt;Bioinformatics&lt;/full-title&gt;&lt;/periodical&gt;&lt;pages&gt;15-21&lt;/pages&gt;&lt;volume&gt;29&lt;/volume&gt;&lt;number&gt;1&lt;/number&gt;&lt;edition&gt;20121025&lt;/edition&gt;&lt;keywords&gt;&lt;keyword&gt;Algorithms&lt;/keyword&gt;&lt;keyword&gt;Cluster Analysis&lt;/keyword&gt;&lt;keyword&gt;Gene Expression Profiling&lt;/keyword&gt;&lt;keyword&gt;Genome, Human&lt;/keyword&gt;&lt;keyword&gt;Humans&lt;/keyword&gt;&lt;keyword&gt;RNA Splicing&lt;/keyword&gt;&lt;keyword&gt;Sequence Alignment/*methods&lt;/keyword&gt;&lt;keyword&gt;Sequence Analysis, RNA/methods&lt;/keyword&gt;&lt;keyword&gt;*Software&lt;/keyword&gt;&lt;/keywords&gt;&lt;dates&gt;&lt;year&gt;2013&lt;/year&gt;&lt;pub-dates&gt;&lt;date&gt;Jan 1&lt;/date&gt;&lt;/pub-dates&gt;&lt;/dates&gt;&lt;isbn&gt;1367-4811 (Electronic)&amp;#xD;1367-4803 (Print)&amp;#xD;1367-4803 (Linking)&lt;/isbn&gt;&lt;accession-num&gt;23104886&lt;/accession-num&gt;&lt;urls&gt;&lt;related-urls&gt;&lt;url&gt;https://www.ncbi.nlm.nih.gov/pubmed/23104886&lt;/url&gt;&lt;/related-urls&gt;&lt;/urls&gt;&lt;custom2&gt;PMC3530905&lt;/custom2&gt;&lt;electronic-resource-num&gt;10.1093/bioinformatics/bts635&lt;/electronic-resource-num&gt;&lt;remote-database-name&gt;Medline&lt;/remote-database-name&gt;&lt;remote-database-provider&gt;NLM&lt;/remote-database-provider&gt;&lt;/record&gt;&lt;/Cite&gt;&lt;/EndNote&gt;</w:instrText>
        <w:fldChar w:fldCharType="separate"/>
      </w:r>
      <w:r>
        <w:rPr>
          <w:noProof/>
          <w:vertAlign w:val="superscript"/>
        </w:rPr>
        <w:t>32</w:t>
      </w:r>
      <w:r>
        <w:fldChar w:fldCharType="end"/>
        <w:t>. Viral alignment in the finalized evaluation was evaluated with BWA-MEM and Bowtie2</w:t>
        <w:fldChar w:fldCharType="begin"/>
        <w:instrText xml:space="preserve"> ADDIN EN.CITE &lt;EndNote&gt;&lt;Cite&gt;&lt;Author&gt;Langmead&lt;/Author&gt;&lt;Year&gt;2012&lt;/Year&gt;&lt;RecNum&gt;18&lt;/RecNum&gt;&lt;DisplayText&gt;&lt;style face="superscript"&gt;21&lt;/style&gt;&lt;/DisplayText&gt;&lt;record&gt;&lt;rec-number&gt;18&lt;/rec-number&gt;&lt;foreign-keys&gt;&lt;key app="EN" db-id="e2p2xv0p4tdwfmeer26x5vflt02vfepxawtp" timestamp="1776788022"&gt;18&lt;/key&gt;&lt;/foreign-keys&gt;&lt;ref-type name="Journal Article"&gt;17&lt;/ref-type&gt;&lt;contributors&gt;&lt;authors&gt;&lt;author&gt;Langmead, B.&lt;/author&gt;&lt;author&gt;Salzberg, S. L.&lt;/author&gt;&lt;/authors&gt;&lt;/contributors&gt;&lt;auth-address&gt;Center for Bioinformatics and Computational Biology, Institute for Advanced Computer Studies, University of Maryland, College Park, Maryland, USA. blangmea@jhsph.edu&lt;/auth-address&gt;&lt;titles&gt;&lt;title&gt;Fast gapped-read alignment with Bowtie 2&lt;/title&gt;&lt;secondary-title&gt;Nat Methods&lt;/secondary-title&gt;&lt;/titles&gt;&lt;periodical&gt;&lt;full-title&gt;Nat Methods&lt;/full-title&gt;&lt;/periodical&gt;&lt;pages&gt;357-9&lt;/pages&gt;&lt;volume&gt;9&lt;/volume&gt;&lt;number&gt;4&lt;/number&gt;&lt;edition&gt;20120304&lt;/edition&gt;&lt;keywords&gt;&lt;keyword&gt;*Algorithms&lt;/keyword&gt;&lt;keyword&gt;Computational Biology/*methods&lt;/keyword&gt;&lt;keyword&gt;Databases, Genetic&lt;/keyword&gt;&lt;keyword&gt;Genome, Human/genetics&lt;/keyword&gt;&lt;keyword&gt;Humans&lt;/keyword&gt;&lt;keyword&gt;Sequence Alignment/*methods&lt;/keyword&gt;&lt;keyword&gt;Sequence Analysis, DNA/methods&lt;/keyword&gt;&lt;/keywords&gt;&lt;dates&gt;&lt;year&gt;2012&lt;/year&gt;&lt;pub-dates&gt;&lt;date&gt;Mar 4&lt;/date&gt;&lt;/pub-dates&gt;&lt;/dates&gt;&lt;isbn&gt;1548-7105 (Electronic)&amp;#xD;1548-7091 (Print)&amp;#xD;1548-7091 (Linking)&lt;/isbn&gt;&lt;accession-num&gt;22388286&lt;/accession-num&gt;&lt;urls&gt;&lt;related-urls&gt;&lt;url&gt;https://www.ncbi.nlm.nih.gov/pubmed/22388286&lt;/url&gt;&lt;/related-urls&gt;&lt;/urls&gt;&lt;custom2&gt;PMC3322381&lt;/custom2&gt;&lt;electronic-resource-num&gt;10.1038/nmeth.1923&lt;/electronic-resource-num&gt;&lt;remote-database-name&gt;Medline&lt;/remote-database-name&gt;&lt;remote-database-provider&gt;NLM&lt;/remote-database-provider&gt;&lt;/record&gt;&lt;/Cite&gt;&lt;/EndNote&gt;</w:instrText>
        <w:fldChar w:fldCharType="separate"/>
      </w:r>
      <w:r>
        <w:rPr>
          <w:noProof/>
          <w:vertAlign w:val="superscript"/>
        </w:rPr>
        <w:t>21</w:t>
      </w:r>
      <w:r>
        <w:fldChar w:fldCharType="end"/>
        <w:t xml:space="preserve"> on the read pairs that remained after host subtraction. The earlier presentation deck also reflected exploratory minimap2 examples, but the finalized Analyses/full_run outputs presented here were generated from the BWA-MEM and Bowtie2 viral-alignment comparison.</w:t>
      </w:r>
      <w:ins w:id="1072" w:author="Claude" w:date="2026-06-10T00:00:00Z">
        <w:r>
          <w:t xml:space="preserve"> All aligners were run with [INSERT EXACT COMMAND-LINE PARAMETERS: BWA-MEM, HISAT2, STAR, and Bowtie2 settings, including any non-default options], and the full commands are provided in the Code Availability repository.</w:t>
        </w:r>
      </w:ins>
    </w:p>
    <w:p w14:paraId="168AFD36" w14:textId="77777777" w:rsidR="00D140B5" w:rsidRPr="00D140B5" w:rsidRDefault="00D140B5" w:rsidP="000E5BD5">
      <w:pPr>
        <w:pStyle w:val="Heading2"/>
      </w:pPr>
      <w:r>
        <w:t>Read QC and preprocessing</w:t>
      </w:r>
    </w:p>
    <w:p w14:paraId="6D20AF38" w14:textId="48095B30" w:rsidR="00D140B5" w:rsidRPr="00D140B5" w:rsidRDefault="00D140B5" w:rsidP="00D140B5">
      <w:r>
        <w:t>Raw RNA-seq reads were processed with fastp</w:t>
        <w:fldChar w:fldCharType="begin"/>
        <w:instrText xml:space="preserve"> ADDIN EN.CITE &lt;EndNote&gt;&lt;Cite&gt;&lt;Author&gt;Chen&lt;/Author&gt;&lt;Year&gt;2025&lt;/Year&gt;&lt;RecNum&gt;21&lt;/RecNum&gt;&lt;DisplayText&gt;&lt;style face="superscript"&gt;33&lt;/style&gt;&lt;/DisplayText&gt;&lt;record&gt;&lt;rec-number&gt;21&lt;/rec-number&gt;&lt;foreign-keys&gt;&lt;key app="EN" db-id="e2p2xv0p4tdwfmeer26x5vflt02vfepxawtp" timestamp="1776788351"&gt;21&lt;/key&gt;&lt;/foreign-keys&gt;&lt;ref-type name="Journal Article"&gt;17&lt;/ref-type&gt;&lt;contributors&gt;&lt;authors&gt;&lt;author&gt;Chen, S.&lt;/author&gt;&lt;/authors&gt;&lt;/contributors&gt;&lt;auth-address&gt;LifeX Institute Gannan Medical University Ganzhou China.&amp;#xD;HaploX Biotechnology Shenzhen China.&amp;#xD;Faculty of Data Science City University of Macau Macau China.&lt;/auth-address&gt;&lt;titles&gt;&lt;title&gt;fastp 1.0: An ultra-fast all-round tool for FASTQ data quality control and preprocessing&lt;/title&gt;&lt;secondary-title&gt;Imeta&lt;/secondary-title&gt;&lt;/titles&gt;&lt;periodical&gt;&lt;full-title&gt;Imeta&lt;/full-title&gt;&lt;/periodical&gt;&lt;pages&gt;e70078&lt;/pages&gt;&lt;volume&gt;4&lt;/volume&gt;&lt;number&gt;5&lt;/number&gt;&lt;edition&gt;20250909&lt;/edition&gt;&lt;keywords&gt;&lt;keyword&gt;Fastq&lt;/keyword&gt;&lt;keyword&gt;adapter&lt;/keyword&gt;&lt;keyword&gt;fastp&lt;/keyword&gt;&lt;keyword&gt;filtering&lt;/keyword&gt;&lt;keyword&gt;preprocessing&lt;/keyword&gt;&lt;keyword&gt;quality control&lt;/keyword&gt;&lt;/keywords&gt;&lt;dates&gt;&lt;year&gt;2025&lt;/year&gt;&lt;pub-dates&gt;&lt;date&gt;Oct&lt;/date&gt;&lt;/pub-dates&gt;&lt;/dates&gt;&lt;isbn&gt;2770-596X (Electronic)&amp;#xD;2770-5986 (Print)&amp;#xD;2770-5986 (Linking)&lt;/isbn&gt;&lt;accession-num&gt;41112039&lt;/accession-num&gt;&lt;urls&gt;&lt;related-urls&gt;&lt;url&gt;https://www.ncbi.nlm.nih.gov/pubmed/41112039&lt;/url&gt;&lt;/related-urls&gt;&lt;/urls&gt;&lt;custom1&gt;The author declares no conflicts of interest.&lt;/custom1&gt;&lt;custom2&gt;PMC12527978&lt;/custom2&gt;&lt;electronic-resource-num&gt;10.1002/imt2.70078&lt;/electronic-resource-num&gt;&lt;remote-database-name&gt;PubMed-not-MEDLINE&lt;/remote-database-name&gt;&lt;remote-database-provider&gt;NLM&lt;/remote-database-provider&gt;&lt;/record&gt;&lt;/Cite&gt;&lt;/EndNote&gt;</w:instrText>
        <w:fldChar w:fldCharType="separate"/>
      </w:r>
      <w:r>
        <w:rPr>
          <w:noProof/>
          <w:vertAlign w:val="superscript"/>
        </w:rPr>
        <w:t>33</w:t>
      </w:r>
      <w:r>
        <w:fldChar w:fldCharType="end"/>
        <w:t xml:space="preserve"> to generate before- and after-filtering read totals, retention fractions, and the read denominators used for downstream normalization. </w:t>
        <w:lastRenderedPageBreak/>
        <w:t>The manuscript figures and tables use the after_filtering_total_reads field as the primary total-read denominator.</w:t>
      </w:r>
    </w:p>
    <w:p w14:paraId="19EEF6CD" w14:textId="77777777" w:rsidR="00D140B5" w:rsidRPr="00D140B5" w:rsidRDefault="00D140B5" w:rsidP="000E5BD5">
      <w:pPr>
        <w:pStyle w:val="Heading2"/>
      </w:pPr>
      <w:r>
        <w:t>Host alignment and host gene quantification</w:t>
      </w:r>
    </w:p>
    <w:p w14:paraId="7F7EC8E5" w14:textId="3B3D4554" w:rsidR="00D140B5" w:rsidRPr="00D140B5" w:rsidRDefault="00D140B5" w:rsidP="00D140B5">
      <w:r>
        <w:t>Reads were aligned to</w:t>
      </w:r>
      <w:del w:id="74" w:author="Xu, Joshua" w:date="2026-05-15T16:20:00Z" w16du:dateUtc="2026-05-15T21:20:00Z">
        <w:r>
          <w:delText/>
        </w:r>
      </w:del>
      <w:ins w:id="75" w:author="Xu, Joshua" w:date="2026-05-15T16:20:00Z" w16du:dateUtc="2026-05-15T21:20:00Z">
        <w:r>
          <w:t xml:space="preserve"> </w:t>
        </w:r>
      </w:ins>
      <w:r>
        <w:t>hg38</w:t>
      </w:r>
      <w:del w:id="76" w:author="Xu, Joshua" w:date="2026-05-15T16:20:00Z" w16du:dateUtc="2026-05-15T21:20:00Z">
        <w:r>
          <w:delText/>
        </w:r>
      </w:del>
      <w:ins w:id="77" w:author="Xu, Joshua" w:date="2026-05-15T16:20:00Z" w16du:dateUtc="2026-05-15T21:20:00Z">
        <w:r>
          <w:t xml:space="preserve"> </w:t>
        </w:r>
      </w:ins>
      <w:r>
        <w:t>with each host mapper. Host gene quantification was generated from the hg38_ncbiRefSeq_exon using featureCounts</w:t>
        <w:fldChar w:fldCharType="begin"/>
        <w:instrText xml:space="preserve"> ADDIN EN.CITE &lt;EndNote&gt;&lt;Cite&gt;&lt;Author&gt;Liao&lt;/Author&gt;&lt;Year&gt;2014&lt;/Year&gt;&lt;RecNum&gt;22&lt;/RecNum&gt;&lt;DisplayText&gt;&lt;style face="superscript"&gt;34&lt;/style&gt;&lt;/DisplayText&gt;&lt;record&gt;&lt;rec-number&gt;22&lt;/rec-number&gt;&lt;foreign-keys&gt;&lt;key app="EN" db-id="e2p2xv0p4tdwfmeer26x5vflt02vfepxawtp" timestamp="1776788464"&gt;22&lt;/key&gt;&lt;/foreign-keys&gt;&lt;ref-type name="Journal Article"&gt;17&lt;/ref-type&gt;&lt;contributors&gt;&lt;authors&gt;&lt;author&gt;Liao, Y.&lt;/author&gt;&lt;author&gt;Smyth, G. K.&lt;/author&gt;&lt;author&gt;Shi, W.&lt;/author&gt;&lt;/authors&gt;&lt;/contributors&gt;&lt;auth-address&gt;Bioinformatics Division, The Walter and Eliza Hall Institute of Medical Research, 1G Royal Parade, Parkville, VIC 3052, Department of Computing and Information Systems and Department of Mathematics and Statistics, The University of Melbourne, Parkville, VIC 3010, Australia.&lt;/auth-address&gt;&lt;titles&gt;&lt;title&gt;featureCounts: an efficient general purpose program for assigning sequence reads to genomic features&lt;/title&gt;&lt;secondary-title&gt;Bioinformatics&lt;/secondary-title&gt;&lt;/titles&gt;&lt;periodical&gt;&lt;full-title&gt;Bioinformatics&lt;/full-title&gt;&lt;/periodical&gt;&lt;pages&gt;923-30&lt;/pages&gt;&lt;volume&gt;30&lt;/volume&gt;&lt;number&gt;7&lt;/number&gt;&lt;edition&gt;20131113&lt;/edition&gt;&lt;keywords&gt;&lt;keyword&gt;Algorithms&lt;/keyword&gt;&lt;keyword&gt;Genome&lt;/keyword&gt;&lt;keyword&gt;Genomics/*methods&lt;/keyword&gt;&lt;keyword&gt;High-Throughput Nucleotide Sequencing&lt;/keyword&gt;&lt;keyword&gt;Histones/chemistry/genetics&lt;/keyword&gt;&lt;keyword&gt;Sequence Analysis, RNA&lt;/keyword&gt;&lt;keyword&gt;*Software&lt;/keyword&gt;&lt;/keywords&gt;&lt;dates&gt;&lt;year&gt;2014&lt;/year&gt;&lt;pub-dates&gt;&lt;date&gt;Apr 1&lt;/date&gt;&lt;/pub-dates&gt;&lt;/dates&gt;&lt;isbn&gt;1367-4811 (Electronic)&amp;#xD;1367-4803 (Linking)&lt;/isbn&gt;&lt;accession-num&gt;24227677&lt;/accession-num&gt;&lt;urls&gt;&lt;related-urls&gt;&lt;url&gt;https://www.ncbi.nlm.nih.gov/pubmed/24227677&lt;/url&gt;&lt;/related-urls&gt;&lt;/urls&gt;&lt;electronic-resource-num&gt;10.1093/bioinformatics/btt656&lt;/electronic-resource-num&gt;&lt;remote-database-name&gt;Medline&lt;/remote-database-name&gt;&lt;remote-database-provider&gt;NLM&lt;/remote-database-provider&gt;&lt;/record&gt;&lt;/Cite&gt;&lt;/EndNote&gt;</w:instrText>
        <w:fldChar w:fldCharType="separate"/>
      </w:r>
      <w:r>
        <w:rPr>
          <w:noProof/>
          <w:vertAlign w:val="superscript"/>
        </w:rPr>
        <w:t>34</w:t>
      </w:r>
      <w:r>
        <w:fldChar w:fldCharType="end"/>
        <w:t xml:space="preserve">, and </w:t>
      </w:r>
      <w:commentRangeStart w:id="78"/>
      <w:r>
        <w:t>both count_pairs and count_reads </w:t>
      </w:r>
      <w:commentRangeStart w:id="79"/>
      <w:r>
        <w:t xml:space="preserve">matrices </w:t>
      </w:r>
      <w:commentRangeEnd w:id="78"/>
      <w:r>
        <w:rPr>
          <w:rStyle w:val="CommentReference"/>
          <w:sz w:val="24"/>
          <w:szCs w:val="24"/>
        </w:rPr>
        <w:commentReference w:id="78"/>
      </w:r>
      <w:commentRangeStart w:id="208"/>
      <w:commentRangeEnd w:id="208"/>
      <w:r>
        <w:rPr>
          <w:rStyle w:val="CommentReference"/>
        </w:rPr>
        <w:commentReference w:id="208"/>
      </w:r>
      <w:commentRangeEnd w:id="79"/>
      <w:r>
        <w:rPr>
          <w:rStyle w:val="CommentReference"/>
          <w:sz w:val="24"/>
          <w:szCs w:val="24"/>
        </w:rPr>
        <w:commentReference w:id="79"/>
      </w:r>
      <w:commentRangeStart w:id="209"/>
      <w:commentRangeEnd w:id="209"/>
      <w:r>
        <w:rPr>
          <w:rStyle w:val="CommentReference"/>
        </w:rPr>
        <w:commentReference w:id="209"/>
      </w:r>
      <w:ins w:id="1080" w:author="Claude" w:date="2026-06-10T00:00:00Z">
        <w:r>
          <w:t xml:space="preserve">(two gene-by-sample count matrices: count_pairs, which counts fragments/read pairs, and count_reads, which counts individual reads) </w:t>
        </w:r>
      </w:ins>
      <w:r>
        <w:t>were retained. The evaluation figures focus on the count_pairs </w:t>
      </w:r>
      <w:ins w:id="1081" w:author="Claude" w:date="2026-06-10T00:00:00Z">
        <w:r>
          <w:t xml:space="preserve">(read-pair) </w:t>
        </w:r>
      </w:ins>
      <w:commentRangeStart w:id="80"/>
      <w:r>
        <w:t>matrices</w:t>
      </w:r>
      <w:commentRangeEnd w:id="80"/>
      <w:r>
        <w:rPr>
          <w:rStyle w:val="CommentReference"/>
          <w:sz w:val="24"/>
          <w:szCs w:val="24"/>
        </w:rPr>
        <w:commentReference w:id="80"/>
      </w:r>
      <w:r>
        <w:t>.</w:t>
      </w:r>
    </w:p>
    <w:p w14:paraId="3DEE02C3" w14:textId="77777777" w:rsidR="00D140B5" w:rsidRPr="00D140B5" w:rsidRDefault="00D140B5" w:rsidP="000E5BD5">
      <w:pPr>
        <w:pStyle w:val="Heading2"/>
      </w:pPr>
      <w:r>
        <w:t>Host read-pair removal</w:t>
      </w:r>
    </w:p>
    <w:p w14:paraId="6EECB932" w14:textId="138655FD" w:rsidR="00D140B5" w:rsidRPr="00D140B5" w:rsidRDefault="00D140B5" w:rsidP="00D140B5">
      <w:r>
        <w:t>For each sample and host mapper, the primary host-removal denominator was defined from the matching samtools</w:t>
        <w:fldChar w:fldCharType="begin">
          <w:fldData xml:space="preserve">PEVuZE5vdGU+PENpdGU+PEF1dGhvcj5EYW5lY2VrPC9BdXRob3I+PFllYXI+MjAyMTwvWWVhcj48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</w:fldData>
        </w:fldChar>
        <w:instrText xml:space="preserve"> ADDIN EN.CITE </w:instrText>
        <w:fldChar w:fldCharType="begin">
          <w:fldData xml:space="preserve">PEVuZE5vdGU+PENpdGU+PEF1dGhvcj5EYW5lY2VrPC9BdXRob3I+PFllYXI+MjAyMTwvWWVhcj48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</w:fldData>
        </w:fldChar>
        <w:instrText xml:space="preserve"> ADDIN EN.CITE.DATA </w:instrText>
        <w:fldChar w:fldCharType="end"/>
        <w:fldChar w:fldCharType="separate"/>
      </w:r>
      <w:r>
        <w:rPr>
          <w:noProof/>
          <w:vertAlign w:val="superscript"/>
        </w:rPr>
        <w:t>35</w:t>
      </w:r>
      <w:r>
        <w:fldChar w:fldCharType="end"/>
        <w:t> stats output as after_filtering_total_reads - with_itself_and_mate_mapped. This denominator quantified the read pool that remained available for viral mapping after host subtraction and was propagated to the targeted and untargeted viral summaries.</w:t>
      </w:r>
    </w:p>
    <w:p w14:paraId="0A89A283" w14:textId="77777777" w:rsidR="00D140B5" w:rsidRPr="00D140B5" w:rsidRDefault="00D140B5" w:rsidP="000E5BD5">
      <w:pPr>
        <w:pStyle w:val="Heading2"/>
      </w:pPr>
      <w:r>
        <w:t>Viral Taxonomic Screening and Alignment</w:t>
      </w:r>
    </w:p>
    <w:p w14:paraId="5D2C2C11" w14:textId="5B0E6CDE" w:rsidR="00D140B5" w:rsidRPr="00D140B5" w:rsidRDefault="00D140B5" w:rsidP="00D140B5">
      <w:r>
        <w:t>Two viral-reference modes were used. In panel mode, non-host read pairs were aligned to the legacy 7viruses bundle, which in the finalized outputs contained eight virus groups: EBV, FeLV, HEV, PCV1, REO1, REO3, RSV, and Zika. In untargeted mode, the same read pairs were aligned to RVDB</w:t>
        <w:fldChar w:fldCharType="begin">
          <w:fldData xml:space="preserve">PEVuZE5vdGU+PENpdGU+PEF1dGhvcj5Hb29kYWNyZTwvQXV0aG9yPjxZZWFyPjIwMTg8L1llYXI+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</w:fldData>
        </w:fldChar>
        <w:instrText xml:space="preserve"> ADDIN EN.CITE </w:instrText>
        <w:fldChar w:fldCharType="begin">
          <w:fldData xml:space="preserve">PEVuZE5vdGU+PENpdGU+PEF1dGhvcj5Hb29kYWNyZTwvQXV0aG9yPjxZZWFyPjIwMTg8L1llYXI+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</w:fldData>
        </w:fldChar>
        <w:instrText xml:space="preserve"> ADDIN EN.CITE.DATA </w:instrText>
        <w:fldChar w:fldCharType="end"/>
        <w:fldChar w:fldCharType="separate"/>
      </w:r>
      <w:r>
        <w:rPr>
          <w:noProof/>
          <w:vertAlign w:val="superscript"/>
        </w:rPr>
        <w:t>36</w:t>
      </w:r>
      <w:r>
        <w:fldChar w:fldCharType="end"/>
      </w:r>
      <w:ins w:id="81" w:author="Xu, Joshua" w:date="2026-05-15T16:23:00Z" w16du:dateUtc="2026-05-15T21:23:00Z">
        <w:r>
          <w:t xml:space="preserve"> </w:t>
        </w:r>
      </w:ins>
      <w:r>
        <w:t xml:space="preserve">v31. In both modes, the quantification and coverage analysis were performed using our in-house tools, </w:t>
      </w:r>
      <w:del w:id="1110" w:author="Claude" w:date="2026-06-10T00:00:00Z">
        <w:r>
          <w:delText>TaxonomicClassifier</w:delText>
        </w:r>
      </w:del>
      <w:ins w:id="1111" w:author="Claude" w:date="2026-06-10T00:00:00Z">
        <w:r>
          <w:t>TaxonomyClassifier</w:t>
        </w:r>
      </w:ins>
      <w:r>
        <w:t xml:space="preserve"> and ViraQuant tools. The </w:t>
      </w:r>
      <w:del w:id="82" w:author="Xu, Joshua" w:date="2026-05-15T16:30:00Z" w16du:dateUtc="2026-05-15T21:30:00Z">
        <w:r>
          <w:delText xml:space="preserve"/>
        </w:r>
      </w:del>
      <w:r>
        <w:t>non-host read pairs were also analyzed by Kraken2</w:t>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instrText xml:space="preserve"> ADDIN EN.CITE </w:instrText>
        <w:fldChar w:fldCharType="begin">
          <w:fldData xml:space="preserve">PEVuZE5vdGU+PENpdGU+PEF1dGhvcj5Xb29kPC9BdXRob3I+PFllYXI+MjAxOTwvWWVhcj48UmVj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</w:fldData>
        </w:fldChar>
        <w:instrText xml:space="preserve"> ADDIN EN.CITE.DATA </w:instrText>
        <w:fldChar w:fldCharType="end"/>
        <w:fldChar w:fldCharType="separate"/>
      </w:r>
      <w:r>
        <w:rPr>
          <w:noProof/>
          <w:vertAlign w:val="superscript"/>
        </w:rPr>
        <w:t>24</w:t>
      </w:r>
      <w:r>
        <w:fldChar w:fldCharType="end"/>
        <w:t xml:space="preserve"> using its official viral database, and the viral </w:t>
      </w:r>
      <w:commentRangeStart w:id="83"/>
      <w:del w:id="1140" w:author="Claude" w:date="2026-06-10T00:00:00Z">
        <w:r>
          <w:delText>taxid</w:delText>
        </w:r>
      </w:del>
      <w:ins w:id="1141" w:author="Claude" w:date="2026-06-10T00:00:00Z">
        <w:r>
          <w:t>TaxID</w:t>
        </w:r>
      </w:ins>
      <w:r>
        <w:t xml:space="preserve"> </w:t>
      </w:r>
      <w:commentRangeEnd w:id="83"/>
      <w:r>
        <w:rPr>
          <w:rStyle w:val="CommentReference"/>
          <w:sz w:val="24"/>
          <w:szCs w:val="24"/>
        </w:rPr>
        <w:commentReference w:id="83"/>
      </w:r>
      <w:commentRangeStart w:id="210"/>
      <w:commentRangeEnd w:id="210"/>
      <w:r>
        <w:rPr>
          <w:rStyle w:val="CommentReference"/>
        </w:rPr>
        <w:commentReference w:id="210"/>
      </w:r>
      <w:r>
        <w:t>reports were used for assessing the discovery-mode agreement.</w:t>
      </w:r>
    </w:p>
    <w:p w14:paraId="02A37606" w14:textId="644DF625" w:rsidR="00D140B5" w:rsidRPr="009C5E35" w:rsidRDefault="00D140B5" w:rsidP="009C5E35">
      <w:pPr>
        <w:pStyle w:val="Heading2"/>
      </w:pPr>
      <w:r>
        <w:t>Coverage Analysis, Quantification, and Screening</w:t>
      </w:r>
    </w:p>
    <w:p w14:paraId="3173D803" w14:textId="37AE457C" w:rsidR="009C5E35" w:rsidRDefault="009C5E35" w:rsidP="009C5E35">
      <w:r>
        <w:t xml:space="preserve">We developed an in-house Python script, </w:t>
      </w:r>
      <w:ins w:id="84" w:author="Xu, Joshua" w:date="2026-05-15T16:30:00Z" w16du:dateUtc="2026-05-15T21:30:00Z">
        <w:r>
          <w:t>“</w:t>
        </w:r>
      </w:ins>
      <w:del w:id="85" w:author="Xu, Joshua" w:date="2026-05-15T16:30:00Z" w16du:dateUtc="2026-05-15T21:30:00Z">
        <w:r>
          <w:delText>`</w:delText>
        </w:r>
      </w:del>
      <w:r>
        <w:t>ViraQuant.py</w:t>
      </w:r>
      <w:ins w:id="86" w:author="Xu, Joshua" w:date="2026-05-15T16:30:00Z" w16du:dateUtc="2026-05-15T21:30:00Z">
        <w:r>
          <w:t>”</w:t>
        </w:r>
      </w:ins>
      <w:del w:id="87" w:author="Xu, Joshua" w:date="2026-05-15T16:30:00Z" w16du:dateUtc="2026-05-15T21:30:00Z">
        <w:r>
          <w:delText>`</w:delText>
        </w:r>
      </w:del>
      <w:r>
        <w:t xml:space="preserve">, to quantify viral signals in Illumina paired-end sequencing data from coordinate-sorted, indexed BAM files using per-base depth summaries. The tool supports both targeted analysis of user-specified viral contigs and an unbiased full-BAM scan mode. In targeted mode, ViraQuant computes contig-level metrics and, when a virus list groups multiple contigs under a shared virus label, also generates virus-level summaries by pooling per-base depth information across member contigs in a position-weighted manner, equivalent to concatenating contigs end-to-end. Reported metrics include reference length, mapped read counts, mapped reads per base, breadth of coverage, mean depth across all positions, depth quantiles summarizing the minimum depth observed across specified genome fractions, and threshold-based coverage statistics such as the fraction of positions meeting a minimum depth cutoff together with the mean and median depth among covered bases. In scan </w:t>
        <w:lastRenderedPageBreak/>
        <w:t xml:space="preserve">mode, the program evaluates all contigs in the BAM file and reports those meeting a user-defined numerical criterion based on mapping or depth-derived metrics, enabling systematic screening for candidate viral references without a predefined target list. The tool writes a tab-delimited results file together with a YAML sidecar capturing the effective run parameters, supporting reproducible assessment of both viral detection and relative abundance. </w:t>
      </w:r>
    </w:p>
    <w:p w14:paraId="007CE5D3" w14:textId="5BC09B79" w:rsidR="00541652" w:rsidRDefault="00541652" w:rsidP="009C5E35">
      <w:pPr>
        <w:rPr>
          <w:b/>
          <w:bCs/>
        </w:rPr>
      </w:pPr>
      <w:r>
        <w:rPr>
          <w:b/>
          <w:bCs/>
          <w:noProof/>
        </w:rPr>
        <mc:AlternateContent>
          <mc:Choice Requires="wpg">
            <w:drawing>
              <wp:anchor distT="0" distB="0" distL="114300" distR="114300" simplePos="0" relativeHeight="251659264" behindDoc="0" locked="0" layoutInCell="1" allowOverlap="1" wp14:anchorId="071958A9" wp14:editId="726B0DDA">
                <wp:simplePos x="0" y="0"/>
                <wp:positionH relativeFrom="margin">
                  <wp:posOffset>0</wp:posOffset>
                </wp:positionH>
                <wp:positionV relativeFrom="paragraph">
                  <wp:posOffset>316230</wp:posOffset>
                </wp:positionV>
                <wp:extent cx="5633085" cy="1050290"/>
                <wp:effectExtent l="0" t="0" r="24765" b="16510"/>
                <wp:wrapTopAndBottom/>
                <wp:docPr id="123" name="Google Shape;123;p20"/>
                <wp:cNvGraphicFramePr/>
                <a:graphic xmlns:a="http://schemas.openxmlformats.org/drawingml/2006/main">
                  <a:graphicData uri="http://schemas.microsoft.com/office/word/2010/wordprocessingGroup">
                    <wpg:wgp>
                      <wpg:cNvGrpSpPr/>
                      <wpg:grpSpPr>
                        <a:xfrm>
                          <a:off x="0" y="0"/>
                          <a:ext cx="5633085" cy="1050290"/>
                          <a:chOff x="0" y="0"/>
                          <a:chExt cx="8825250" cy="1590803"/>
                        </a:xfrm>
                      </wpg:grpSpPr>
                      <pic:pic xmlns:pic="http://schemas.openxmlformats.org/drawingml/2006/picture">
                        <pic:nvPicPr>
                          <pic:cNvPr id="1924970909" name="Google Shape;124;p20" descr="Picture 21"/>
                          <pic:cNvPicPr preferRelativeResize="0"/>
                        </pic:nvPicPr>
                        <pic:blipFill rotWithShape="1">
                          <a:blip r:embed="rId18">
                            <a:alphaModFix/>
                          </a:blip>
                          <a:srcRect t="69228" b="4371"/>
                          <a:stretch/>
                        </pic:blipFill>
                        <pic:spPr>
                          <a:xfrm>
                            <a:off x="0" y="47475"/>
                            <a:ext cx="8825198" cy="1368950"/>
                          </a:xfrm>
                          <a:prstGeom prst="rect">
                            <a:avLst/>
                          </a:prstGeom>
                          <a:noFill/>
                          <a:ln>
                            <a:noFill/>
                          </a:ln>
                        </pic:spPr>
                      </pic:pic>
                      <wps:wsp>
                        <wps:cNvPr id="2114449716" name="Google Shape;125;p20"/>
                        <wps:cNvSpPr/>
                        <wps:spPr>
                          <a:xfrm>
                            <a:off x="529050" y="902075"/>
                            <a:ext cx="8296200" cy="71100"/>
                          </a:xfrm>
                          <a:prstGeom prst="rect">
                            <a:avLst/>
                          </a:prstGeom>
                          <a:noFill/>
                          <a:ln w="19050" cap="flat" cmpd="sng">
                            <a:solidFill>
                              <a:srgbClr val="009600"/>
                            </a:solidFill>
                            <a:prstDash val="solid"/>
                            <a:round/>
                            <a:headEnd type="none" w="sm" len="sm"/>
                            <a:tailEnd type="none" w="sm" len="sm"/>
                          </a:ln>
                        </wps:spPr>
                        <wps:bodyPr spcFirstLastPara="1" wrap="square" lIns="91425" tIns="91425" rIns="91425" bIns="91425" anchor="ctr" anchorCtr="0">
                          <a:noAutofit/>
                        </wps:bodyPr>
                      </wps:wsp>
                      <wps:wsp>
                        <wps:cNvPr id="719063539" name="Google Shape;126;p20"/>
                        <wps:cNvSpPr/>
                        <wps:spPr>
                          <a:xfrm>
                            <a:off x="2990000" y="0"/>
                            <a:ext cx="285000" cy="1543200"/>
                          </a:xfrm>
                          <a:prstGeom prst="rect">
                            <a:avLst/>
                          </a:prstGeom>
                          <a:noFill/>
                          <a:ln w="19050" cap="flat" cmpd="sng">
                            <a:solidFill>
                              <a:srgbClr val="FF0000"/>
                            </a:solidFill>
                            <a:prstDash val="dash"/>
                            <a:round/>
                            <a:headEnd type="none" w="sm" len="sm"/>
                            <a:tailEnd type="none" w="sm" len="sm"/>
                          </a:ln>
                        </wps:spPr>
                        <wps:bodyPr spcFirstLastPara="1" wrap="square" lIns="91425" tIns="91425" rIns="91425" bIns="91425" anchor="ctr" anchorCtr="0">
                          <a:noAutofit/>
                        </wps:bodyPr>
                      </wps:wsp>
                      <wps:wsp>
                        <wps:cNvPr id="938950155" name="Google Shape;127;p20"/>
                        <wps:cNvSpPr txBox="1"/>
                        <wps:spPr>
                          <a:xfrm>
                            <a:off x="3314450" y="1400603"/>
                            <a:ext cx="1519200" cy="190200"/>
                          </a:xfrm>
                          <a:prstGeom prst="rect">
                            <a:avLst/>
                          </a:prstGeom>
                          <a:noFill/>
                          <a:ln>
                            <a:noFill/>
                          </a:ln>
                        </wps:spPr>
                        <wps:txbx>
                          <w:txbxContent>
                            <w:p w14:paraId="7EE8CCA2" w14:textId="77777777" w:rsidR="00541652" w:rsidRPr="007013E6" w:rsidRDefault="00541652" w:rsidP="00541652">
                              <w:pPr>
                                <w:rPr>
                                  <w:kern w:val="0"/>
                                  <w14:ligatures w14:val="none"/>
                                </w:rPr>
                              </w:pPr>
                              <w:r>
                                <w:t>Non-specific mapping</w:t>
                              </w:r>
                            </w:p>
                          </w:txbxContent>
                        </wps:txbx>
                        <wps:bodyPr spcFirstLastPara="1" wrap="square" lIns="0" tIns="0" rIns="0" bIns="0" anchor="t" anchorCtr="0">
                          <a:noAutofit/>
                        </wps:bodyPr>
                      </wps:wsp>
                      <wps:wsp>
                        <wps:cNvPr id="500768715" name="Google Shape;128;p20"/>
                        <wps:cNvSpPr txBox="1"/>
                        <wps:spPr>
                          <a:xfrm>
                            <a:off x="5213575" y="973175"/>
                            <a:ext cx="3459300" cy="190200"/>
                          </a:xfrm>
                          <a:prstGeom prst="rect">
                            <a:avLst/>
                          </a:prstGeom>
                          <a:noFill/>
                          <a:ln>
                            <a:noFill/>
                          </a:ln>
                        </wps:spPr>
                        <wps:txbx>
                          <w:txbxContent>
                            <w:p w14:paraId="38C9D359" w14:textId="77777777" w:rsidR="00541652" w:rsidRPr="007013E6" w:rsidRDefault="00541652" w:rsidP="00541652">
                              <w:pPr>
                                <w:rPr>
                                  <w:kern w:val="0"/>
                                  <w14:ligatures w14:val="none"/>
                                </w:rPr>
                              </w:pPr>
                              <w:r>
                                <w:t>Evenly distributed across the entire virus genome</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71958A9" id="Google Shape;123;p20" o:spid="_x0000_s1026" style="position:absolute;margin-left:0;margin-top:24.9pt;width:443.55pt;height:82.7pt;z-index:251659264;mso-position-horizontal-relative:margin;mso-width-relative:margin;mso-height-relative:margin" coordsize="88252,1590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MramkTgQAAK8OAAAOAAAAZHJzL2Uyb0RvYy54bWzsV9tu3DYQfS/QfyD0 Hq+uuyvFdtDGWSNA2hpOiz5zKWpFVBJZknvL1/eQ3IvXl6ZOg9QPNWAtKVIzwzNnzkjnbzZ9R1Zc GyGHiyg5iyPCByZrMSwuot9+nb2aRsRYOtS0kwO/iLbcRG8uv//ufK0qnspWdjXXBEYGU63VRdRa q6rRyLCW99ScScUHLDZS99RiqhejWtM1rPfdKI3j8Wgtda20ZNwY3L0Ki9Glt980nNlfmsZwS7qL CLFZf9X+OnfX0eU5rRaaqlawXRj0C6LoqRjg9GDqilpKllo8MNULpqWRjT1jsh/JphGM+zPgNEl8 7zTXWi6VP8uiWi/UASZAew+nLzbLfl5da/VR3WggsVYLYOFn7iybRvfuF1GSjYdse4CMbyxhuFmM syyeFhFhWEviIk7LHaisBfIPnmPtu92T02lapAVy4p8syngaZy4do73j0Uk4SrAK/zsMMHqAwee5 gqfsUvNoZ6T/RzZ6qv9YqldIl6JWzEUn7NZTD4lxQQ2rG8FudJgAzhtNRA0syjQvJ3EZlxEZaA/q X0u56Dj52FLFXydp/lqlOH3NDQMfYcOFRtLEYeDsOlPOMFGaN1zf8g7uV/yWG/EJ1jzKI7fxJIB5 J9RMdB3R0v4ubOu9IRpPTre4Oztc3qPQI/AFel5Jtuz5YEO9aR+HHEwrlImIrng/5zivfl8HJ7RT Lf1J1jOxCdl0Xh2NjGa3qEdXg+MyTSEMqMA8m/gTY9lqblnrnnGn2h8kgGFA0CcpmU/ySREqeU9L R66khAtPrmw8LcG0u+SildLGXnPZA1+DkDRC8yDR1Qdjw9b9Fud5kA5W3KdVN5zcAGHdHR91iNMP cQhXUZA1swcdswewP6tyfTYRpTN7pFqaJHkOsiXjJ6hWeKoh9t1zh3I31RPAFihjV5so6jJO4wfw puUY6hvgnSQJhl8PXLJ21ePdM4qW0ID48NQrsMwMC58kIzsBhnWdy4TRi/nbTpMVdSIfl+NDOCfb XDavqGnDPr8USAOVHWqf2ZbT+t1QE7tVKLEBHSty0Zg+Ih1Hf8PA77NUdJ/ftyeGQz3g7EZzWW9R 1UaxmUBEH6ixN1Sj6STwhUYEL38uqVOp7v0AvpRJnkJf7d2JvjuZ353QgbUSxc2sjkiYvLWYxx62 Qf6wtLIRnt/HYEBeNwFRvxFjJ8jvOCuyp7Rx/GzCpmUZ488zdteA9lqQTgu/EvpMnjnivhS2zmY+ 6hDO37C1Bm//J6uvnG9O1jJz3SMpUISPNvLJI2QldvOjxOuR723H+t+/2hzeqbIM0r0T2iTH+2x4 B6LVnrwJ2thBaVE1X5e8j/axY7huZDdz18fd8LnKhWoMqoVBUCwMglphsFcqaPuL1SkIx2Q8nSRP pX76L1JfpElWoLH6HjvJkvs9NsuLMnOK5nXrP8p8eJV1yvPiCOA/D/BVBD04+ey6O/dacfzOvPwL AAD//wMAUEsDBAoAAAAAAAAAIQALLWvQAisCAAIrAgAUAAAAZHJzL21lZGlhL2ltYWdlMS5wbmeJ UE5HDQoaCgAAAA1JSERSAAAIQQAAA1UIBgAAAJ2bchAAAIAASURBVHhe7L1nUB1Zgufb8SJ236eJ 2YmJF/H2w9uI9+HFbuy+6Zm3vT090z09Pd3T3VXdXdVVKnlvkQVhJIQXTgYk5A0SICQQEgIJj0BY 4T0IK7z39nK9wfxfnoSL0AUhVC1Vlar+v4hfcMk8mXnypCM4/3vyRyCEEEIIIYQQQn5gDKmn8dX9 PnxxrxdfhH8HvNML55QBaJUTmJig9C9zbGwMarXa8rQnhBBCCCGEEEK+93h7e//oR5YTCSGEEEII IYQQQgghhBBCCCGEEEI+NhiCIIQQQgghhBBCCCGEEEIIIYQQQsj3AoYgCCGEEEIIIYQQQgghhBBC CCGEEPK9YEkIQm+awrhaixGNDoMqAwaV0+gem0TXmBadI+NQaHWLixNCCCGEEEIIIYQQQgghhBBC CCHkO8z09DTGxsYwOjq64MjICNRqtWXRD45er4fJZLKcLKPT6TA1NWU5+Z14LQQxMzuLlsFRtA6O Y6i7H72d9chrjEV5Vy9qa5OR39CM2NLaxcvPM4uhvg4MT+rnfzeht7UeZWXlKK14gb5RNUb6uzCi MiwsoRnvR2f/6MLvhBBCCCGEEEIIIYQQQgghhBBCCHn/NDY2IiEhAUVFRbLFxcUoKSlBeno6Zmdn LYt/UIaHh5Gfny+HIRYjghliughC/CUsCUE09A6iunMYw02tGG3NQ17NabQOD6KvMRQNnd2IL1s+ BFGWk4zKDoX00Yjq/GwUVtWjt7cP7W2NaJfW1/EiB8+ruubLT6M+Pw2FDYOvrYUQQgghhBBCCCGE EEIIIYQQQggh74+amhokJSUhLy8P5eXlsiJsUF9fL38Wo0R803R0dMh1MBjmBlIQo1I8f/4cExMT FiXfHYvXYcyiuqsPz2vbkfKiFQ+KmpCeVYrcOzfxpDAd15NCEJld/qr4ArOoKsxAQ78Kqu4qZOXX wbKZ9KMtSM8shEaESIyjeJ6RiX7NjEUpQgghhBBCCCGEEEIIIYQQQggh5ONFhAoUCsUb/Utf9/Cu iBEfxKswFiPCBgUFBSgrK/tWQhACEYQoLS1Ff3+/HIiYnJy0LPK1sAhBAKWtPYjOr0NCcT2uPyvB xUfPcDowAh53o2Fz7Q4ux2csLj6PCEFkoql3BG3FOSjtGJenTvS3oaqqBj1DUmWndSjNzkaXegaG 4RbkF9dg+bd8EEIIIYQQQgghhBBCCCGEEEIIIR8nWq124XUTlorparXacpEPigg6iFdNLEaEMURd vs0QhECMUhEYGIjx8bmMwftgSQgiu74VN54WIj6vCiGJuQhLLUB4RjFuJj6Ha1g8fKOTFxefZ/kQ hHp8ELWFz5GR3yD/3l9XjOqOYfS8LEFl6+tJE0IIIYQQQgghhBBCCCGEEEIIIYS8X5YLQYiRIMT0 b+t1GALxCoyioiLU1dXJI0IYjUbLIl+LJSGIJ8VVcAqPQ2xuGc4/TEJS0Qt4hsfjZkw6NvoHwfdx 0uLi84gQRDrq+1RQdtUgPf8FzAN4zI52IL+oHuLFF8bxLuQ/f46c3CIM6cR7MQghhBBCCCGEEEII IYQQQgghhBDyoRBhB6VS+do0k8mEuLg4ZGRkYHb2m++7FwGI58+fyyNSCMSrMcQrMQwGg0XJd2dJ COJBQTn+1ecaPj8dCNsbDxCSkou1F0PxZ/8g/MzjElzvxywuPs8syvNSUNUhKmhEfUk+cvKLUd/Q gMqiXJTU9sohCMyaUJQQioeZ9RbLE0IIIYQQQgghhBBCCCGEEEIIIeR9I0ZbEDY2Ni4oRoAQAYhv +tUcAvHqCxGAEKNRLKazsxMFBQV/cRBiSQgip74Jn529jg0XbsMj/DEOXruLTReDsE76fc25QMQU li0uvoByYhQqrWn+t1kM97SiqakZrR3d0JqHhZDQTAxhVKl/NYEQQgghhBBCCCGEEEIIIYQQQggh HwQRNmhubkZLS8uCTU1NC6MwfNOIUSksR6YwI17b8Ze+FmNJCEIwNT0tq9EboDea5M/iPSDf1rtA CCGEEEIIIYQQQgghhBBCCCGEEELexrIhCEIIIYQQQgghhBBCCCGEEEIIIYSQjw2GIAghhBBCCCGE EEIIIYQQQgghhBDyvYAhCEIIIYQQQgghhBBCCCGEEEIIIYR8L5BDENPT06CU0o9JQgghhBBCCCGE EEIIIYQQQgixRA5BTE5OglJKPyZnZmYs72eEEEIIIYQQQgghhBBCCCGEkB84DEFQSj9KGYIghBBC CCGEEEIIIYQQQgghhFjCEASl9KOUIQhCCCGEEEIIIYQQQgghhBBCiCXLhCAUmFSqYJw2F5mFVqWE zjgFo14DpUoLg14PpSi3TMfkalRMKmEwmTcwC4NWDYXi66/vm1ChmIROb3pVV0mVRg+TXgeNzoAp kwHK97wPCkmd0aKjd8oI1fw8y/LLq5COmQYGg0Fa7uvVT+yv2NdZcx1mpqBWzbWJZdnlFMurRRtJ dX/fbWR27pxaqKHMrDgmq93n+X00SMdTvgYs569C0R5iP83MmPRfe11/mdL1OzXXFrOizb+FOojz U683QKdRye0izgGNzgi9VrP0WleIc1T7zucoQxCEEEIIIYQQQgghhBBCCCGEEEuWhCCUShVUE8Mo fPYI90JDEHIvAvU9Y6h5nozs8laMDragoqYO45MaqezSjsmVVWBSpQWmtSjPjkNISAhCQyNQ1NQH rUa9TPnvjmqVCnWVeahq74dOrYJSrcVIdwMKXtShpSIXT9OKMKbVyAEFy2W/lkolNColqrIfIyT0 LiIjHyH87h3cjX+OwQmVVB/l0mWWUSnVe3yoE1UVFdJyUv3e+ZhNQqXRYKijBvEPI+Rjdi82E0NK nRyOsSy7nGqNFp01+Uh6moth9XtsI7PSOatWjqMoNQJ3Qu9JbRUpnbt3EJEqHZNJ9ar2WSXVa6iz HhW1DVAo1VAuU2YlRQjDNDWD4ZZShEptFHInFE9yquQAyrtfJ3+BUt1NBjVKns0dq/DkPIwoRBus 7li9H6VzVzmB+toKNHQNQ6NWyu3b1ViO6uZO+VpaXF600Xh/GypeVGF4Qr3q9mIIghBCCCGEEEII IYQQQgghhBBiyZIQhFprhKqtAPvW/QwnztzEzVvBqO4aQ31uKvJq+9GUdRUHXL0xMDkLjVYHczek UaeRv9Ft2VH5mkoNjPoxhPvYYc8hRwQGBcHX3RH+t7OgndZDqzfNr20GGqUCKq0YPWB6fgSCaail afKIDAvDVMxCp1bK0wzStJmZuZImgw6G+W/CG3XzIzeotQsjGcxNk5YxzdV+Wnxj/y11N5kMiPE/ gM3OYRB7PQ0Tnp4/hJ1ud9HZWIWUtEKMaDRSm5hHApiFVqqbqJdRK74Nr4JpZkaq7yQUKq20TTGi wwrbFCEIafmy9Ie46e+O//W//hv2ugTgTkwahlRTmJ0VezMjbUMN4/T8ns2Y5G/9i33TvhrKAyO1 MbA9uB8VQ6JaM5iZMkCrM87NnDXJ9VhpZAmD1EyF4Y74yW/XICg4GEd2rMOJgHioDAaoNbqFdjWP kqE2rxtiW1Mw6LXoqi1CcnIOBtWijfTz86W2N2jlZcSxn5LKzk2cGzFCHH/zejTKFUa/UKqk+WPI Sw7DVenc+ruf/L+w87mKsKRcjE5K59yU+Sw1ny8KOcSyMG6E1B46qblq4k/hwEl/jKhnYJwfqUS0 1dtHr5CO85QJVakhsNq4G97XbyPwmi+snW+ia0RpcZ2o5aCCWP/0/PlqkM8Psb9L20W05fT0/NLT Juj0c20yOz1XL3kEDPOoD9J8o34cMTe9YWXngGDp+vI8F4SG3iGpbWekc9h8fYlrSYzOoHzt3JFH GBHHwjB/HKQWEtfhpFo3//urui5tg9ePx6xqCKfd9+N8coMcejJIzZl4ZR+cbyfAZDRK95lX14lJ 2lxfUQQOONjg5bDULtI1bxITZabm6mq5jUmGIAghhBBCCCGEEEIIIYQQQgghS1k2BDHRmA0nN3t0 zveZTmsn8aI0Ey2jU2jPuA5rzzMY0gLGiQ6EXz8FX19/ZNf1Q6/XLumofKUS+qlp1MSdw/odrmhW vOrA1CsnoTWY0FOdgVO+vvC78hDdahMGmwqR/iwRIRdO4/ztGPSpDHIYoTb7kbRNX/hcCEZdvxJG zQRK8xMQHXEHvj6+yKhqRF5sCHx8z6PgZR8MBiO0I624e81XWu4cchuGpPXoUJoWIW/vfnIJJnT6 FUcoEPUbKIvEpo17UTkq1V3bjuO71uNmZheG2ktR3tgBo7SdkdZiXDglbccvBC2DkyjMikH+y34Y jMPIiolGdZca2sFGxGc+x8CYasVRCkSYwSj6qDUdOHhoA1Ja5sIFfS8LkJLwADf8wlDd2YH0yFty e9yIyoZCp4PROIWmwjhp/30REBKF2vIUuNofRYsOqEuNQHh0Ltobc+R9vxwSj95JnRwysNy+WdGB nRPujK1nQ+XtKwqD8LtdrujVzUI/3ITgSz7S9i+isHlY7mgfbMrHJfk43kV0ahrqe5XobypCSX0L 9FIbTXRW4JqfWOYUHhc1S8sY0ViWjtSncbgsHb/g2HyojEaMS23pf+oUzl6+j5YR9YojT4gwgBxb GCrHjgPbUS4CH9IUo1GP6qyHc+fLxTtoGJiEyWiaOx+uinPXFyEpZXJIoT7pHGxOXYRaaua63Mdy +9yJycWYVr/icRKv0VD1FOLIxo24m9c7d1ILjFooVTpoR9sQJp97/vK5p1N0Iy8zCTEPgqVjFICS tmGpniaMd5Tj6ny7PBHtYjSgozYHCfGRuCLV5XZMFl5W5eK09DksvgQqqS1NejXyE4Ll/QhLqsL0 VB8cP/sdrmUNz9XBoJGDMdXFachMf4orfr44ezseQxojDNphpD+Uzh3pfL0SkY4xjXTumKRrvPyp fO6cuRqMljET9IN1CAwQ9b+KsvYxGESQY5l2WFCpwoxqEP4+tgjM7V5ojuehdjgZkgSR3xlpKUKA uE78Q6R7ATBWGYWjTsfRNjaD+lJR12RcPuML/5BEDEvtv9z5yRAEIYQQQgghhBBCCCGEEEIIIcSS ZUMQyrZC2Oz+FAF3YpGYnIsRxQQuO3+JwNxBDOYHwsb7HCa0Kjw46wav4CfIf3Ide6zcUDmshv5N HdUqDWAawcUDO+B6rxiig7qhJA1P4hLxom0I461FcHdwQkRaDm6728MtOA3lyWfxi5/+BiHRMdj/ 1We4lNaMocp4WG06gJCUZwg+Y4ftDlcwoVHAZcOPseHETcSEiFET/gkegU8Qeno/vjh6EQrNBO6f doWPtD+5UVdwwOYscnLicHirPaITYxGVkIEelUH+xvmSeptV6zCraYfzzh0Izu2Fpi0T1vsP46W0 W+nX9sAxKAmm0SacdXREYHwWHp13h9OZYFw5YwvbwCLMjGXh5z/+f+Ae342JwmAcdfNDr3oWatUy 21qk6GDX91Vjz941iK6Y69gue+iKT3/zCa4/KkXHywrEREUg+3kKDuzehuvP26FuSMSeNTtxPfoJ 7kc+RN7zZJw+6Y7M7ATs3LwVjxLj4LrnEC7cj8PjyGjUDGvlESost21WhCCKHrrhNxuskJzyFLfO ncGNmGLodUMI9nLCmfAkZIUHYN9RfzT1NcHLagM8b8UgMcgb/+Uff4FHtXpU3Jfa4fJDmFTd8N+7 Bycu30dqzHVs3HIAma0TSDyzCf/yh32IehiC9V9sRXptNa5bH4L7tWjERNxHcbcCevUbzq151ToT lM3Z2LR7I7KblZiZnUZ7diT2bjqI0GfPcOuULbYfuw6FQYEwR2sc9rqGZ88isXvbdoRLx7Qz+zLs /QPR35CLQ5uP4H58PKJinqJj0gDNCsdJbzLhxSM/fLXTD+PS8Rlvf4En0jmbllsrHb8R6dwT10kM 8h5fw37r06huL8GOX/x32F6MwjXXXdjuFASlugvn9u6G89UIpD65ho1b9yO7VYeC4AP4x083Izbm MTb/7u/x2cHziIu+jj9+sR3pnWo0JoXAzuMCigpScXz3QUQUd6LikS8++WITAh/lQCGGuJCutetH f46frj2EhJQU2O9eB+egLBjGOhATGY6M3HTY7N2KgNSX0LemY/+arbjw4AnC7oei8mU7gr2dcO5h Cp4Fn8U+u3NoUxuhXaE95BCEZhSXPHZjv3cgkhNiEJeQDK/Dn8MjPAdToy9xxvE4biVk4aG/K2zO RKG9NhkOro7SNQHcsPkn/GyDDRKfPsXRXevgGpwutbFxyStKGIIghBBCCCGEEEIIIYQQQgghhFiy bAhC1VGMQ5t+Dlv3c7h09RF6xidw22cbQguHMZAXCLsz19DXkInf/sNPsc/RE95udvj0k0+QWKfE lE61tFNUKEIQhn6c2bUbntEvpE0bUZ4RAYcdX+GQUxhS7rvhJz/7M9x9feCw70vscLmEzCdXYedx Vf6W/vNrnnD3u4erzsfge79srvbGZnhssUVmTSv8TqzHvRLRBd2ME19ux7Mu6WP/c2y3P4ey4hj8 7u//EfudvODlehSf/fkrxKZnw/aLT3EpvhQa/fRbwwhiJAsjTEi/6gyvu5kojb8EG99oiMEyUgNt cCYyCy8TLuDvf/xbOEr74GKzDesPnMDT6DtwPnMdWY8jYLNjO85djsLD4PM4FZQNw6x4fYXldl53 uRBEyaOTsDl5HVKLYkqvRlV6JLxOumPTHz6Fx4NsRPkehu2ltLk2khhrycCRT/8//MOvdiO1XQHM 9sFz42dwuHAfg5NT0OvmXiliuW2zIgRRGumOX3y6Ht5Oe7Bu20kMSgdlrOI+/vl//AyHXH3g6XwY f163CRERETh++LIcBoCuF8cd9iDyhQovolxwMjQe9Qm3sWXvRSjkms0g3tcF50OfIz7wKE6GPIfo sL991BpXY3Jw+9geWLmcR9uICQa9eA3D0rot9rUQRItWWv0ILhywwulHVXMNoXsJj22OeBxzD7s2 uKJlfqST0rBzcPZOQnVuII7538BgVw2sP/8Epx9mQ6mdhmaFgIhQhCDKQn3x5f4bUEnrG6wvwAXP o/j9r+2RVxKDT//nz2B1wku6Tmzxp8+/REJ+PtyP7ELBkHT8Wp/i0HYPxDy8gd37L2NSrtE0Yn2c cO5uBbIfucL6YrQ8Ncp1P7wCC6VPevi7OyM0qxCntv8Bn248DF8fH2z9w09x8l6+XLYhOwoHvvw3 fOpwE6NaE+74bsPpJxXyvP7i+9i/2RMdBiOac5/Ax8MD2z//PRxD0xB/3hYHT8XK5QTdOUH46f/4 BWw8fODhuB9/+HITCrqnYNKuEEgRIQjtOK64bZXaxAkXA/xxLuAirNb9Cj5RRWhKDMCP//63OCFd J87WW/CVlSvKi9Jxwt0RPZOzuO29GX5x1XPbz7uLA1u80a6fXRK8YAiCEEIIIYQQQgghhBBCCCGE EGLJsiGIiabnOOFijYa5nmpMayZw3XPrqxCE3zV0FMTgk9/uQkptM5oaXqKlvQujE0oo3zSaglKF qWkt4v1tsdv7HgzzFRjMeQQPp2Dcv+iAtTbX0NjZgcbGZgwptSiJ8oarfwj0Urlnl53h7HUTvkcO wdPcqW1sgecWW6RVNeOq53ZElY9hVvUCnluPIafHhKmWVOw6cREFqaH49Pd7kVbfslBXhdYE1UAZ vHZvxp4T1zGgnVrx2/5y2+imMVAdCxtbN7jbHsbdnGa5GimBNjgbmYGyUG/8fqs3qjukfXjZiM5B BbQ9xXB3c4Cj+wXERMXi4llrHDrmiPjaccwY3hAYWeSbQhCu/negkz4Xhp3FhvUuKG9uxmXnQ/CO SEHIiUM4cUeMtgGIt2mMtWbg8O//Dv/wiy24X9QhTzepOhB2yg5frrNH1bAGBs2bO7VFCCI33AWb T4VIS07h5tGd8IyqwEjRPfzmk4PIaWyV27VneAxlEf5Yv+8SlGIj2l44Oe5bCEF4hiag6kEA/rx3 fj6mkXDKFedCspEYZI/zkUXSNCWuW++Cd1g5ZqaUeBrkhc8/2YWM1hEYtSu/huG1EESr1DrTA/De tgXeT2rkrUHfCM8dTngUdh1r1zmjfb4Pvex+AFy8EvAi9xbsT13EuBHQjdbA/8gObD3sjy6VacVX cWj1RvQURGLDpoOoHBMtLuiE1x5fJMffxmef7kVqXQuapTZq6x7EYGsOPGwPonQImKx5gv3bnBB2 zQ8bDlyBWl52GvG+zvC/U4bcaA943E6ACA09dHXCZREAmh3BGQ83hKdl4sTG9fB+mIPWlkY0NjWj f3gcOsN8ugN9cFjzR9xKbsL983twPmGuHTqz7+LwoYvITA7Clq+OoehlC4I9j8A1NAkRJ21gczV7 fnmgKeY8fvOZLQpb29Eo6t/Vg3GFcuXwjvl1GL52CCoYWFhXXtgx+D/KQGmIF36/zUd+lUvjyyb0 jKjQWxoNO+e5EESQz1ZcfNogL9OaFoS9u/zRa5pZ8koMhiAIIYQQQgghhBBCCCGEEEIIIZYsE4Iw QdGYicOHN6OgwwCTTg2jegIXTnyBwNwh9Gdfxl4XH4xOjsB/7zrY+99DQVEaHkVnYFipgupNIQhJ pdoI9Wgl7LdsgOPpm8jNy0WwtwMcfRLQ3pCCPZ+tRVBqHpJjnyC/uhtlj91g43FN7uxPOnME+9wi UZ4ajG3r9uBRXj4eXnOBvUcQRieG4Gv3OcKKRgFVBY59boX0rilMNyVijdVJ1PV34tzutTgecB8F Bc/wOD4fbS+SEfo4E0/veeGggyfaJmagfcs3/pUqDab0Y/D9/L/gP/3cGh0TBjlkkHB5N5yCn0LT WYxDf/4zAh6lIyM5DolpIqyhxuVtv8Hf/fYQRowa+Nn+CT/7t6Po1kvbW6GtzKo0Bhh6K7Fh428R IXrNJQrDj+PoyRtyOCT7mgd2HDyLkuI0bPq3f4H1nUJ05Ydh4582ICzlGeITn6I4JxYuDvbIyX2G HX/ehJsPQhD6KBFZzyJgvX83njdrYNK+OZBhnJG2c8cWn9ielrc5VhWJT3+/HgklL3Bm11q4XI1C Xl4yYpKKMdiajd2ffY6zEc+QFX0JP/7NJ3hSp0e5eB3GlUfQ9NfA4asv4BUcj5yUUBw9YI/ctknE n98Or9AciBBEwL5t8LocgfikeKTnpMFx/wY8LhmQR72wrNti1bopKBvT8af1f0R6oxiTwYSyRwHY tM4K0fn5iLjiDAfPUIwq+uAnnQ92/qHIz4+H0+EDiC4eRsuzM7DyvICel4W4G5WC9IfncND6OOpH pld+FYdSjSnjJCIv2mHDNkckPs9DVuwNWG3xRHVPGwKk68ThXDgKCtOkc68AA+1ZcNi7FSIfMFn1 AOv/eASFDZVwWf8FvEMT8PxpCI4etENeux45d47g6GUxEoQJd+0O40yQCIoMw8P+CK7ltCHvzkls 2emArJIiPHyQiNb2Wty7fQvR8ZnITQnHvjVbkVAzgvsen+LX2+yQnpcJ203r4B9dhqpH57FtrzeK S6Rj9vt/wd6rmegrj8aWT9cgKPEZ4uLi8aK2Gh6bv4Dn7TjkZiciJiEPCq3mrSGIWdUgvF32wC+x HpjWwjgNxF/cBeeQVGg6CqXr5AtciMpAelIsUvNaMCidU1ZHj6BbDQQ7/hr/vuM4MvIyYL1+LU6F F8M0rV+yTYYgCCGEEEIIIYQQQgghhBBCCCGWLAlBiI5+RX8zkpKeoG1IDY1aCY1SgYK0SJS0jmO0 uQDxaZmYMExhsrsKl72d4OrmitDkUqi1uiUdla+pUEBjMEHd14Sgcyfg5uoGVx8/lLRNwDQ1hfqs MDg7u8DF0x/FbePor8vE08wiqPV6NOQkIyalAsYpIyqe3oGzqyvczgWicUgLk3oUWU8foqJ9Anpl F55FJqBpWAttfz0exaejTy3VtascF73m6no/oxaKnkoEuLnATWyrZQSGt4wyMKcSBp0W5akhuBGT A5XOAK1Oj/qCOKQW18r70FEaB08nF7i6eCO1vAN6gxE1WZG4F5cDvcmIqowohCWVQKfXLrP+pSpV aqhHuvD4cTiqOsahl9qirfIZnmYVQSF91gw2IyTAFa7elxH5RKpHeSumpkwoib8OZxcX+N18gtau RjxLSsCICWiS2vjClbO4GhAAV6n9YwubpHXqlmx3sRppH5vLUhCRkgOlRg+jbhwJodcRV9oFZU8p zp+U2tXVBQ/Sq2EwTaGvLgeXzgXg6u2bsDq0G/H1KgzUpOJpfgX0UhuNNuXjrIez1EZuSChtl9rN hBfZT5BV3iLVZRL5CbHIK69BctgVuEh1vJdaLtdhxXNLtJVaatP+JjyMfoCm/klo1WoYjTqUJgXL 54v7+dtoHtbAZJqGWjo3bpx1kesdllYp16G3NhuJ2UUY66vHNS9pnpsvcuoHpGO+inNDum5M0jHN igyQ6iwdD8nIzBfQSe2hkM4983USlloF5WgHUhNi0Daml6+hqPAE9GinMNGcjzNyu7gjsWyuXRqL E/G0oFpqFw3KU5KQI7WXXj+OTOlzXtOQHL5IDPaGi5sbTt2MwpBagcywa3K7ifVEZdZjdmYKEef3 wN7zDPw8PeAZnCidO1MwjLYj7LI7XE9ekM6dWCQXN8nnTlXKbThJ547vxXB0S/Uaa3yOs27O8vkS nVMPne5t564SOuUYstPjkVvfC71WBY1WjzrpOnlWXDd/ncTipLhOXH2QXj0AVW8NElKSMa4yIPz8 bjh4+eGspzu8Q59iUmuAepnAEEMQhBBCCCGEEEIIIYQQQgghhBBLloQgJicVcx26oqNYqYBCMQmF NN1gnIZeo5Q7waeMRjnQIF7VYGbaqJOnWXZULlEsp9ZicfelWK/Yjk4MOTCPTj0JldYIk1EvzVNA azBhyjTXWa83mcvNQquWlp1UwihNE8soJtUwTU/JwQ2FSovpKSNUk6/XdcqglfZRu/C7QauSt7Gk rsso6qk3zYodlvdFrpt+Su4AF5810mczRp1anqaT2m52yrDweUb6vKq2kpW2oVRjelrsn2gnBdS6 uXaR1yHtx9wLGGalMlI9dJq5Ok7Nv5ZhxgS1WiO1z5TcDlrRxrNzr8kQyG3xlrrI+6UzSauaq7di UoUpaTVilJDXzwE9VONDyH8WhdiERNw55YVjp++gT6uDQW+CyaCbq7/W/DIUaR16UV9xfKel9pqr u2FqSg6bGOf3Ycakl9vBsl5LlNtDgxmprcSrTcS6RIf8q/NFjPYx14ZKjW6hDUS95fNSqteUQS8H gczzzMdwybaWU6mURzwwY74mXmsj0d7S8RRBAHF9Tap1mJ6RPotzdJl20Yh2mz+3dCaT1I6iPpPS 8ZQ+a1TysXi1eyY5KGKYNtd+bt/EcbrpsR6XUpoWyolzQSHaSp4wf+7I25w/v+XJc+eMSjrfzJjr tWTfLRTXpME4NX9tzZ1D4joxmq8Tw6vrxKBVyufxlNQm0zolrrmtxdW0trmZoq7LBCCEDEEQQggh hBBCCCGEEEIIIYQQQixZJgRB6ddTHrViYhDp0Tdx9coVXLsVgy6Fdi7kskx5+s2oVilRX/Ec1a39 0Krf/NqT74KirnXlz1HTNvDWujIEQQghhBBCCCGEEEIIIYQQQgixRA5B6HQ6UPpe1L8azUAgRlZY UoZ+44rBIWamjNAuM++7plxXk3jVzNJ5iyWEEEIIIYQQQgghhBBCCCGEEEvkEER9fT0aGhoopfSj sbOzE11dXd87xX5RSimllFJKKaWUUkoppZRSSr+ecgji1KlTcHd3X6KHh4coIOk1/5N+9507Viel Y2c+jl6ensuUoyvp5eX5huuAflf08vpu6j3/U5w7bm5uS+6ry2kuJ84zHx8fSimllFJKKaWUUkop pZRSSunX1FuEIMrLy1FYWIiqqipUVFTIis9FRcWIT0iiH5lxkoXSsRPHUJiRkYXYuMQl5ejyirbK yMhcaD9xHcTFJ9LvmnHfTWPjEpCUnAJxX62srFy4p66kKFdUVITa2lqMjIxgcHCQUkoppZRSSiml lFJKKaWUUvo1XAhBaLVa6HQ6+afQZDKhs6sHuflFaHjZiJraevotWlf/clW+bGxCXn4xOju75WNo NBpRUlqJispq1Dc0LilPX1e0UWVVDYpLKmEwGOQ27JDa8kV1PUZGxih9q8OS4pobH5+AXv/qnrqS er0ew8PDaG1tle/DarWaUkoppZRSSimllFJKKaWUUvo1lEMQ1dXVckfc5OTkghqNBi2t7Sgrr4JC MS7/Tr8dxYHq7+9HX1+vZN+KDg0NorKyGi0tbQvLlpRWoL29Y34dS5ehrxRt1NHRieKSCqhUKrkN m5pb5UAQIaulprYBAwOD0jmkfO2++ibFuSbOv+bmZvmatZxPKaWUUkoppZRSSimllFJKKV2dcgji xYsXcmfv4hnidxGCKC4plzvyyLdLb28vurq60N3dvaL9/X0oL69aEoJoaWlFT0/PkvL0dUUbtba2 LQlBtLV3Wh4SQt7Ii+o6hiA+oKJd1WrVkumUUkoppZRSSimllFJKKaWUrioEoVROWvbxkW+QmZkZ hiC+IRmCIO+DbyMEoVQqF7Zn/ix+Wpb72BX7NDw8Kv1UQ6vVQKFQLClDKaWUUkoppZRSSimllNLv v6J/ZTWu1F+iUor1zKtcOp9+OC2P00paLvs2GYL4CGAI4puTIQjyPvgmQxDiwT01ZZA+KzA2PgaT yQCdTlz74qGwuu1/DIqwg9FolNu3qOglDhxwlfZ9DHq9/p2DEFNTU5idnV1Rcd+1XI5SSimllFJK KaWUUkoppd8NRd/K+Pi4/Kr7lRwZGVmxE12tVkKjUctyFOpvVtHHNTAwsOSYLVbMXynE8iYZgvgI YAjim5MhCPI++CZCEGLdRqMeBoMOubkVOHkyFA72gcjKKoezcyA++eSYdIO/C71e+7UeDt8VRcBB tImgoCAXcXHROH36MrZsOSvtn59UZvVBCNEOwoyMDEQ+iEDM06cIT0l5zSfStMiHD5EifRbrXE3b iTIrHTdxH3mX9azGlf5go5RSSimllFJKKaWUUkq/z+p0OjQ0NODzzz/H4cOHV3TDhg2IiIjA9PT0 a+sQIz9MTiqxx02PX22dwC83jWOPXQ406ok39u+I/82v1B/wdcta9tO/yXcZFeFDbP9d+idWqqvo DxFffLWxsYGVldWSY7bYAwcOyOUMBsOq+lrMMgTxEfBeQxCS4mePeRnz7xYBicXTzJ+Xm7awjOV6 56e9Wufy21m+7LcnQxDkfbAkBDHf+f6mm/O7hiBmZkxyIlGEH7y87sHOLgQ3rmfi+vUMHDp0Hb/8 pS3+839eg717/eX6KJVvDwh8FzWP/jA42A83NzdYW/vg+PGLkjeRmjoKT8/HcHLyku57vQtBgze1 sVC07eDgINauXQ8HzzP41Y9+hKsW/k7Sxtkdv/3t79He3g6tVrtkPYsV2xseHpbv0eJeLR7Cot5C 8VlME/cVkTRdqW5CsUxv7wA6O/uk+33/snYKpfnDwyOrOlcopZRSSimllFJKKaWU0u+b4v/v2dnZ OH78+JKRni2NiorCmTNn5P6SxetQqyahVKnxz+sn8B/+7wL8b/9XHv75D9HQaee+iGq5TfE//tHR UblP4G3/7zeXHRoaemtZoRjt4G1f9hTrEX0N77L91ZQVrnb7Yn2r6e8w1/VNZcU00a+ze/duuczi 42XG/LvoP9u5c+eqv3Bq9muHIOY2bDn1/VGXFYWrwdEY0FrO+eHxPkMQXZ1d6OkTw4f0oqe3D0OD /dK0TvQNDGGwX3S8dWNgcBD9vd3o7Jzbnthup1Smu6cPA2LokQFpfl+PtHw/hgb6pfVK0wdEB123 fJH0inoMjkgX1wj6eqTlu3uk8n3o7uqUtz04ID7P1Vesu39wWC7b3yvVb5l9+iZ9Wwhi8cVnZmZm 6TSpJGbkstJ1Ih0/cQzfxnJrWczM7NvX8U7Mzg35v3z9yV/CQghCvEdKo4Nep4FiYgKT0sNUvUzq bbUhCIViUh7ZoaioGqdPR8jhh8uXn+F+eCGCgrIQHJSNyMgyPHhQCmfn+7C2virdD1pgNIrXZSxd 39sU578IAbwpqbcaxf6IdbzLg8ms2P7Q0ABcXHxx7txTPHrUjoiIFmn/WhEeXofQ0HqsWXMUaWmp 0nk8BTFkldjWmx7Uoi49PR2ws/dGcs0sTv6H/wj86Eev6f8f/3dU5+bj2N69aJSOx9tCEKKO4t5x +vRpFBYWoqysTE6gCktLS1FQUCD/cSWGbFrp2M6lVhulY3gBSQm3kBAX+EbjYm7gTshNaV96V1wn pZRSSimllFJKKaWUUvp9VIQgcnJy5C9Qvo2wsDCcP39e/rx4HeYQxK+3TeA//fci/NV/LcCv18S8 MQQhRpKIiYnBxYsX5f5Cy/mLFa/lTk5OlvsHViprDgPY2trKfbEr/c9frOfevXu4devWiusUiv4/ Ef64evXqimVF/8/Y2Ji8fRFwWKk/SKzn+vXrePDgwYrrNJcNCQmRXa6seb8PHjwov9LEjChbXFz8 Wn+s6IPZt2/fhwpBqBY2ZKYlNwsVL0ctJ78X1B3P4Wljh8fPS8AMxOshCDk00N8vJ4cWd96LbzeL TtS+vt43hCDaMDQ6iMyH57D+i89w7kE+Jke7EHTaETv27sSuwyeQW9ePifFRvHwegwN7NsPK8RKq a8sQ4GGNXXv2YufWr7DG/jxqyjPhuncrvvp8D+7n1kjraUawrzW2bdmK03efomd0BDWFT+B20A4P M+qgnBzA40AvbNmyE+s3HUBEbi2GB/vkevf19aOmNB6e1ra4l1yBwaGBJcGED6H5m9vm30XbiTYU n5cLQbR39EDEFDLv+WDb2j3IaNVjWjWC66ecYG19CK4BYZjQzx2vjrwY7NtvA49bz6AebcRpV1tY 29jiwK71OHYnA5Ot2Ti+wwo7rbxQqzQAxi4Eelrj4L7jiH3RK61hGi2VMfA+fg7149JFPqtF9FV3 HDlijf32Z1Fr3pDMDNpeJOHU8bOoGjQtmj6HcqARof5euBtfYzkLHUWPpbpbw8bOFts2bEJ4Yd9r 86fHX8B+rzVSO4xSHUcR6XcCe3buwk3pOM1gCtWxV7FzjxWOnw2DwsggxWLmQhADUOuM0A214rLr Qew9dBjb9hxHZn03TNPmQMs0tCoxesHqQhBTUyLZWIZ//3dHODqGwdc3Gq4uYXB2vgsPjwfw8YnC 2bOxuHTxKYKCcxAQ8BRr155GUFCSHBJ4UzjAUlEH8QeEuM8kJibKf0iITnrLcm9TXD9paWnIz8+X R3R41zCEqLOjozMuX85CZGSntJ9h0v5sxxdf7IW7e6L00PNFUlISgoOD8OWXm7B+/Xbcvn1b/uNi uX2VQxDSPdLeyhrZIVGw+Wor+h7noTYoHwMPM6HLKsCxzfuRGx0Lu/1WaGxpeWsIQii2JwIQf/VX fyXV0XnhPLC3t8ff/M3fSPfkcrmM5XKLFe1bWVWLrPTrMGnjoBx7vKyq8cfQTDxB0G1/lEjP569z XCillFJKKaWUUkoppZTSj1lzCMLV1XXhf/Jv4u7du+8lBCH6ax8+fIhTp04tWZelIjARGxsLd3f3 FcuawwB79uyRR6deqY9IIAIQly9fXnGdQhEiCA8Ph5+f34plzSEIsf23hSAEoh1DQ0NXXKe5rAhM CJcruzgEIbZvRtR7165dcvuZEX23HyQEUVJaBbWiHZnRiegWiYSZcWQmpiIpOgGVzd2oTktCyFVp J24/RlZKGl72aqHpq8Gz5ErMTCvxKNAPbm6uuJ5cA0z1IsjdCS5eAWhUSDsyPYz7189I811wLaFi flemkey/G7/4+Vo8yCjF87gw+AcE4OKtCPRpfpgdrYtDEKKjPjc3V04PiZPRPMy6eH+9+Aby8PDQ G0IQreiR1jE03oFQlyNw9Y9HethJ7Ha4gpahPsT4H8EWpxD09lTAaetanAx5hqaODnl0hpbmZvT2 deGB70FsP3YK/nZWOH4lBdn3vbB2pzvSEwKxd68LXtTmYf/mI0iq7kJh3Fn87u9+gUuxVVCOdiD5 6VPUtQ8jLdAVW6yvoFsxKo8YMTAwhLyE8/jD//xnnIkokvZlLojwoRTt1dbWhsjISPmnCJSINq2t rZU7U0XH9XIhCPNIECaDArcO2+Dh8zakXzsO95BCqcw47nsdgntkHfTjxbDbfgDRZY1QGmbESS7d LDXQGyZwy3EfvEMf4Ix0QUeU9CPtqh3sLsShLO4inM5GY7Q1B/sPX8AQTMh64IRf/3QjCoam5Wuu sKwW4nKPPesAjztFi86OKeRGe+J3/2sNMjqN8hRla7Z0U7mPkSlgsO4Z9v7pV3C6krNomTlmpoxS 3bXQD1Zgz5oNiG9SvJopXZuPTlnjZ//tEyQ3a9EUcx67joWhpz0fezYfRk5xGg5stkd97yD89q3F paTmV8uSuRDE4AimTRO463IYR3wiMCQ9TBsKslDZ3ovRlnx42drDyScITWM6GLTqVYUgdDotXr5s x4ULUfjXfz2KP/7pBD791AGff+6EL9e4Yu26k9iw3gsbN3ljwwYv/NM/HcKxYzeke0Y1TKa51zRY rtNScd6Le0tWVhYuXbokLX8M8fHxcojBsuzbFB30ImHp5eUlr+NtKcbFiu1lZaXj6NEziI7uwokT 96Q/FryldU6ipKRe2rfNePIkSm5vkVA8fDgQZ84kSX/wzKU+l9tXse1uqZ0d9x9EyY2bOH7CBWMG oLltCv0T0uWqMcDd3gFlpaVwsLNFY2PjqkIQ5lEfRKLzxIkT8h9dQvFZTKusrHxrWEHMr3pRh4xn N6BRxGJs8PGyjg89xsTwY4QEB8j3+retl1JKKaWUUkoppZRSSin9vmkZghDTRH/fYkX/qeB9hiAe PXqEs2fPLlmXpaITX/SLeHp6rljWHAbYv38/Ojo6VuxDEQQFBcmjO6y0TqEIE0RERCy734s1hyDE 9lcTghCjYIjRKFZap7nszZs3ZZcrazkSxNyr0QflflwRgjD3iYvpYtoHCkFUYkY/iiu2W+D7tAuG zgTYnPLFZYeTuJ9WiAvb18HK4yFeNrXj2sEjeFQ0iuGyh/Cwv4Wkuz7YbOWP6rpSpBZUINrPCX6h T5F55wxOX4lGcqg7Nh+8iOr6YiRk1My/D2AWVdH+2LfdC7VdgxhtL8Kpo0fw2b/8Eu6vdf7+cFgc ghCd9nV1dXLKSHTai2MlAhG+vr5oaGiQv7n9xhBETy/GVAN4fMYNZwPuwOfAflyOKYNiUo3+hlTY bHdDzJOb+PTnv8be/fukY+eBguZBDI+MY7Q5B7vXbkRCWTXO7vwSdncKMVwTgz0b7BB48Qz22wVj VN8Mt3XbcSulHlMYwc0jNrgWWYSh4SGMjw6jNC0SBzZ9iYtR+RgdmRvxoaurF0rTEEKP2yHgbg6G PnAIQig6m+/fv48LFy7I7dra2iq3Z0JCgtx+K4UgABMeunkhOjEVXvvskT84F8xRVCfC3SkEuQlX 8cnvv8Jxu32w938CxfwX/g2tadix2xV9w32wW7MBMZ0zGM8JxXHHqwg/fw6nw6Xzf6YRJzY6oEK+ N0zi2n5n5Ha/Gt2h9Nl97N+7F5mtyoVpc+hw29oZ6U0a+bfx2ljppn8B/fOL1kRcxvkrWfLntvJU OaGVnFsnHaM5Su+exD7vhwu/w6DAg6vHEZ6Rg8iTp5FVr0T5bWesc3oszdTg1G57RD64i3XrjkEM UJPmaweP2z/Ma/NNyCGIEQUwUoUDB+zxtHkcs1PGuVvcVDe8d26E390UBLkcwmHfaGimZzDQ//YQ hOjYF0EIwYULkTh9JhbXr6fi9q0M3L2Xh4gHJdIDuBxRURW4dSsbDg435dEjpqdXF2AQHeoiEHTu 3Dk5nSg9IOSfImT1dUMQYlgk8ZA/efIkAgIC5JEaRBjC8pljqeDcOT+cORMnLVOF7dutpD9q5vbd 3z8QN25Eyp8VCvFwPgo/vzSpLfIWUpVvCkH09HTBwd4V6c9qYXfwKGbapHvQy3bpeAHKIT1sj7ji eWYxjh62RlNT06pCEGJbev3cCC0ODg7yPfnx48dyCEIg2mG5+ix2cQhCPRGH0YEnC4rwg/kzQxCU UkoppZRSSimllFJKf+hahiDEl5/t7Oxe08fHR573vl6HwRDEhwlBiH4Y8cV1ccxsbGzw4x//WP4p fm9paZHDLB8kBCFeh2GUDlRv7l2c8LuGmMgQPC6uwtNzfohIK0CooztSGwzyDoTaOiKuUoHJ+kT4 ngjHYG8pnI9YweW4HWKTE3Hwz59hq4M7nG13wfZsKAZaK3FCzHc4ivD0l/I6BJ059+HjJjpcjbjv cwxeAaG47XEQJ7xj5W/D/9BYHIIQnfgiCPHy5Uu5o1KcbP7+/qivr5en9/f3rRCC6MO4Zggxfh7w Ox8Cn4P7cenJXAhioCEVR3e6IeymF/605TRGMQa/HV/BPSgHOqMCEd77sPvEXQxp1ahJuo5NG7dg 7+bP8Ks19rh/3R9WtvMhiLXbcTu1AVpdJy5aHcSNqBIMj45gbHgIpRmP4G61B4e9w9GlUEI5MYbe nl6MKjtww+YILobnS2U/fAhCJIZEekgMWSPaTnxTWwz5b04YrRyCmEa0hzeiE0QIwu61EMRJp9uI vn4S+/yyIcICruu2IP6lSCLocNthF/wfz42WUJ9wCVt3WcNq3e+w5+QdPL54DqdECGJ2LgRRKWcc enBuzwkU9JmjCbMoz3gCFysbXEqomp9mZghXDjgiq3XxazJeURh8FuevzY0E0V6RJt/sU/Ib5NCD YbgY1hv2I69v0bK6l9j7xS+w184Wf/jJT7DTOwKq4Wb42u3D8WNH8E//vAFFvcNIuuqIPXaO+PwX P4dPdN2r5clrIYhDBx2Q3q5B7dNL2LXtMFITo7FjlzMqpdvmYP5VHLByRZdOOooDbw9BmJ2dNeHO nSRcu5aF6OhKxDypRkJCA5KTm5CU1IjYuDrcvp2LkyfvySGIycmVO+DNig51EbISDyVxbYiHs4eH B1JTU792CEIEjkQAQowGIdYlhj4S9zLLZ46lgoAAf2zd6oYDB65h/frN8rTQ0Dv45S/34vLlMKmu FTh+3A3Ozg+kPyYGceiQDwoK8uRAguX6hKJte3u7YCc9h5Iy2mC/aQumKirRXK9FbvEsuocB15On kZpSiv0H7NHctLqRIBaHIMQrMESgSvwh9K4hCPE6jNysQJg0CRjpF+GHGKgm4qBRxEE9ES+HI3ST sdArYxF6JwBlZQxBUEoppZRSSimllFJKKf3haRmCWAmOBPHmst+FEMTi12EIjhw58trvom/3g4Ug VFojYOqD644v8addLuieApLcnXDnaQ5u2RzDk7IJiM7hh24HEfysGWX3vbDL6gIauppR1dyLltxw HNp3AocP7cLpB8/R3tSA2vo6NLa+lOb3oSkjBLsOByAxPQqJZe3oy72HE/YRmDF2YPcnW5A7OYuK Oydx0OURQxDSgRYXgRjNQIz8IN79IgIQ4nfx7eo3hiBaW9Hd1Ym+ngYEHNoKu4tPkR3uiV12l9A8 PIjES7bY4XYXdUVR2LpuH9JflMJp7TpcSaxFT3kk1v5xAxKq+zE61I8+qS5NtYU4a70e+/xjUfXs JnbvdkHlixz5dRhxlZ2YGKuF18YtOBuagxFpmxmZz1Dfq0DGLWessTqH6trnuHA1CHXtQxgdq8fZ ndvhdT0VvYMD6OlZGlx4n4p2FG0oRn2IiopaGAFCTHtTCKK9owvTJhNUk13w3LETYYVdyLruCLeg fGgNakSdtoFvjHQc8oOx7+hFdLdV4+ia/Sgen0V/7g1s3OmBwYU8gwn9bSVw378N13I70RjnB8cz URhuzobVofPoxywMujq4fXUAyc0azGh6UdXQiulZIO6sDRxuPMdwYyZC43LkkQWMuhZ4b7RCTOWo XEbdVYzw8DiMizdpmPRIOe8MN9946E0WV8+MHlFeu2B7JWN+wizKn8Yg40UvpvRajI+24+zWXQhK bZXnaiaGkBHigo1HL2FUrFuvxMu8B9ix9QDSO1Wv1ksWXocxY5rAreM7cTTgMUaGWuCzeQeuhUbh +LbtuJ1Zj8wbTtjlEAiFdOAGVzEShNmZGSNu345HYGAuYuNqERdfj8TEBumBWo+o6CpE3C/BhYvJ 0sM/RPpDQHSSr9wBb6k470VdxPXh5uYmj2zwdUMQd+7ckcMAgYGBKC4uxsTExKoeUiJUUFBQAGdn F7i4uMphigcPIqUHsT8uXy7G2rXH8emnO3HyZDRiYwelB3mq9NlH2uabH4LmEIS1jRuiHtdjn5UT evqBqjogt1h6CHdO4qS9A4qKymFtbf9Or8MoKSmRU6ViX8VoFELxWUyrqKh4a1hBHoWjrgE3r59C VXko1OOx8ogPWek3kRh3GckJV+ZMvCr/PHdOrPftr9mglFJKKaWUUkoppZRSSr9vfhshCHOwQIyi bbkuS0Xf7pMnT+Ds7LxiWXMYYMeOHWhvb1+xj0hw48YNedTtldZpLiv2+/Tp0yuWNYcgxPZXE4Lw 8/NDcHDwius0l718+bLscmXfFIIwmUw4dOiQfHzNiL7dDxaCECsUlET4w+niI/lzwb27yCivQ+qt OyhsmZs/VhOLAwf245ijE4LDsvGiNAFH99vB3vY4YssHoBorh680397GDo8K6tFUHI0jB8R8J6TW dCPhtjvOxJRC05yL0NtpEMGKyieXsfeANQ4escOdR6Vzw8n/wLAMQZgVwYfR0VH5p3na8iGISnRI 8+qLEmC/ewc27nfAs5p+qAfacOecC9Z9+Rv8/b9uQl7LBDTKXsTd8saGDRtgffIWWscmER/oCrcL DzAwPoHh0X7kxwZh/76dcPC+gdquUYyPtiLyojO2bd2CM2GpUrlRJAe7Ys2f/oS120/geWUF7gc4 YsvOfdi63RGpL7vRlBOKzfuPobprHFkR3lj72WdYs9EGcYX1GBrqR88y4YUPobigRQDC/PubQhC9 QyPoKSmBjfV+2PqFYEgvHRf1EG6eccGmP/0bPtnrD/lynFYj7qoH9u3ejovRpRDjQDy+4oywzJb5 ozmLkqgbsDtqhWvRudBJJ/SsfhCRfidwyOoY4msHMSMtFR/ogM1frcc+z7sYmexGyClHeegXW9fb GDLMoCX9Og6evitfD89CXbBl7XrsPnENnVpAXReNo7a+GJ4BBise49DWTdi85SCeFHeaTymZqdEG nHJ3Rc3cK5EwM1mHg5//CQ+qRKhJYETqjdsobtfBOPwCPrZ20vYD0DiiluaN4YGvE6z32SOpotu8 SjKPHIIYGIBaZ4Rq4CWu+9jg0JEj2LbXFUWdE+goeIC967dhz0FP5LaNw6TXyNfxakMQ4rUsISGJ 0gOsFM9SW5D8tBmJiS+lB2q19AAulubl4KxfLNzc7sy/CuPdQhDini8614XPnj1DUVHRqsIAlorr RwQosrOz5Xc6iYfWSg/QxYqwhAhemGlsrMdnn+3FrVvViIpqQUrKmOQ4Hj5sgaPjbfj4+EvLja9Y z7nXYXTC4ZgHnqW34Ljj3KszpKphdERc07Nwd3RFQXGd9JA9hqZVjgQxNTWFwsJC/PVf/zVcXFwW 6ixGhfjbv/1b6Z5cLpexXG6xos2VSvF6o0xEhF+CXhmDxLgbuH37HmJjkxETk7jgkyeJiI9PlM8X y2c3pZRSSimllFJKKaWUUvp9V/Q3PH/+XB6B+m28aUSE10MQJfir/1q0YghCdNCnp6cjPDz8rf/z F/0bIqQREhKyYlnRNyD6LsTo3KIveKU+FLEeMbpEdHT0iusUirqKUb7FK8tXKiu2L/pvxPZFn/NK IQOxHvHaEdHvs9I6zWVjYmJklytrDkGIwIPY/8WI/qHFiH5cKyurDxWCmEtskG+HN4UglnP5EIT5 dRg96BJlBocw2N+L7t4+jEondntxIqzW/hkHPG6iunMIo8ND8vYGpZOqT4zK0NsvfR5ET/er7Xd1 92BgcBgDfT3o7umTO3znXjMxgN4eMdqC2M4g+vvENnvkDl6xfF//gPyN9x5p28Pz65TLDoiyvUv2 55v2TSGIV6/DWEp/aQx2rd+MgLvpc0GIjxRFXQKO+z2A1nIGeWfmQhCDUEn3TrVGB71Oi0mFdF/V 6aBRq6DV66GVfqq10jytWiqnXHUIQtzgjUYdTp8Ox6VLWQi9U4SbN5/j8uU06SGVCB+faLi7P5Ae HDewe7e/9LBQSOtc/UPBclsiBPC2Oq2kuIZEmOLrrsP8GgnxB414sO/b54OEhCEcPHha+uwIa2tX BAUFYmxsRB49YqXXTsyFIHqwd48VoiNjsX79NrxsbMbL+ga01NegoqoF6zbux7Xrj/Dll5vR0tz0 1hCE2D9x7xBpSjEahHnUB6EIP4jRL8Q88bqit7WBWNfQ0BjiYwPxNPE6gkPC5BFqxB9Loh6WvsvD nlJKKaWUUkoppZRSSin9vij+by5CEDt37sTLly9RVla2rLW1tXJQYrkREeZCEBr85MtR/Oj/TMOP /o9U/OS3D6HTLR+CEP0P4v/84v/zK/VFvGtZoehTeNv//MV6RD+C8G3rNJd9l+1bTrNUrEes7122 /6ay5i/jbt68WQ6LiL4VcbxEv0pNTY38U/wupqekpGD9+vWraqPFMgTxEfA+QxBmXy3TIwcYWhoq UVBUgbauV2Vejcaw+PP876/NfzVt4fcl27L8fS5w8KZ535ZfJwQhmByW6j44gRnLGR8RM1NG6H+I Q618ABZCEOaHpPwt/zkX3+DNv4tzbbUhCI1GLV3nQzh//iFu3XqKCxeiEBDwSPpdGIlz5+b083sg 3eDvSQ/4tvlXYixd18ekaKvZ2RnEx8fik08O4erVB9I9sU26bjvkNhftttyDdLGinRWKSXh5esH2 qA0OHDgIWzHCiZ097Ozs4OBgh8OHD+HIERs4OTliZGTkrcdD1EuUEyEHca8WYQ1RD6H4LN77ZR61 520PZ7EtkWg8f/4cQkPvyUNfreYPD0oppZRSSimllFJKKaX0h6TojO/s7IS1tTVsbW3ln2JEdUuP Hj2Kw4cPyyM4WL72W3yRVYQgztwYgJX9U+yzS8bZS3nyl1nf9v/89+03vT1Lv+nti+2JPpQLFy4s OWaWimMrRvIQX4R9l3oyBPER8D5DEJblzYoRGgYGvrnXUHxX/bohCEIWsyQE8RbfJQQhFDf5qSnR wW7E7OyUpGn+55S0deH0gjoxCsUy6/gYFfst3RERGvpI+oOlTG5ry2fXahT3VPHuLsHMzPS8M3Jg QWCet9qHqSi30nET81azLnMwpry8Ak1NTQxAUEoppZRSSimllFJKKaXLaB5pYe7//DMrKlhpJOnZ adH3oJedndFBsUwZ+v4Vx0P0y1geL0tFn434+abj9yYZgvgIEAf2Q4cg6JwMQZD3wYcOQSzW8qZv HoXgTfO/D4q05vcp3LFYEYIQ952V3vtFKaWUUkoppZRSSimllFJK3yxDEB8BIuHCEMQ3I0MQ5H3w TYYgKKWUUkoppZRSSimllFJKKaWvfGsIQnSgT07ODUdBvx1NJpMcgjB30q+keKXFciEI0bEv1mFZ nr6uaKO2NhH+eT0E0d7RZdnPTcgbYQiCUkoppZRSSimllFJKKaWU0m9HOQRRXV0tvwtFdL6ZFb+L b7+XllWgr0+MQtBNv1W7VqU4VmVllWhr6/j/2bsP6KiuPN/3ve6s++au2z3r3bfeWvOm7133zUxP r36Tuqd7emZst91OjQMY20QDbpNNsAgmGZOhjUkmGZMzBpFMzgIECkgESYAQGYGQRBBCgC0QIBP0 f/Xb6lNTHEmAZTVSqb7/xWepqs6pUyVV1WGfvX+1j3sNdU55hSBOnDzlQhT+9fEg/Y1Onsp0IYib N2+6v6HCQJmBv6dm5AAex4GDhy0//3LgPVQaRHoUvdfy8vIIQQAAAAAAAAAAAADfUzAEUVBQYJcu XQrS9VOZmRazbaftjNtlO3YmorrEJQZeg8cUv8u9ZhrI12tYUHDZ9uxNsW3b49zrWGZ9+Oxyf6vd e1Ls8uXLpZ+DU6dt+45425W0B3ikhF273edQMzvk5//nPvVh8vPz7cyZM3b27Fk3+0txcTEAAAAA AAAAAACASnAhiBkzZtj06dPL0O0zZ850P/Fk+P/+leG9Zt52dN1/Gyrm/R2nTZvmeLd514FH8T5r /tsfZurUqbZw4UJbsWKFffXVVwAAAAAAAAAAAEBEW758+Xem+7kQRK9evSwqKso6duxYRqdOnfCE fPjhh9a1a1ene/fu1q1bt0q/BuW9jqHb17b184MPPgBQQ+hz2qFDhzKfXwAAAAAAAAAAACBSaLxM 42bKMHTu3Pk76dKlS2kIom7duvbMM8/Ya6+9Zq+++iqeMO/v/rvf/c6OHz9up0+ftu3bt9svf/nL KnlNtI1XXnnF9DqfOnXKbX/37t02YsQImzRpEgAAAAAAAAAAAAAANcIXX3zhxrI1g7rGtw8ePGjp 6emPdPLkSRs5cmRpCEIBiE2bNpnq7t27eMLu3btnd+7ccWmWW7duudchLS3N+vfvXyWvyf379+3G jRtu+yUlJW6b586ds127drnLug0AAAAAAAAAAAAAgOqmysnJcV/sV2kM/fbt24+kmjJlSmkI4tln n7UtW7a4GzUgjydLIQWFFTQd/rVr19zroBd00KBBVfKa6I1SVFTkpv/wQhaaDSI+Pt5d9ocmAAAA AAAAAAAAAACoDqqzZ89aQkKCu/7111/bN99880haV7NIBEMQmzdvdhvTjAR4svRifPvtt2VCEAMH DqyS10RBiOvXr1cYgvCvDwAAAAAAAAAAAABAdVBlZWWVG4LQZY1537x5s0w4ghBEDUIIAgAAAAAA AAAAAACAh4cgtDwjI8NOnjzpxthDlxGCqEEIQQAAAAAAAAAAAAAAUHEIQssyMzOtTZs21rVrV7tw 4cIDQQhCEDUIIQgAAAAAAAAAAAAAAMoPQej0F8ePH3cBiBEjRtiAAQOsS5culpOTY0VFRYQgappq CUFkZlr8nj2l2wcAAAAAAAAAAAAAoAZQZV2+HAxBFBYWuhBEz549rX///i70UFBQYFFRUQo8uLF2 QhA1TLWEILKzLT462mzvXrublAQAAAAAAAAAAAAAQLXTGPbZtWtLQxD37rkQhMbRo6OjLS8vz415 FxcX25kzZ2zp0qXMBFETVUcIIjNwPfHpp81+8AMAAAAAAAAAAAAAAGqM3ICEuDi7a+ZOh6GQg2aD uHHjhrsuCj94AQhCEDVMtYQgAm+CxOeeM6tb16xFCwAAAAAAAAAAAAAAaoTcJk0sIT7e7paUBEMQ mhHCCzx4Qm8jBFGDVEsI4upVS3zxRbOcHHedoiiKoiiKoiiKoiiKoiiKoiiKoiiKompC5V6/Xno6 jLt3gyGIRyEEUYNUawgiI6P0XURRFEVRFEVRFEVRFEVRFEVRFEVRFEVRNaByc3MJQYQzQhAURVEU RVEURVEURVEURVEURVEURVEUVVqEIMJctYYgjhwpfRdRFEVRFEVRFEVRFEVRFEVRFEVRFEVRVA2o 3PPnCUGEs2oNQRw7VvouoiiKoiiKoiiKoiiKoiiKoiiKoiiKoqgaULkXLxKCCGfVEoIoLLTEZ54x +9u/NfvHfwQAAAAAAAAAAAAAoEbI/ed/toS4OLtbUkIIIhxVSwgi8CZIrFPH7L/+V7P/8l8AAAAA AAAAAAAAAKh+f/Znlvvf/3tpCMKMEEQ4qo4QxOmsLIvXa37lit3JywMAAAAAAAAAAAAAoNppDDvr wAFOhxHOqiUEkZlp8UlJpdsHAAAAAAAAAAAAAKAGUGWdP08IIpxVSwji9GmLj4+vku0DAAAAAAAA AAAAAFAVVFlZWYQgwhkhCAAAAAAAAAAAAAAACEHUCoQgAAAAAAAAAAAAAAAgBFErEIIAAAAAAAAA AAAAAIAQRK1ACAIAAAAAAAAAAAAAAEIQtQIhCAAAAAAAAAAAAAAACEHUCoQgAAAAAAAAAAAAAAAg BFErEIIAAAAAAAAAAAAAAIAQRK1ACAIAAAAAAAAAAAAAAEIQtQIhCAAAAAAAAAAAAAAACEHUCtUV gkhMTHSXS0ruAwAAAAAAAAAAAABQ7VQ5OTmEIMJZdYQgsrLO2IYNmy0v74rl5uYBAAAAAAAAAAAA AFDtLl4ssJSUA4Qgwll1hCDOnj1r0dHL7cqVwsCbptCuXv0GAAAAAAAAAAAAAIBqdf16kW3fnmg7 dux0Y92EIMJQdYUglixZEVh+z0pKStw6AAAAAAAAAAAAAABUJ1Vi4h5CEOGsOkMQxcWly/33AQAA AAAAAAAAAADgSVMlJBCCCGuEIAAAAAAAAAAAAAAAIARRKxCCAAAAAAAAAAAAAACAEEStQAgCAAAA AAAAAAAAAABCELUCIQgAAAAAAAAAAAAAAAhB1AqEIAAAAAAAAAAAAAAAIARRKxCCAAAAAAAAAAAA AACAEEStQAgCAAAAAAAAAAAAAABCELUCIQgAAAAAAAAAAAAAAAhB1Ao1KQSh53L//v0y2wAAAAAA IBKUlJS442aVLvuXq7zjaB0/l3ddFXpsrdLxtn9bAAAAAABEOh1T+7+0ryIEEeYqG4LQ/VReJ4vX UeNf73FCEN62VDdv3iyzDQAAAAAAIkFubq6dOXPGLl265DpZQpfpuFvH1zpuVt2+fdvOnz/vjstF 1/Py8tz9L1++7O6j4311xGiZF4TQT4//8QEAAAAAiCTeMbZXuk1FCCLMVSYEofvoDZGammpXrlyx Q4cO2cWLF+3w4cNlkjIPC0GEVkxMjE2cONEGDx78wO0URVEURVEURVEUVRvLf+ysY+1Ro0bZRx99 ZM8//7y9+uqrLvigZSoFJH72s5/Z8uXL3bF4+/btrW7duu74vaioyPr27WsvvfSS9e/f31atWuXu W1BQYH/9139t8fHxvkf/z/If83tCZ5agKIqiKIqiKIqiqNpYsbGxFhUVZYsXL3Zj2l4lJaUElu0g BBGuKhOCUEeIvlXStWtXy8jIcMEFdah88skn7j6h3yrRujdu3HDb90IQ2dnZLgSxb1+K67T53e9+ Zz/4wQ+cV155xZKTky0hIQEAAAAAgFrp+PHj5c7EoFKnyz/90z/Z559/7q57IYixY8e64+a1a9fa nDlz7Kc//amdO3fOfvzjH9umTZtM/Svt2rULHtur8vPz7c///M+tbdu27hheQQodw+uLCrq+evVq F5bwPxddV4DC/7wBAAAAAKgtNCY9bty44Dj1v/zLv9hvfvMb69Spk8XGap1EQhDhqrIhCHWGdOzY 0b1Bevfu7Tphhg8fHryPtqmfemMUFhY+MBNETk62RUcvt0mTvnDb8N5Yom+1KEwxdOhQAAAAAABq pTVr1pSZSVFUOh5/4YUXrLi4ODgbQ3p6uk2ZMsX+6q/+yjZs2GArVqywv/mbv7HExET7i7/4C5s+ fbqbPaJVq1YuDKFvsqj0BYYf/vCHNn78eGvYsKE7Nn/55ZfdjBHq6PnJT37ijtm9Y3mPntupU6fK PG8AAAAAAGoLjUm3aNHigbHqZ555xj7++GNbsGCJJSfvJgQRrioTgtCLrc4YhR/0zZGWLVu6b5Xo GySqvXv32vz5823nzp22devWwJtkgf3iF79w3y5R+U+HoW/AnDhxwnr16uWm/qQoiqIoiqIoiqKo 2l7+Y20dM1+9etV+/etf24wZMx5Yt3v37jZo0CD7y7/8S3f59u3bNmHCBDdl549+9CM3E4QXZlCH jTpxVApBaCYIHXfrNBkvvviivf766+6yblMHT15enlvX/3woiqIoiqIoiqIoqraXjo11poJhw4a5 8WrvS/27d6dxOoxwVpkQhHinudAbwws3eKVvnEydOtWFILZs2eI6b3QOUq+8EERxcfnnGPU/FgAA AAAAtZ0qLi7O/uzP/syOHTvmro8ZM8advmLbtm3uFBgKLWhazoMHD/7xmykL7NVXX3WnquzXr587 h+l//Md/uE4XlU6Hofv07dvXdeooSNGgQQP77W9/a3369LGnnnrKbt686Y7r/c8HAAAAAIDazj9W 7Y17JyTssR07dhKCCFeVCUHoxVYKRh0u+tbJvHnzSt8VfyzNBPHmm29amzZt3CwRjRs3tl/+8pfB 5aEhiNDpP/Vc/OchBQAAAAAgEqjjRWGGnj17ui8dqAYMGOBmbvBKMzjo1BjXr193U3cqyKD76Fha AYhu3bq5mRm97Wl2CB27z5w500aOHOnup34YzRah6ykpKW49/3MBAAAAACBS+MenVYQgwlxlQhDq INEUnTqfqGZ5qFOnjm3cuNEyMzPdG6GoqCjwptjhToWhWSHmzp1rjRo1cvdVVRSCAAAAAAAgknml Y3V9+0QzQ8THxwdnaghdHlr+696xtv92VYcOHeyzzz4LXvc/BwAAAAAAIpmKEESYq0wIQvfRC75y 5UqbOHGiTZo0ycaOHWtpaWnudn9NnjzZ/u7v/i54nRAEAAAAAACP5oUY/Ld/H175bwcAAAAAAIQg aoXKhiB0OozDhw+X9pyElJYVFBTYtGnTbMqUKW7KTZ2f9B/+4R+C6xCCAAAAAADg0fxTclYFbfNP sV0AAAAAAGoDFSGIMFfZEITus2TJEnd+0rVr17rpOXNyctwbQS9yTEyMbdmyxZ0SQ9q0aWPFxcWE IAAAAAAAAAAAAAAANRIhiFqgMiEIuX//vqWmprpzifbp08c+/fRT27t3r7tPfn6+jRs3zp0iY/z4 8TZy5Ehr3Lixu5+KEAQAAAAAAAAAAAAAoKZREYIIc5UJQXinw9BMEGlpaW49r7Rcy3S7trNv377A G2SHtWrVipkgAAAAAAAAAAAAAAA1looQRJirTAjCe7EVgvCXZog4cuSIbdq0KXhdFRUV5cIRKkIQ QGTxyrvu7RdU2geVd7mi+wKoHUKrvNtKSkqCl0P3GaHr0oYAap/Q8t+mz7xXofsFldbzlvu3CaB2 8D7j3v//oW2F0P1DRccUWt+/TQDhLXQ/4N3mVegy//XQdbXP8G8XQPjzyvuMV9RWqKjdEHodQO0Q Wt5tFfU/hu4zQu+vdfzbRe2lIgQR5ioTgtAHvbCw0H73u9/Z6NGjbcyYMTZq1ChLSUlx99m6dau7 /8qVK23KlCku/NCxY8cHQhBLl650l/3lfywA4U2lGWH27Nnj/qMQ/UcwdepUd0odrTNr1izbtWuX 27fMnz/ftm3b5hogWjc5OdkuXrzothPa+FD5HwtAeNBn+dixY/bZZ5/ZgQMHgvsGtQ8mTpxo58+f t8uXL9vnn39uZ86ccQ1MNRwzMjLcfkLrxsbGBjsr2DcAtYM+ywkJCe6zf+7cOXddn3mdcm/atGnu WEL7gcmTJ7tjkVOnTrl18/Lygu0LzUDnVWgHBoOfQHjTZ/z69eu2fPly91nX9StXrrj9gfYLt2/f dvsJ9UlofR1faH/itRsSExPd+iraDUDtoM9yQUGBO05YtmxZsN1w8uRJ1z7QqXrVntDxhX56xxcn Tpxw62ob27dvD+4L2DcAtYP6CbQvUJth4cKFro2gz7eOJWbPnm3x8fHu2ODLL7+0mJgY93nXPmTN mjXBdoNmuFZfhMq/byA4BYQnfZY15jB27FibPn26m7Vet6k/Qe0D9S+on8Hrf9Q+Q8cX6o/w9g1x cXF248aNcvcN/sdD7aAiBBHmHhWC0Afcazx4P0XrNmjQwDUWRK9hVlaWa0TogOOdd96xd99915o1 a2adO3e2N998MzhYkZ2dHWhoLAmsl+kaIhoc3bhxoxv0oIMSqD30eT569Kj95Cc/sWHDhrnPv0oH IYMGDbJPP/3UFixYYEOHDtV/CO52Xe7Tp4+dPn3arTt48GAbPny468TUvsqbaebgwYNuOQcfQPjx OhwUhurevbtrC6gUrBwyZIg7+NCBhi7r4GTGjBlu36C2yc2bN926LVu2dNtQiEL7BoWt1JZQkELl f0wANZv+P1cngz7vI0aMcG0ElQYt+/fv79oD6rRUeEr7BnVajB8/3t2uwQ2VOi8aNWrkjk3UjtCA qdoPOk65evVqcMADQPhR6f/5H//4x8GA9MyZM90+QO2HuXPnun2D9h9qH6jd8NFHH9mFCxfcur17 97Zx48ZZUlKS2156errbno4tVP7HA1DzqdQueO6551xA2vtmpvoWtD/Ql7LU+az9gXd84fU9eP2b 6rP86quv7NChQ24whP5JIPypdAygNsKkSZOCfQQKOQwYMMD1T6qtoP2E9gmLFi0K9kWqfaCaMGGC 9e3b1wWs1V+hsQ4dU2gwVPsG+iKB8KPPrT7L6ots37598AvbaiNof6A2hY4vdFlf+J4zZ467rH2B F6bWGKoXjNA29+/f79oNCliq/I+J8KciBBHmHhWCUOehDgRCf+o+SjxpPX9pW3ozeJ2Mahjoti5d ugQHLnJyctzpMAYPHmqzZ89yAQkNcqhjQjsU78AFQHjTfkCNAO1P1OnolQ46jh8/7m7TLDGHDx92 DZAOHTq4b2/pYEPf1lKpI7Nt27YuNDFv3jx777337JNPPrGuXbu6QU+V/3EB1HwqdVaqY0LtCrUX unXr5gYrNGjRs2dP1/mo/YXaEGo76DbvwKN169ZumToq5s+fb2+//bZrS3z44YduG3RaAuFHxwD6 lmbz5s1dW0ClMIPaEeqs6NSpkwtHKFCtU+2pbaBvdupzr1LQoV69eq7zQvsHHXA2bNjQzVqnzk4d k9BhCYQf/Z+u4INCUtoPeCGIXr16uW9pjhw50t2u/YT2Hd7xhY4jvMEM7RPU59GvXz93TNG0aVN3 Px1TaF3aDUD4UX+DBiH0/76CkSr1O+rYQccROnbQwIVCkvrZo0cPd5ygdoM38KEvcCkUoWMKDXao f1L9FLpO/yQQnlT6v16f56VLlwbHI9QuUJ+jBjnbtWvnxjUUgFCfo2aF0Ze01q5d69ZVm0PHJOp/ 9NZXMFtf4vBmnvM/LoCazfuCtmaMC50JSscD6ldQ/6T6GdTfoP2Fjil0fKHjiMzMTLeu9gFe+0L7 DPU3KJCtbajvgmOK2kdFCCLMVRSCUKeiSh9+DWIqEakpYXS7l3gMLXUu6JvZXvghtHR6DO0QvNuz s8/ahg1bA2+CKYGDkA9dI0Lb1I6F1BRQu3j7AB04eKXGwYYNG9yghAY21q1b5zosdXnFihVugENT z6m0z9E3M9ToUENDHRqamkppbg18qvyPCaBmUyktrQ5GTWHrlTob1aGgNoc++wpJqFNSBxyask7L 1ZBUKRClb3To1FvaNyhIqU5KBSl0qh32DUB40bGFvmWlfYC+ualjEJUGMTRoqVmg1E5QG0H7A11W sEGdF154W4McGszQtvTNDe0PNDCiY53WrVu79gODGUD4UantrwEInZJTxwYqtRe2bNniPu9qK2g/ oUCkLuv4Qsu9/gUFJrS/0OCHOil1TKF9jvYpakuo/I8LoGZT/6Omq9bAhGagVek2DU54xxT6BufO nTtdm0HHF7pdgWt9yUv9kJoJQiFKDWTomOLjjz+mfxIIc6olS5a4vgSFnjTDi0rHGGpD6FvfGovQ 6TL0hSxd1sy0ml1OfRAqBau0TP0VOqbQuIm+mBEdHR2chc7/uABqNv3/ri9d6LhAn21dV6m/QccJ GrvQcYTGMRSW1r5Bxxf6mZub69ZVe0NjFtpX6JhC+wdt2+u3ZN9Q+6gIQYS5R4UgdBCg/+R1IKBO SF1X6QVXklLTSykhpU4EHSCoY1F16dIl1/Gg6aq1LQ1W6HFUubk5Nn9+dOBNMNntHF555RV3f6Us vfN0+Z8ngPCkBoU6HfStCpUOInQA0qZNG3eQodPoaAoqTWut1KX2JwpJ6JsZuq+mvtaAhhoW6rTU aXbUAaoBD+1nGMwAwo8+2wpAaD+gQQ19lpXEVqekvm2hmWC0n2jRooWb1l4hS3329S0OtRF0f7VL Wrdu7Q5GNLX1a6+95toS6tBQ+4S2BBBe9JnVsYI+w5oZSscjCjTp/Lz6hpb2Fxrk0H5AxxWawl7H GtpPJCcnu/2CQg6tWrVy3wjXwaYGNuvUqePaEApZsl8AwpP6LNTXsH79enfcoOCD+g60n9D+QJ9v BaZbB9oFmt7aO75QG8Mb6NRltTE0GKJjCp06R4OcGhhVPwjHFED40WdbbQS1BdS3qP4Efftbfcw6 dtBnXX0R+uyr71LHF7qsb3rrM6/7q49T/QvaF2hdr91A/yQQvvT5zs/Pd59rDW5qMEqzOeiYQQOY CkNof6HPugLTmmFKX6rQ+IVmwNa+QW2Lxo0buz4GtTd0fKI2h76YoW+J821vIPzoc6sZoRSgVmnf oHGKXbt2mdoNCjzo9Fi///3v3T5Axx+tA8cX6q/07q8ZIrQv0D5Ds1HVr1/fjasqNKH9B+2G2kdF CCLMPSoEoaldNNioaab1U0kplToT1JDQbTpg8KaQUUNDoQl1QGogUzsFbxo6b/qps2fP2uLFpd/e 0I5Fj6Vlui87CqD20X5Gn2391EGH9h8KOXgzyujzr/VUul2XvX2BF7gqKipy+wh1XOqbnlrGQQcQ vtSpqAFLHSSoAal9g8r7rOvz7b8c2kbQZe8UXZpyTt/o8sIPtCWA8OS1F3TaPe+YQccKXltBpeXa H4ReDm0PaBs64FRpwFTf1PLu6388AOHDXwpAescJ+qnSZf/xRegxhfYXOtYQfWtL7Q8t45gCCF/6 /HrtBn2rUwMSKq99oGMJ/zFFaOhJ+wZvpigFr/VNTvongfCnz7s+y+p/VGmswzvVt5ar1B7wvrCp /gkt8/YPak9oufYPKo1raIZsr53hfzwA4UOfY1GbQMcU3v7CO6bw+h9V3vGF6L5ef4X2HWp3aJzC uy+h6tpJRQgizFUUgvCmlVXqSf/Rawo5DTBo2ii92LqfN/WkZnLQC6rydgRz5851U8jo9dX0MDr3 nnfOPXVoLlmyIvD499xt3nn2vJ0JIguf/dovtLGg8gY5QhsQoctDOxu8db3blOb2bvM/DmoXr9PK fztqB+8Awft8e/8XhLYHvH2Dtzy0neDdX9SW0MEHbYnI4H8voHYJ/T9e/w+EthsqWh56/9B9izot dYDKviEyeANc/ttRu3jHFaH7Bn+7QZdVoccLut1rN6j/Q8cUXhvE/xioXTimqN28z7Yuhx5ThLYb /MvLO6bQTw16cEwROULfL6idQv+f99oF/nZD6PLQ/yu8Noa3vtoNaj/Qbqj9OKao/bx9gHdMocv+ fYP/mCP0vt4xhYJTOr2G147wPw5qBxUhiDCnF+NhIYj4+Hhr2rSpm05y+PDhbgo5vdj6kHvJaq2j KV/0MzRpqTCEppHRTA+aGsbbcXghiOLi8jsvEVnUkPSSuMCj3g/sLyKD/r/Q/0leo8G/HJFDr79C DjqwqOi9EHrggtpNr7XeC14a378ckUOvv0IOOo93Re8FOrAix+O8HxA5vJCDfvqXeWg3RAbtD/Sl G2/2MP9yRA69/mo/PuyYgkHxyPE47wdEDu8YU7NBVPR+UFW0DLWHXmP1Q6o/ktcbGp/QMYX/do/e I7Qbaj8VIYgwpxfjYSEIrzSd7AsvvOCmlFXpQFJTSOpgUh2MemF1m0rn8h48eLBrPKhyc3PdeXy9 66EhCFJSkctrTOh95M0G4l8HkYP3A0Kppk2b5mYfUvmXI3KoNO2kdzou/3JEFpVOx3b48GHeDxFO tW7dOpswYQLvBfB+QJD6F9RHofN8K0RJf0NkU+l87/pyDvuGyKbav3+/9e/fn/cCeD/gASr1N2i8 gvdDZFNFR0fbzJkzeS9EOI1LXLp0yZ3ughmiIpuKEESYe5wQRHZ2ti1fvty6d+9uMTExwXPuPf/8 8xYVFeVOddGnTx93Dh3Vvn377Fe/+pXreNCpNNSQaNCgQTAdRQgC4v3n0bFjRwa9wfsBD1BNmjTJ li5d6i77lyNyqE6cOOECUrwXoOrdu7cdOnSI90OEU61evdrGjBnDewG8HxDkhSA6dOhACAJufzBi xAj3pR72DZFNlZqa6voueS+A9wNCqdTfcObMGd4PEU61YMECmzp1Ku+FCOeFIDRmSggisqkIQYS5 ikIQOoWFasmSJfb6669bo0aN3CkxFi1a5EIQGqQcMmSIW0fTjurbujpVhkphiClTprjLeXl57nK9 evUIQeAB3n8eeu8x6A3eDwilmjx5si1btsxd9i9H5FCdPHnSpa95L0D10UcfWUZGBu+HCKdas2aN jR07lvcCeD8gyAtBdO7cmRAE3P5g1KhRtmHDBvYNEU6VlpZmffv25b0A3g94gEr9DVlZWbwfIpxq 4cKFNn36dN4LEc4LQehL3oQgIpuKEESYqygE4c0EoW9faiBKQYjnnnvOjh07FvzgHz161E0RpFke Pv74YzdwqTeCzpejU2LoP4w6deq4Kc07derkblcRgoAw6I1QvB8QSkUIAqIiBAGPihAERMWgNzy8 H+AhBIFQKkIQEBWD3vDwfkAoFSEIiIoQBIQQBDyq8kIQOtbU2RJ0XYqKiuzmzZuEIGqiikIQ3kwQ msVBM0AMHz7cZs+e7W7TfW7fvu1Oj6HzMuuUGN6pMLRTUMihSZMmbjpSTUNZUFDgGhN6E6i0fNmy Ve4yRXXo8H5gh3HdfzMVocX7gfJKDYXly0tDEFRkV1bWGevSpYv/ZipCq1evni6US1Hr1q21zz4r Pf0BRfF+oLz69ttie//99q5vgqJ0OoxNmzb6b6YisNLTD1rv3r38N1MRWrwfqNBSf8O5c+f8N1MR WIsWKQQxzX8zFYGlsdLOnTv5b6YisJKTU4MhCAUc9N7QKbzz8/PdmLfGyjXmrbMlKBhBCKKGqSgE 4c0EodNZKAHXtm1ba968ueXk5LjOBL3gmgli1qxZ7lQXgwcPtsLCwuC3t+Pi4mz8+PH2wgsv2Lx5 89z29WZQZWdnB7a51NLSMmzv3v22Zw8ikffajxjxmSUk7LZ9+w6UWQeRg/cDQqWkHLQZM+a5/yt0 2b8ckUOvf0zMDhs9ejzvBbj3wNixn9umTdt4P0Q4vf6LF39lU6fO4r0A3g8I0jFFUtI+d0yxe3cq /Q0RTvuDyZNn2NKlK9k3RDi9/uvXx7h2JO8F8H5AKL0H1N+wfXs874cIp9d//vxomzVrPu+FCKdx ibi4JBs1apy7zDFF5EpNTbfFi1fZzp1xbkxcY+AKPvTo0cONievy1atXrVu3bjZ06FA31k4IooZ5 VAjCKwUYdPuqVauCQQevNHW9btdsEF5AwquLFy/azJkz7Y033nCPpdLj1K1bz5o2bWbvv9/R2rV7 HxGse/ce1r59hzK3IzLxfoCnS5dugf+bupS5HZGnQ4dObt/gvx2RqVu3D61jx85lbkfk6dw5yv1f 4b8dkYn3Azw6luCYAp6uXbu7/YP/dkQetR/VjvTfjsjE+wGh1G5Qv4P/dkSeqKguAV3L3I7Io3FL +iKh90GrVm0sPj7ejX3r1BcKPmiCgFatWtno0aNdGEKnY9RsEDotBiGIGqaiEIR3OoxFixZZ7969 3fW33nrLnaPdCzpER0e7F7dPnz7uPGqa4UHL9CYYOXKkOwWGztsceKEDb5h27nFUSsb89rfP2ZEj R9x1iqIoiqIoiqIoiqIoiqIoiqIoiqIoiqoJpS/6JyQkuLF0hSC8kMOJEydcECIqKsqdUknj7VpG CKKGqSgE4c0E4aVahg0b5gINOgdzSUmJCzK0bNnSLl265O4/Y8YMl3pRJSYmuhdet3vb/tnPflb6 jrHSEMSLL75oBw4ccNf9zwkAAAAAAAAAAAAAgCdNlZWVVSYEIVqenp5ux48fd5dDlxGCqEEeFYJY tmyZ/eIXv3AzPqxZs8b279/vQhB6QTUzhG5bu3at9evXz4YPH+7uozdEw4YNg8t0+ac//albpiIE AQAAAAAAAAAAAACoaVQVhSB0+datW24igdDbyw1BbNmyxW1MC/Bk6bQWejH9IQjvdBjbtm2zqVOn 2rx589xPvVY65YWsWLHCnR5jypQpNm3aNDdjhG7XdmbNmuVeZN1H6zRv3vyB02GEhiD8zwkAAAAA AAAAAAAAgCdNdfbs2XJDEA+jdYMhiGeeeSYYgtAMA3iyVAouaKYHJVZUqampNmDAAHe5vAq9r78q ur1Lly7ucVRFRUX2wgsvWEZGhm8tiqIoiqIoiqIoiqIoiqIoiqIoiqIoiqq+OnfunJs4QKWZH27f vv1IKk0e4EIQ9erVc7MCNGjQwN5++21Uk1dffdVOnjxpmtpjx44d9u///u9V8ppoG2+++abVr1/f Tp8+7baflpbmQhHjxo2z6dOnu1kkAAAAAAAAAAAAAACoThq//uyzz2zVqlVufFtf7H8cmZmZNmbM mNIQRKdOndwgeZ06deyVV15BNWnZsqVFRUW5GSH085133inzmui6whJS3rLXXnutzHa9+7Ru3dqd ckPblw4dOliLFi3c4zRr1gwAAAAAAAAAAAAAgGql8WuNYyvHoHFt/XwcWrdjx46lIQgNkNetW9fa tm3rBsrxZLVp08b9VIAhLy/Prl696qb2ePrpp8u8JrrevHlzx79M22natKm99957wW16tytgoaDL 5cuX3faPHDnizoeydOlSW7JkCQAAAAAAAAAAAAAA1W7ZsmVuNojNmzdbQUGBnT171rKzsx9JY+Hj x48vDUE888wzFhcXF3KGDao6SqenuH79uru8d+9eGzZsmG+N0vr666+tsLDQf7Orixcv2v379/03 u9LsEnfv3nWX9SZITk72rUFRFEVRFEVRFEVRFEVRFEVRFEVRFEVR1Vsa905KSnKXi4qK7ObNm44u a8z7zp07D9wuqsmTJ5eGIJ599lmXolBpZTxZepG+/fZbd6qKa9euuddBM0EMHDiwzGtSUlJi586d swsXLrjLocsUftB5Tr755hu7d+9e8HZdVrhC03/cunXLbVPnTomPjy+zfQAAAAAAAAAAAAAAqosq KyvLEhIS3Fi6JgnQGLh+arnOeqBxcY2xe8tE6+psCIQgagBCEAAAAAAAAAAAAAAAlB+CkOLiYjfO 3bZtW+vWrZubLeL27duEIGoiQhAAAAAAAAAAAAAAAJQfgtDpLrKzs61du3Y2fPhw69evn3Xv3t3y 8/Ptxo0bhCBqGkIQAAAAAAAAAAAAAACUH4LQeHpycrINGDDAhR4uXbpkffv2dafGUECCEEQNQwgC AAAAAAAAAAAAAIDyQxAa79bpLzTzg0IPGvfWdYUhCgsLCUHUNIQgAAAAAAAAAAAAAAAoPwShMXCN eWsWCF2XoqIid5uWEYKoYQhBAAAAAAAAAAAAAABQcQjiUQhB1CCEIAAAAAAAAAAAAAAAqDgEodNe eKe+8K4TgqihCEEAAAAAAAAAAAAAAFBxCEI/b9686cIPGv/W6TBCZ4kgBFGDEIIAAAAAAAAAAAAA AKD8EMTt27ctLS3NFi5c6Ma/dX3u3Ll24sQJF4YgBFHDEIIAAAAAAAAAAAAAAKD8EERxcbFlZGRY w4YNbdWqVTZv3jxr3ry5ZWdnu9khCEHUMIQgAAAAAAAAAAAAAAAoPwShMXCNdcfExFiTJk3s3Xff teTkZHdbhafD2LZtm9sYVX0VFRUVDEHoBRsyZIhvjdK6dOmSXb582X+zKy/p4i9NB6KQRWgIQm8a lcITAAAAAAAAAAAAAABUN5XGvf0hiMLCQjcBwLp16yw2Ntat6wUgyoQgnnnmGYuOjnYD65phAE/W xYsX7fz589a2bVs3I4Tq4MGD1q1btzKvSX5+vlt26NAhdzl0mcIRe/fudbNB5OXlBW/X5TNnzrjt e6Xbd+7c6ZI0Ck0AAAAAAAAAAAAAAFDdNIZ98uRJ27Nnjxvb1hi6f6YIVXkzSEydOrU0BFG3bl37 +c9/br/+9a/tX//1X/GEeX/3F154wQUTlGhZtmyZ/eM//mOZ10TXf/WrXznlLfvlL3/5wDZDL7/y yivuFBja/tq1a61Pnz42YMAAAAAAAAAAAAAAAABqjF69etnMmTPd+PaWLVseoFNiiP92jbUPHDiw NARx4sQJO378uB09ehTVSK9DamqqpaSk2P79+126xb+OHDt2zPHf/qhleo297aelpVlGRoalp6cD AAAAAAAAAAAAAFBj6MwIOkOCxrY1xv24NAbuQhDB+SKoaq/i4mK7ffv2A9N4VGVp23oM77QbFEVR FEVRFEVRFEVRFEVRFEVRFEVRFFXT6u7du8Hx7cehdUtKSkpDED179rQGDRrYG2+8YfXr10c1ef/9 9y06OtoWL15ss2bNsvfebW7NG79tLZo0eEDTRg2sWcPG9vtGTe3dRk2CdL1Jw0b2RuDnG43feUD9 gM5RUW7beox58+bZ4MGDrX///gAAAKihBg0eZJ8M/sSGDxpug4cOtiFDhjxAU7v57wMAAAAAAAAA 4a5fv342ZcoUW7JkiS1cuPCxaCx81KhRpSGIp556yj788ENbsGCBzZkzB0/Y3Llz3c969epZQUGB S6ekp+21H/7k3+x/vvmx/bhuj6D/+9Ue9nyLj+znnRvbD1q+ZP9H6zpBP2j5sr0e1coWNH/R5jf6 N5vX+D+c+U2eshn1/8XeeuEZu37rtpsFQqfe0BtG04gcOHDATSUS+vNhQtfxr++/DgAAgMrRlG/b 1m2zj5Z+ZJ02dLLo6dE2e/ZsR4HZ+fPnu+nd1J7TqdT89wcAAAAAAACAcKQ+zy1btlh8fLwbOy8s LLTr168/ktadOHFiaQjiN7/5je3atcs/uwT1hKtLly527tw5N63Hgb2J9revtLPnxh+yZ0clB/3q D8nWd0GavRsz3f6vpQPsfy8fGvQXSwfaiO3LzOb1M5vawWz6B6VmRJmNa2lRjeva5cIbbhqQw4cP W3Jysv8pUBRFURRFUTWk7t27Z0mbkqz/vv7W5kQbi18Zb+vXrw9au3atC0FQFEVRFEVRFEVRFEVR FEXVtrpw4YIlJCS4sfOvv/7avvnmm0fSul988UVpCOLZZ5+1zZs3u43duXMHT5heDM3O0KlTJzt/ /vwfQxC77K9fes+e/nSXPTUkJugX/WOs+7Q4a7JyvP2POb3sf837OOhHc3rboDVzzab0sJKxre3e +HZOyYT2VjS8mXVq+LoVhIQglJxR3bp1y1atWmXbtm2zmTNnumSNUjLqeNdz0U/dRx3tGRkZbuaK HTt2uPfMsmXLLC8vz1avXm379u1zp9pQyub+/ftlfk8AAAA8Hq/9Fbs61gYkD7B2Ge0sdnmsrVmz 5gHLly+3xMRE15ak/QUAAAAAAACgNlBlZWVVGILQzBDynUMQWsH/YKHL/Msfdf1JC3388p6L/3fw X/ev67/Nv7yi+5d3m5/Wqc4QxNWrV12wQW8IhRzmzZvnQhBFRUVWXFzsOtQ1a8Snn37qpg85duyY TZ482Y4ePWrTpk2zpKQkd16W48ePu/vqd9D9/b8nAAAAHsO9e3Yv0EbT6cu2LN9iA3cPrDAE4QUh dDBAEAIAAAAAAABAbfCwEIR36osbN26UCUJo3QpDEBrAVukbaP4H1DLRBrz1vfI/sfLu/6So9Bz1 HPzPTZ3D3nKvtF5563rbetjvog5nLa/swH91hyCuXbvmzimtgMOZM2fcZT2fDRs2uNNzXL582UaM GGGDBg2ynj17uuc4adIky8nJsenTp7tzUGtKZnXUL1y40E1NUtm/BQAAQERT+zTwMz/QtvpqxYrS EMSeh4cg/DNClNeeBQAAAAAAAIBwoSovBKHgg/pAdXaDJUuWuDF6BSIeGYLQipcuXbJPPvnEjhw5 8sBgti5nZ2fb4MGDLSoqyg1867aUlBS3vh5QG9Zts2fPttOnT7ttllde0EJV3i/lL//toQEGr7xv vmnbmqFAp2nQbAWanSC0lAjRrAb6HTZt2uRmP+jbt699/PHHlp6e/sC6Kv0RNfuBygtQeHXx4kW3 nY4dO7qfoaXnsW7dumBndEXl/S26du3qQgdPOgRx5coV++qrr9x7QEGInTt3ut8zPz/fbt686dY/ ePCgzZgxw532YtasWS7soFNhaEYIvQFjY2Pdc1+wYIH7SQgCAADgu1Mk916gDXb+1VdtRaDdFbNi 62OFIGTFihUWExNjmZmZro3nndrM/xgAAAAAAAAAUJOp/CEIhR007q6x/3feeceaN2/uxq61/JEh CA1+a0D7pZdechtVhT7Y0qVLrU+fPm5QfNu2bS5toYHzevXqBWdEUClU0K5dO3cahd27d9upU6fc fRWs0P00i4BmE1CQQk/G66DV4+sXmjBhgjtFw5dffukG3LVdBTA+//xzN4CvwXnNQiAajJ8yZYr7 5b2QggIFe/bssbVr17rQhgbl58yZY6NHj7Zdu3bZli1bbMeOHdarVy83y8HKlStdEECD+noc3abH Ven3VdBD91FARMGJQ4cO6Y/n/m46bYSepwIP+/btcx3PCgJs377dPb5ON6HnrXCBliuYob+JXpQx Y8a4dfW3rlu3rpt14UmHIPQaavaH3Nxct8x7LbwZP/yBE62v1+PWrVvud9dl/d0VOtHroJklmIoZ AADgu3Htq+Ji271xo5189VVbHWhbfpcQhBeEELW9tT2d2kxtuofNagYAAAAAAAAANYkqNAShgIPG pjWm3bBhQzfWrrH7t99+2425qx/0oSEIbVQD2AoLaBDfu010Jw16a4Pjxo1zYQDvtm7durnBca90 6oTx48fbkCFDXEhi5MiR1qhRI+vXr58LDygE8dlnn9krr7ziQgLezAEqbV8zK+g+Q4cOdaeJUHBA 99Mv8v7777sB+6ZNm7rZCbp06eK2q1kIvOrevbu1atXKmjRp4gIISUlJLtjQvn17i4uLc+soAKGA g8ILnTt3tg4dOrhlOg2EQhQKTyj8oOeh0McHH3zgZrfQtjXYr6CIlut30cwSKt1ff1jNHqFwxocf fuhmkdBzUce0/hb6W+u5tG3b1v2d9AK++uqrbnv6WzzpEIQeT7NB6HXUa1/RNwa9QIT3rULvspbp p2bYKCgoqPD+AAAAqJjaYdcC7an1gTbt6bp1KxWCkFWrVrmGv2aFEAUiFCAmCAEAAAAAAAAgHKhC QxAah5bevXu7Pk/1paq/U5MwaEz/sUIQKoUKFEZQaSPeDAsa9NcUE1pfQQGVOlXfe+89l77QTAl6 ApoJYuzYse5BdY7iF1980c2KoGkphg0b5kICus9TTz3lZj9QebNIKISgGRl0P3XkajuavUGBihYt WrgZGvRL9+zZ09LS0lxIYePGjS50oUF4hTEUyjh79qybiUKBA83AoACCTnmhU2UsXrzYLRs4cKAN Hz7cBRaio6PdzBKaIULhCIUuUlNT3ToKQSg0oRkqFGjQ7A2///3v3XpTp051Hc0qzYbRo0cPF7bQ 76VwhU63ofU0C4aCFLqsU0ooZPL000+785XUr1+/2kIQes29WR/8b7DvQq8fp8EAAACoHHc6sitX bGOgrft9QhCitqlmOhO1e0+cOBFsb/sfFwAAAAAAAABqEpV/JgidjUD9nMok6LoyCcoF6DZdfmQI Qh2wW7dutZMnT7qNaIOi82woZKCAgmYw0EC61tWguqbdVaeqpp7QA2lGBM3ioJ8XLlxw4QIlMBSE 0OkwdKoKhRZ0ygvNQqAnptNZ6Ke2q4CCggcKEOiXO3PmjJv9QbNHaJnWVfBBp67QYyhgoECEwg5a V89fIQT9cXQaCs0k0aZNG6tTp44LOShgoXCD7pefn++2K/rjaGaI1157zXUY6/fT30anekhPT7dR o0a5++qxPvnkE/dclDY5f/68W1chAIUbtA1dVyf0xYsX3Wk/9PdR4EHb0O+vy5pxQ4+v5/T6669X y+kw/G8qAAAAPHlqRybpdG7z5tmZevW+VwjCH4hQyFjtXrXtCUIAAAAAAAAAqMn8IQhlA7xTYuin R9mC0NseGoLwNqz68ssv3ewFUVFRbiYEhSFCK3R976c6cEPLu+7N9OAvhQY0Y4JmltBP/UL+8m/T 25b/dpU3a4U3M4FK29QMFAog6I8UWv5txMbGuoCFyvudvG1WVKEzIHjlv2/ostDyHl+n9dAME4Qg AAAAIo9qX1qyrZlbtSEILwihgK/CwszcBQAAAAAAAKAmU5UXgniUR4YgPDq9Qyj/8qrwJB5Dnb1e 2EChBP/yUN6MDv7b/1T0Yuj37tSpk5tRghAEAABAZLl//47t3HnPJkzaY1uXVX0IQjRzm2ZkU7vz +54GDQAAAAAAAAD+VEJDEBq71xkrdOqLR9G6jxWCUAdpKP/yqvAkHkP+1NuvLEIQAAAAkau0blrX rietc5dUS1jzpwlByFdffeVmg6ANCAAAAAAAAKCmUnkhCM0CkZOTY7m5uY+k2SAeGYJ4WGBAp5qo aPmjZlp4XN9nO96pMCp6jjUJIQgAAIDIpMrPz7d9+2IsKuqg9eyz3+JX/+lCECtXrnSzQeg8eWov +58PAAAAAAAAAFQ3LwSh8ezMzEzbu3evpaSkPJTW0X0mT55ccQhCA/EVhRC0TAPpxcXFZZbJlStX HjrN7uPcrvurc7aidR9Gz1v3VaDgYWGNmoIQBAAAQORRXbt2zdatW2ebNi0qDUF89KcNQaxevdrR 9HG0AwEAAAAAAADURKEhCM1sm5qaavv3738orZOdnV1xCEKlgMOiRYtcoMArXfauT5w40ZKTk91s CxJa6sjVOTdCK3Q7KoUTyitvBodz587Z0KFDg7freXmPU9F9tY6W6bEXLFhgbdq0sRkzZrhQgb+8 5xP63EO3G3of//1D16uKb9ARggAAAIgMajt67VBNzaZ08vLly2379uVPJAQhmg1i165dzAYBAAAA AAAAoEZSVWkIQp2y48ePt86dO9vf//3fu6DD+vXrbfjw4ZaXl2cFBQU2YsQIe+mll2z37t3uPjt2 7LCkpCQ7e/as61SNjo62y5cv28cff2xr1651oYiMjAz3rbPZs2db37597dSpUxYTE+OCDnriS5Ys sR49eti+ffvcNi9dumSvvfaaDRgwwI4ePeo6aHXfYcOGWVFRkXsMbUdhjIEDB7rn7wUaYmNjbdy4 cW6wPy4uzv2hVqxYYV27dnXPQ+dC1rlDNm3a5P4YX375pVv/5s2b7nnoPCEXLlywQYMGuesKKOjx 9DdZunSp6zDW406bNs19i+77dh4TggAAAKj91M5We1PtR7Wr1cZWu1TBhCcZgpBly5a5c+TRFgQA AAAAAABQ06iqNAShateunQs2dO/e3W385ZdftqZNm7pOWgUZZs6caf369bPExES3/vHjx23kyJEu GLBx40Z3vxMnTliHDh1cCEFBB60beDB3uVevXu7J1q9f35o3b25jx451wYPWrVvbyZMn3TYVBvjg gw/cY3766aeu01gBi+eee84FJRSOULChY8eOrhO3ffv2wRCEghcKNajUuatOZgUgVq1a5Z6ntjN9 +nT3fHVOZP1+DRo0cEGO0aNHu8e8ePGie75vvvmm5eTkuICGghC6Td/Yq1Onjnv+XhDE/8J8F4Qg AAAAai9vVrHCwkLbunVr8JQUapt6oYQnHYJQO1rtTtqCAAAAAAAAAGoaVZWHIBQs0EZbtGhhe/bs sWbNmlmfPn3s9OnTtn37djfzQqNGjdwsERpM1xNROECBBnXuasYEzd7QrVs3FyBQqEID/JphQk/0 V7/6lc2fP9+tp3XS09Pt4MGD9vTTT7sQgmZr0P0UTPjkk09c+ODAgQP21ltv2W9+8xs3fe+QIUPc YytwkZmZ6R5DQQkFIfQ8FaxQEEKhh6tXr1rv3r1dcGPON55F9QAAgABJREFUnDl25coVe/31123h woXucXRZ29N6+j30e40ZM8Y9vpZp9ovBgwe7mSG0Pf1uul2zY2gZM0EAAACgPGonqm2nUK4CEDr1 hReCCA0lEIIAAAAAAAAAgFKhIQhlATRJQUpKykNpHd2n3BCEOmo1u4FOOaEpejVYfuTIEVuwYIE7 xYU6cTds2GCLFy+2a9euudkTbty44WZw0GWFEHR/BQoUoNB1hQoUZNB2FKJYtGiRC0totgiFIdQB q/vOnTvXXVbIQcs1o4NmZdBlbU+dtbpNp8pQaEIBBM0KoWV6DD0375t2Ck3oF1TIQeEIBSu0fT1n PSc9Dz2WLmuWCp32Qqe5OHTokOuk1vqaYUIzWWjKYs0EUa9ePRfSUOlUHvr2nv5OhCAAAADgpzad 2ppqlyr8oNnI/GEEDyEIAAAAAAAAACilUqAhISHBvvnmG3f2h3Pnzj2U1lGuQGegKBOC8DbqhQlC S2GC0Nt1XRV6m3d/b5l33V8KDjysQpdrW6HXvdNeeI8R+lihfxivQq9r3dDroZe938PbvlcKKKxb t84FIDTLhPd4Kt3H/6J8V4QgAAAAahe1Xb0AhIK1/pkf/AhBAAAAAAAAAEAplReC0Ni8Ji3QxAyP onUrDEGgrNDyL/u+CEEAAADUDqHhYG8GiEcFIIQQBAAAAAAAAACUUnkhCPW5fv31125GiEfRuoQg aoiHhSCe+nSX/ceQmKCfh4Qg/s85vex/zvs46IeEIAAAAKqF2m/FxcXuVGmadk2nVNPp1hSC0Ond HmXLlkXWpk2adeqaYrHLZ1jm88/b8pUrbeOSTdYrqZc1O9jMYhbFlLlfZem5aYo42oIAAAAAAAAA ahpCELVARSGI//1CK/u3YXvs1wO2B/3DR7HWZXKCNVox1n40q4f9P3M+Cvpvs3ragNVzzL7obiVj 3rN7CkIElIxrY0V/aGKdGr72QAhCbxqVpmsGAABA5anUEE9PT7fU1FRLSkqylJSUx5aRsdvmzDlr X0Zn2dGUOMsfNcpS0tIsfe8hW3ZqmU3PmW6Hdx8uc7/K2rt3r129epW2IAAAAAAAAIAaR5WdnU0I IpyVF4JICryg73TqbCsPHbGVBw4FLdufbhv3ptqyA4k240iizT2aFDTtyC7bmJJo36ZuN9u/zUoO bHfsQKzdSl5vnVq+awXXrrkQxMmTJ2327Nnudd+0aRMAAAC+h40bN7qfW7ZssZiYGNu2bdt3snXr Ntu5M8bZum27bQm0Bd3t27bajpgdFrclzl323+/7UDvQe94AAAAAAAAAUFOon3XRokXuzAYKRRCC CEPlhSBSd6XaL9/7J2u1q5G9F9MgqGnM6zZyxwBrtXq2/WTRYPvnxX8I+n8XDbHhGxZayewBVjKl i92b1t0pmfahFY1rb50a17OCwusuBHHkyBHbvn273bx50woLCwEAAAAAAAAAAAAAqHYawz527Bgz QYSz8kIQaUlp9vfN/j+rv7Wu1Vv9WtDLq16wgZv7WMNlk+0vZvewv5r7UdB/m93TBup0GJN1OoyW dm9sG6dkXFsr+kNT69TwdU6HAQAAAAAAAAAAAACosVRnz54lBBHOKgpB/EPzv7e3t9W3N9fUC3pl 9cs2eEtfa7x8iv2POb3sf837OOhHc3rboDVzzab0sJKxre3e+HZOyYT2VjS8WZkQhKYP4TUHAAAA AAAAAAAAANQUqqysLEIQ4YwQBAAAAAAAAAAAAAAAhCBqBUIQAAAA4cs0O1vA/ZL7VlJSUq3u37/v +J8jAOBPT/tfjrEBAAAAAJGm9OQVZiVSUuLGur8v1VlOhxHe9GIQggAAAAg/9+/ct303DtjSGyst P7/IcgoKKiU74ELBeTtfcMFd9i9/FN3n3LVrlldY6OiA41Hl/10AAJWnAMSlS5fs2LFjhNEAAAAA AJFBgYU7xXbp8HY7cSTdcg4nWebpLCsuLnY0Ji03bxYF3HioW7duBdeXe/fuWWZmJiGIcEYIAgAA IDxZ4N/ELT3s7fX/bvH9R9r6QYMqZVPAnEELbP6g2e6yf/mjrO3f32JHjrT0mTPtwPTpdnT+fDu+ YIEdK8fhgHPxCXbvPu1AAKgqqrS0NJszZw7H2QAAAACAyHD3rt27U2ynt35u22M2W3zsZtuxY6ft 3r07KDk5yQ4ePGaHD2daRsapcmnZvn1plpSU6NbX/fbt22fr1q1z49kKRBCCCEOEIAAAAMKTQhDz kkbZO/P+ybY0ftdWNG1aviZN7KtmzWxlq3dtw3uNbXXzJoHb/nP5uoAxTSfa+KajbK3/vn6Bba14 p1kpd7m5u/2rwOXljRrZ8saNbVnDhkFLGzd1P5c0aGCr3nnHErp3t/QJo+xOUYFrd/p/JwDAd+eF IObOnctxNgAAAAAgYpSUmF35+oZt2rTZNm3eYhkZh+z48eN29OgRN1vi6dM5dvFioV26dNPy8orK denSLcvOvuTWzcw8G7jvUTt58qQlJiYyE0Q4IwQBAAAQnhSCSLT91mrTcxbXY6Bt6N27XOv79rXY 91vbin+pZ4Of+4PNaTnggeVbAmb2nmdzes+wzeXc/wF9+trGLm0D2gSu97GNHZsFfvYqu5706vHH 5YHn0Kt0na0DB9rhaaPtdsEJu3vvXpnfCQDw3an2799v8+bN4zgbAAAAABAxSkpKrKCgwLZu3Wqx sbFuFoecnBzLzs623Nzz9s03CjB8a9eu3Q4orsDtwDp3rLDwvl29qkBEtp07d87WrFljO3fuZCaI cEUIAgAAIDwpBBFnO63r1T52+uRV23/mTPnOnrVDx49Yys5U25R03nYdybEDWf+5PC3gyJnDdvjM EXe5zP1DZZ21A6eOOvuzsuzAiUN/XJblW1fXTweXp50+bRm5uVZw955rA5o7Hca3ZX4nAMB3pyIE AQAAAACINApB5OXl2Z49e9zsDadOnbILFy4EXHQ/z53L+Y5y7erVqy4A8dlnn9nevXsJQYQrQhAA AADhSSGIBNtr7y75hcW808pWNm9evmbNbEWLFraq5e9t7Xvv2OoWzR5Yvi5gbPPPbWLzMe5ymfv7 trWyeYs/Clxu8W7ZdUJpebPmtkrrBq6vbdrYpk9obGklGXb/zv0yvxMA4LsjBAEAAAAAiEQa1755 86bl5ua62Rv0UzM5fB/aTkZGhu3bt8+Sk5M5HUa4IgQBAAAQnkpngoi3Tpnt7XBMoFEeG1spuwMS YhMtMTahzLKqkrg11nZt22l7tqy1U7tm2fWSm3b3zt0yvxMA4LsjBAEAAAAAiFQa21ZpVoiqKG87 ClRoPJsQRJgiBAEAABCeFIKIt13WLrm+7Zkw27ZNmlQpOwK+mrTKVk5a7i77l39fCTMm2sSOc21m j+mWtmSBXck4biX3mAUCAKqKihAEAAAAAABVQ5WVlWUJCQmEIMIVIQgAAIDwVHo6jN3WcsOztrPb x7a+R49K2Rwwo8ccm91jmrvsX/59be/fzQY8PdRGv9rP9oweatkbNrhz6fl/HwBA5RCCAAAAAACg 6hCCqAUIQQAAAISn0tNh7LQul3vaqYyLlnb8eKWkBqQfP2gHj6e7y/7l39eJc4ftD+MK7Iu5OVZU cp02IABUMRUhCAAAAAAAqoaKEESYIwQBAAAQnoIhiPwedurQeUs9dqzSDh47GJBe5vaqkH7qiK3e mmXrY4/b1duEIACgqqkIQQAAAAAAUDVUhCDCHCEIAACA8FR6Oow99vuV/2bb20bZmvbtK2VjwKT2 02xK+4m2oZzl38fqdu1sfcdWNuKZKJv4u462s28Py1y2zO7fu1/m9wEAVA4hCAAAAAAAqg4hiFqA EAQAAEB4Uggi3hLt/QPvWNqC1Ra3aFGlJARsXLTZNi3aYPHlLK+snQsX2q6lSy1902Y7tm29nYrb avkHD9n1rFwruUsIAgCqCiEIAAAAAACqDiGIWoAQBAAAQHgKzgTx1b/atpYdbHXr1pWyIWBi6yn2 Revxtr6c5ZW1smVLW9++vcX16GE7und3EqI626wpzS215JDdv0MQAgCqAiEIAAAAAACqDiGIWoAQ BAAAQHhSCCLOEqzj8VaWvjbedm3YUClJATs27AyIdZf9yysrcf16i1uzxvbv2GEn9u61Y3v22tG4 bXZq5zS7cf9mmd8HAFA5hCAAAAAAAKg6hCBqAUIQAAAA4ak0BLHDul7pbZnHC2x/ZmalpAVkZGYE HLbUwOWUctb5LlJPnbKMnBwrDrT1vnUtvnLqfmDZnW/L/E4AgO9ORQgCAAAAAICqoSIEEeYIQQAA AIQnhSB2WIq9tfBvbf1v69iSF1+slFUBQ14cYZ+8OMjWBi7vCVhcznqPa/ELL9jyl1+22HfesR3N mtn2Jk1sa+PGtk0/Gza05b9/284e3mv373M6DACoCoQgAAAAAACoOoQgagFCEAAAAOHp/j2z0+dT 7LMPfmor6tW1pXXqVMrqgGF1RtmndYa4y2vLWee7WhKw6MUXH/Dl88/bpvr1bcqIZrb3Rordv0MI AgCqAiEIAAAAAACqDiGIWoAQBAAAQHhSCOLI5UQbu+wd2710rcVFR1dKQsDG6M22OXqjxQcu7yhn nQcsXlz2tuCyJbb9yy9t+4IFD9g2f76lb9pkOXv3WmHGQbtfdNXuBNqd/t8JAPDdEYIAAAAAAKDq EIKoBQhBAAAAhKfS02Hssaabn7IdHXva2g8+qJRNAVM+mGkzPpjsLvuX+61///0Hrq+J6mybO39o Gzt3tzXvt7I9Qwdb2siRlvrppw/YH7gtZcQIy/hiuN0qOGF3790r8zsBAL47QhAAAAAAAFSdP0kI QucGVpV3juCSkhK3zCvvSXiXQ5+Y1vXf/0lR3bt3L/i7hC7T7Q+r8rZV3t9C9Id82H0f529ACAIA ACA8KQQRZzuty+WedirjgqUdO1YpqQHpxw7awWPp7rJ/edDx47Y/I8OOBtruqYHL3u2Hjp62lVlb bE1mgp1KWh5o4d14oI1aXt29RzsQAKqKihAEAAAAAABVQ1WlIQgtuHr1qk2cONGOHz/+wOC/Ll+4 cME+/fRT69atm23dutUN8mtAfcKECW4gX/fXeosWLbLs7OzSHtZyKjRM4f+l/EELb53Q8ocPVAo3 eM9z/vz5dunSJTtx4oQtWbLkgW0WFRXZuHHjrGvXrrZjxw47deqUDRgwwAYOHOh+59DS/b788ks7 efKku+6FKrzKy8tz2+nSpYv16tXrgWW67/r1693f5XFK2zl37hwhCAAAgDBRGoKIsw9yP7BjScds 7969T8a+fQ9cT9udZisOr7CDVw9ayR+bzWqL+qmdeefOXU6DAQBVTEUIAgAAAACAqqGq0hCEOke3 bdtmzz33nNto6MG7SoGCnj17Wlpamm3YsMEFCsaOHWuvvfaaG+z3Zln46KOPLCoqynUCyNmzZ936 mZmZlpiY6Ab7Z86cabGxse4+pR2ypbM05Obm2uzZs23p0qW2cuVKW7VqVTCAMWvWLBdIuHXrlkVH R9uCBQtc0EA/b9y4EXx8hRLS09MtJibGhRtU2t60adMsKSnJbVcBCAUXhg8f7q5/9dVXNmnSJPc4 +uPoNpXWSUlJcX+Py5cv286dO91zGD9+vNu+bps7d64tXrzYDhw4YDk5OS4cod9Tv7NelDlz5lhy crJ7TgpdaD2FSLzH27dvn73xxhuWn59PCAIAACBMBGeCuPShnTyYa6lHjjy2lMNHbF/64dLLAQeO HHB02b/uo+zNOGSnTp+zr68XW17hN3Yx0P70u3DtmhW71l9p3XuMGcsAAI9HRQgCAAAAAICqoarS EIS34VGjRtn27dsfuE0Bg8LCQlu7dq0LPihEoNu1Qc1ioBCCV4MHD3bhgiFDhrhZJbR+gwYNbNCg QTZs2DAXdNBjvP7663bt2rXgaSNUCha0adPGracZGtq3b+9mdBg5cqS99dZb7rQRClE0atTIhQg6 d+7sghkKRXjVvXt3e++999w6n3/+ufuG3NChQ91tXrhD6/Tp08eFKDp27OgeR8GAjRs32vvvv2/9 +vVzYQU97sGDB12o4/Tp0/bhhx+6bT7//PMuHKHAw4gRI9zvoL+Zghbq+NDz0fPS7BItWrRwoQrd T39rra/not9PM2bUr1/fXnzxRTcLByEIAACA8KAQRLwlWZv41y155BcWM3r0Y9kSsH3CGEucM6b0 csDi0ctt2ehod9m//qNsHTPG/n/27gS8qjLP973nubf79NPTsapP31unus+p55xz+/bput393FO3 q6w61VW2lmWVdlU5KyUo4sioDIIigrYoooiCgEwyyhDmMUISSAhJ9pSdkQyEJCYBwgxKQqgohP9d vzeu1GYnTGGDbPz+qz+9117rXdMOj8/aa/32+6Z616xrvetn59/+rTNvfvo7E23Lm69aaFQPa9q3 r6MnNQDA5VERggAAAAAAIDFUCQ9BqEaOHGmbNm1y02rsDz+hL/UpKSmuBweFAlTqlUEP9FtaWtxD fL2qJwiFARSGUA8Mt912my1btsyFAV577TV3Y+Dxxx+3m266yfV+4O9Hpd4Tpk6d6tqvWbPGBShy cnLcMfXs2dP1qqCTVsBAx6OQgoILGuJCIQ0dj0IZCk7oQb+WqxeGadOmueOZPn26264CDAo6eB+C rVixoqOnCJ2bwhpaT+EJTSsMofDDjBkzrHfv3i6E8eijj7oQg3q00PoqBQwGDx5sTz31lAtH9OvX zwUORowYYaWlpW4YER2DerTQfm6++Wa3X/WkceuttxKCAAAASCIKQWRbwB5N/YllDR1tG7xr4Iux 3rNp9HDLfndE+7Rn9vB5Nnf4TDcd3/5C1g0dalneNW25d51b6l1Hd2WHp8T7AlA8ebIVeI5VVxOC AIAEURGCAAAAAAAgMVQJD0Fo6An19lBWVuZujLa2tjpa6cCBAzZ+/HjXg0J+fr5rq9DBggULXFuF FSoqKlyAQm30quEh3n77bddOw2mo54WsrCzXU4QOQget/fr7KCkpcUNOKKSgmwgankNDSNTW1roA hfahsICCB5qnfainhkAg4Ki3Bh2/whUafkPnpt4YFLr4+c9/7oahmDdvngtqaPsKNGi7oqEtFML4 2c9+5obk0PGsXr3a9u7d6wIRCjBoXR2bQhnq+UH7Um8O+izUG4TOT8EGvdf5al0FOnSO2qZCFfqD LVy40E1r/6mpqXb77be7/ROCAAAASA4dw2EcHGxVxXssv7z8orUPh1HWPu0pKi+0wvKiTu0uRrC4 2Oq+DBZfbGkQufjzAQB0j4oQBAAAAAAAiaFKeAjC37BK4Qb1ZqBeH9TzgoauiK3Y9v6rHv7HloIB KoUkuioFCTSkhXpv0KtOKL78bfjlbyt+vsrfv9r4yxWiUK8Pr7zyih05ciS2eadtKFShoStUfu8U 8ecUX/5wHrGfXfzn4W/rXDVgwAAXiCAEAQAAkBzae4IIWY+Uf7TNDz5iKx96qFvWeSY8NMnee+gt Nx2//EKWP/igbXzsMct57jnbPmjQeWV6yj/80F2jxp8PAKB7VIQgAAAAAABIDNUVCUH4Tpw4cdaK n3/+eac2l0vDZ8TuQz1CxLe5XAop+Nu90A1ffThXs2tg7U+f6zPPPON6jSAEAQAAkBwUgth2KtOe Dt9vhcvSLHvlym7Z7klbmW7pKze76fjlF7I1JcV2ZGZas/fF4NPq6i7sspaqBjuxq86OVO20418G b+PPBwDQPYQgAAAAAABInCsegvADAb745YkQv48rdUP2Ys9B+79Sx9AVQhAAAADJ6UzbGdvfsMsW PfNbW/vk07bmqae6ZaPn/aem27SnJrnp+OUX9OSTts67lvx4wABL7UJGv8E29fk77cPB99q251+y 2tWruQ4EgARSEYIAAAAAACAxVFcsBHG+IMD5ggIXEzS4GInazrWOEAQAAEByUm9jR6tqbNm/3GaL b/kXW3LLLc5iz0c332LL/vkWW/Gj9nmy9Jabbdkt/9zx3rfa89It79grt4y1VXHLlv24fRvaZvx6 sVL+xdvuzf9si26+ucNiT8r/8vb5k9ts3B3fsXdu/Vvb8Mtf24a777bGQOCCPaQBAC4OIQgAAAAA ABLnioUg1OB8X9zPFYCQpqamhAybcb59XE8IQQAAACQn1YGCApt8ww3O+1++zvKkeMZ+4wYb+rc3 2BRveqpngufVG75h075s65vhee6Gf7RhN/zfbtqf/4Fn9F/eYMP+R3ub2HViaXtjb/gTe/OGP3D7 0Tztc9KX6+u95s/2vOcZ76leuZJrQQBIEBUhCAAAAAAAEkOV8BCESr8KW/1lN7l+aZ56Z1BNnz7d QqGQ+/VbfK1bt86am5vPmhffTtvyK3aZpkVhgPHjx3fM949L5Qc04iv+w0kWhCAAAACSk66NPzt8 2LYtXWpZS5a0v3pyPfkrU2zzpqW2Jmepm5/t2bJ0tX28dJOb1jyf1slbOs9bb76b9udv96Smt29D 07HrxNL2Ni/daOlL15217axl7esH1yyyCUPX25y3Vtve/Bw77F0Lthw79rUJHQPAlaYiBAEAAAAA QGKoEhqCUDhBAYdnn33Wvvvd77qgQ3p6ur3zzjt25MgRO3bsmL377rt26623Wl5enltHO49EIrZn zx5bv369LVu2zLV97bXXLDU11dLS0qyiosLtY8mSJfbyyy9bdXW1ewivoIMe/K9du9ZefPFFtx3V /v377Re/+IXbhtrqgHUz4e2333YP8VeuXGljxoyxmTNn2tixYy0rKytpu/MlBAEAAJCcFII43txs +aWlFikpca9u2hMqKbVoUakVFrS/l/zSEouWFn05/Xux7+OntY2CL7cRu078+tHSYie2Xbi42EKR Qndsuxoa7LOTre76T3UqSa+dAeBapCIEAQAAAABAYqgSGoJQ9e7d2zZs2GB9+/a1Xbt22e233253 3323LV++3IUcpkyZYsOGDbPt27e79iUlJS7MMG3aNFuzZo0LUOzcudMee+wxy8jIsFdffdVycnLc 6wsvvGBDhgyx+vp6u+uuu+y+++5zwYa33nrLevXqZTU1NW6bjY2N9vTTT9uCBQts3Lhxbp6CDzrW /Px8F5hYuHChPfnkk+4mw1NPPeXaJOOv2QhBAAAAJCcXgvAuroN5eRbIzXWv3RXIC3qvgU7zuyvP u/4uLSqyGu96/vDBg3bq81Zr84659eRJ+7y1tdO5AAC6T0UIAgAAAACAxFAlPAShQEFdXZ0LJShw oLCCQg9VVVWunbeS9ejRwwUbFJLQgahXBs3TASg8UV5eboMGDXLbefzxx+25555zvUkoOPG9733P 5s2bZ3369LGBAwe6fZSWltqPfvQjF4bQNhsaGuzee++1CRMmuJsIxcXF7v1NN93ktjF69GgrKytz +1BPEdqWeoIgBEEIAgAA4GrRMG5HamttxQMP2PL773ev3bHO89YD79nEB8bb2i6Wd8ey++6ztQ8/ bJnetXlg8GDLffZZy/GunbM8ZbNnJ20vagBwLVIRggAAAAAAIDFUCQ1B6NdsW7dutebmZlu6dKkV Fha6L/IzZsywgwcPuof1KSkpbsgMDXmRmZlpTU1NLsSgYS90I1jrHz582L3q5qp6g1B7bUfDY3zw wQduXa2j6d27d7vtTJ482fUEofV0kIsWLXI3EDQEx6FDh9y05qmXiGAwaAcOHHAP8rWvLVu2JGUA QghBAAAAJCe/J4iAdzGe511b6bU7gp7c7DxPrpuOX94doZwcC3jHlJ+XZ7U7d1pNZaWj6Rbv+j1Z r50B4FpECAIAAAAAgMRJeAjC36hu6MaX39NC7HtV7Dx/fX+Z/z6+/OXnqtj9q21sewUt/Pmxr/Ef TrIgBAEAAJCcXAji+HELRSIWDIfda3eFI2Gn0/xwvkU8oS6WxQuGQhYIBi0nN9f2Hzhgrd4xnjh5 0pqam88Sfx4AgMujIgQBAAAAAEBiqBIegsDVRQgCAAAgOfkhiLACEKGQe42n+d1VECiwFcUr7MOy D60oUNRpuaiHNL0GAgGLRCJuOLqjR4+6az6FhXWM8eLPAwBweQhBAAAAAACQOIQgrgOEIAAAAJKT Qga6AM/KyrJtnqxQyLZtz7a8rFwLZAUsa1uWRfIiFg51LwxRGCi05cXLXQiiOFDcabko+KCwha7v Tp486Y5JPacx3AUAXD2EIAAAAAAASBxCENcBQhAAAADJSb0qnDhxwiL5+ZYdClnRnDkW2brdVkfX WEo0xcI5YdsQ3WDBcHtvDecSDIYsPz/oaDo2BLGkZIl9UPGBlQRKulgv6Hp+aGxstIMHD3YMKacQ RFdie4MgJAEAiaMiBAEAAAAAQGKoCEEkOUIQAAAAyUu127sgD2/YYOWzZ1vxtoCtKllry8qWWEVR 1NYWrrNAKNApwBCrqChgH31UakuXllhhUcjyStoDD9Fg1NYXrreUkhQrCBZ0Wi+WhsMoLy+36upq 27Vrl1VV7bKGhp3el4UqN11VVWX19fW2Z88eb36DNTc3E4QAgARREYIAAAAAACAxVIQgkhwhCAAA gOTVphBEebmVv/mm5XnXWMFIyIrCUduWVmrTZ5RbSX5+p8BCvOLigM2ZU2YLF+2w4nC2lc+YYaFw 2ILh9iCEeoQIhs7fm4Tk5eVZbm6uk5+/3WbNKrZVq7T/HMvJyXFBCAUgamtrrampyfUIEX8+AIBL RwgCAAAAAIDEIQRxHSAEAQAAkLw0zERdfb1tjwk7hMMhy8qKWEpKiRviIj6sEK+yMteGDau3l1+t t6pgqh2+4w4LRiIuCBHf9mJFo0FbsaLINm/Ot0gk4IbO8EMS+vJw6NAha2tr63Q+AIBLRwgCAAAA AIDEIQRxHSAEAQAAkLxcCKKuzoULYkMIkUjICgsVPugcUIhXXp5rL79ca2+Mr7XK4Gbb//DDlx2C 0H4LC4NWUBD2jiVyFgUijhw5QggCABKEEAQAAAAAAIlDCOI6QAgCAAAgeSkEoQvy+BDEpVDPEdu2 RSx7e8TCoYDlb93aqc2FKNig4EM0quBFnvuCUF1d7a4zW1paOtH8+HMBAHQPIQgAAAAAABKHEMR1 gBAEAABA8lIIYs+ePW6oifhgwu8DCiE3LEYk0h5U6Gp5cXHAiooUYAhbMBrt1OZcFH5Q7w67d++2 Awf3WUHhp9bYeNy76P/UXfedq3TNGX8uAIDuURGCAAAAAAAgMVSEIJIcIQgAAIDk5V/LFRYWWiAQ 6BRSEAUgUlMLvGvuAjcdv1zhhwULdtiSJSVuCI345RcjP1pgpdGtNuu9HCsoOmT79+91wYiGhgbv td6qq3dbXd1e976+vt6ampoIQgBAghCCAAAAAAAgcQhBXAcIQQAAACSviwlBRCIhy8qKuCEvNN15 edAyMqKWmZlv0WjIgvkX3xOELxgKWzB3uxVFMrzpPMvJyXVDdEg0ut0mTy629PR91tLSZMePH7fW 1tZO5wIA6B5CEAAAAAAAJA4hiOsAIQgAAIDkdTEhCFH4IRzuPF9KSvJsxoxymzmr3EJ5AStK3dCp zcUJWygc6WK+BC0azbea6mqrqqmzz5pP2unTpzudDwDg0hGCAAAAAAAgcQhBXAcIQQAAACSviw1B nE9lZa4NH15nQ4Y1WGZqrtW8N8GC4XCndpcrGAxabjBiOevm2pGaiLWdOdPpfAAAl44QBAAAAAAA iUMI4jpACAIAACB5JSIEUVGRayNHfmKvv77LdlblWaCwqFObhIlELZCxxo7sriQEAQAJQggCAAAA AIDEIQRxHSAEAQAAkLwSEYJQTxDDhtXbmDE1VlGR12n5xQoGQ1ZUFPBecy0391xyLDsnzw4dPmpt bW2dzgcAcOkIQQAAAAAAkDjnCkGcPHnyrNDD8ePHz5pHCOIaQggCAAAgeSUiBFFcHLCZM8tt3rwd bjp++cUqKAjY3LllFg5/4n1JqLGamq7tqvnEjjedsNOnT3c6HwDApSMEAQAAAABA4sSHIBRwOHbs mHvG3dLS4sIPTU1NjubpPSGIawwhCAAAgOSViBBEJBK0jIyobdmS76bjl1+MYDBoxcX5lpV12Pbs OWHNze1fAuIdb26xpoN11vrZfvvCO/b48wEAXDpCEAAAAAAAJE58CEIhBxkyZIitX7/ezpw5437g tWDBAhs1apS1trYSgrjWEIIAAABIXokIQWgIi4ULd9jSpSXedi4tBOEPgZGXl2PRaIEdObLXGht3 2+7dXWtoPGC7i7dYy94SO0VPEACQEIQgAAAAAABInPgQhD8UxuLFi+3uu+92z7nXrVtnd911l23c uNE9/yYEcY0hBAEAAJC8EhGCUJChsDBgBQVBNx2//Hzy84Pexf8O77XSu9A/5q7vlIRua2vr0hm9 em1OtXEdCACJoiIEAQAAAABAYqhiQxCffvqp6wlCyxSEeOCBB6xHjx4uAKEeIRSAIARxjSEEAQAA kLwSEYK4HAUFeTZxYo0dPHjGu7Jr63R8Z2H4CwC4IghBAAAAAACQOF2FIBRy0HC/Wj5v3jxbuXKl +9GXwhGEIK5BhCAAAACSVyJCEOr9IRoNOpfeE0TAZs/eaYcOnbIzZ0674zmX09514Om202andRHI dSAAJAohCAAAAAAAEudcIQg/CHHixAknNgBBCOIaQwgCAAAgeSUiBKEhLT7+uMA2b4666fjl56PQ RFFR0EpLi62kpNRT0llpqRUXFdnBKVPsxMFjtrOlyvac3mOnvqBnCABIBEIQAAAAAAAkzvlCEKLw Q3wA4rwhiPhfi+HK0zgl+mMqBNHY2OjeX24Iwib0traJjzv27hPW8mUI4kjTCWttbT0rBBF/PAAA ALh4/rWcC0GoF4dItFNQ4UIqK3NtxIg6+7dXa6yiMmCBkhILd9HufBTAuKC8PCvKLbTpxdMt52SO 6xEi/nwAAJcuPgQRvxwAAAAAAFw8VV1dnQtB6P5rbPDhfNS2IwTxve99zzZs2OA2Fp+ywJWnP6R+ PfjYY4/Znj173PtIdsS+c89/sV9sus1+vuLWDj9Z/r/shY2D7V8Xv2d/MGOgfWPWkA7/bsYgG7Fi ptl7/e3MuB52enxP58xbvax59F322B3/Yoc+a3I9QegXgVu3buVvDgAAcJn8a7loQYHlbsuw4JZ1 lhcMWV5e3kUrK8u2YcNqbfSYaisr2GI7PvjA8gKBdl2075YvtxfNidqcgjkWOhGyM6fOdDofAMCl U+Xn59usWbP4ng0AAAAAwGVS1dTUWGZmprv/euzYMdcbxIWo7cSJE9tDEMOHD7cpU6bY4sWLbdGi RfiKvPLKKzZv3jw3PXP6TBv88mAbOXWkjZz8YocXJo+wN6aMtZcmTbD+E1+zQRPHdujnvX9j8kRb POE1Wzx+tC1+a0yHj8aNsldeetHmL1xoH330kbsx88EHH/A3BwAASJCZ3vXV9GmTbeakN23GzFk2 Y8aMizZ79nR7/fU5Nu7NOfbhB+/bwqFDbXoX7RJh+ozpNvuD2bZo3iKuBQEgQfTf05kzZ7obLfy3 FQAAAACAy6Pv1nPmzHHPs/V+wYIFtnDhwgtS27fffrs9BOGiFF6pe4i2tjZ8RVRnzpxxf4fLKa2t rcVTaT+x2+dvDgAAcHn866nLrzNf8v//la3YYwcAXB6+ZwMAAAAAkDj6bq3n5pf6Pdv/fu5CEBoa QWMYR6NRfIWKi4vdWM3qrljjOpeUlVnUUxDDvS8ttdLCIisrKumkxJtf7NFrLLUv8bafF2jvDjkY DFokEuk0ljQAAACuHeFI2AoiBVYYKXTdrMfjeg4AAAAAAADA9Uj3PsPhsHu2rWfoF0Nt9dzdhSBu v/12+/u//3v7/ve/b//0T/+Er8iPf/xj27Jli+Xk5NjipUvtb//6r+3/+/a37XuxvvWf7H/+1/9q 3/n7v7P/9Hf/l3377/6mg97/zd9/1/7mH/8f+2//+F377zH+2z/8nf30X2627G3bLDs721avXm0j Royw0aNHAwAA4Bo0ZswYGzVylA0aMcgGvDjARjw/wp5//vkOw4YNs1GjRrkh1eLXBQAAAAAAAIBk pXujugc6e/Zsy83NtYyMDPcc/UL0nF33TF0I4kc/+pEtX77cjh8/bkeOHMFVdvToUTt8+LD16dPH jh075rroCFVW2jN//Ce278ZvWuU3/2OHXX/4R1Z256/tX5a+Y380ua/9xZRBHf5oUl8buGSaDUlb YL/9eKb1+tIjm2fZPasm2c8fvMfaWr9w26+urrZt27a5bkFaW1tddyKaVp06dcrNi+Uv87sQ0Xu/ CxIt1zr++88//7zT+gAAALg0ut7aXb7bXtj2gj1Z8qRtWbbF1qxZ02HlypUu3Pq73/3Ovvjii07r AwAAAAAAAEAy0r3RmpoaN7qB/zxaz6AvRDVt2rT2EIR6IEhLS3Mz9SAbV5dKf8i+ffva3r17XaBg W3GxDfvGN+133/q2Hfj2X3c4/Oc3WuMDv7U7P55lN8573v5qwcgON8593l5M/chGh9baU3lLrW9e itMvuMwe2TLX7uj1kDUf+8zdKN+xY4e7ae7ve8+ePS6Iofla7o+Z4o+3omX6R6aQhv7B6b2OVdMq /aPS+08++aRjXBZ/fQAAAFwaXX/pwj5vU56NzBtpfXb0sa3Lt9ratWs7KAixYsUKdw2mit8GAAAA AAAAACQjVX19vXuerWfnn376qX322WcXpLbvv//+70MQH3/8sduYfkWGq0t/DIUInnnmmbNCEEO+ 8U1r/ta3be+3/7rD/j+/0Rruf8ju2DDdbvxwqP3V3Bc63Dh7qI1YP99G5a2yJ7Yvsqe3L3aeyV1i PdNm2x09HzwrBKGeIFRNTU2uK5H58+fb3LlzbcOGDW6+SjfgdYyzZs1y/2DS09Nt5syZtmzZMtu4 caObrqurc+suXrzYpk6d6nq38NcDAADApdO1lK7R0lak2Ut5L9njpY936glCVq1a5a7dir1rR62n 68j4bQEAAAAAAABAMlHpx/ddhSA03dLSYidOnOgUjjhvCMIv/Zo/fodaMXa5n8RQxd509ZfHr3+1 +MfjD+PQ1XKVbjDHnpPOp6u2Xc2X2PNXxS/val68rzoEoeE45s2bZ5MmTXIBhjlz5rjzqqys7PhH tGTJEhdyGDBggFuu97oxP336dJsxY4a9++67rqeIBQsWWGNjIyEIAACAbjrtXb+2eNdiulZLXZpq o4KjzhmC8IfF0NB2+/btc9d2XIcBAAAAAAAASGaqrkIQelUPurW1tbZ792733Ds2CHHOEIRCA3pA vmXLFveQOzbY4IcKSkpKbOvWrS5doZ1o59Fo1D04VxvR8ArNzc0dQQl/Xb3673WDtqugROwyX+x8 /5hil8duR8t10jo+nawfLFAbf/iJ6upq16uBlmt+Xl6eBQIBt76Oz9+/v63jx493On6VPtRNmza5 zysUCp21XNuqqKhwAQdtz+++w2/j78efFz8cxtUKQWiICwUcND7K+vXrXZBBx56RkeGOR+eem5vr fmnYq1cv97f3/uG4V4UgnnvuOXvxxRfdPyitqxvw3HwHAADoHu+i0/aGw5aSkmKbl2++YAjC7xFC Q2SEvfUUcNV2zhXiBQAAAAAAAIBrWVchCNFzd/0gv1+/fjZixAh3LzQ2CKG2XYYgCgoKbOjQofbC Cy/Y66+/flboQKUH308//bSNGzfOPfBeunSpewCuHcUOo/DSSy+59woOaMfahv968uRJ17uADlDT 8TdodfD+iSiIoTCDHxY4ePCga6PtaJlOzA87qPzjfP755+3QoUMusPHKK6+4eWqjdWpqamzYsGH2 xhtv2DvvvGMLFy505yrq4UD7UjBAbVX6LCKRiNunjk3HrDaHDx+2srIye+utt2zgwIH2xBNPuPPy Qxnan0IFCopoWqEQTYuOU68KGehVn02fPn3cZ3K1QxD6DD/66CMrLCx0N9D1+fghDf9vk5OT426s V1VVuX8r6vVB6+v81HuEQi8Klmg4DEIQAAAA3aTQrndttf/ee23F6tW2eUXaRYUg/CCEeoTQNZuu o3Udp/Kv5QEAAAAAAAAgGajiQxDKBKjzAo1coOf3/g/1lQnQc/jzhiD0QFs3TOvq6mzkyJEdvR9o Z3qwrR0pAKGeD8rLy10oQbVo0SIXJvBr9OjRdtddd9nMmTPdfPWWoANasWKFTZ482R20ghKjRo06 KwihfahHhYcfftilN4YPH27PPvusOzH1TPDkk0+6B/Y6zt69e7uwg9ppvgIPfk8POunx48e7fehV 7RV8uOeee9w5qHeD2bNnu3kffvihG85BgQgdn3qEuPfee912tV+FKBQQ0Hmraw1tT+d05513uvNS zZ8/3wUa1q1b545T29CwEQoF6I/Rs2dPF7CQrKwst+8hQ4bY4MGD3WcxceJEu+WWW9xxXu0QhEIY qampduDAgY6/n/4WsTfMz1f+Z65/C7oB31WwBQAAABemqveuO6tuu81We9eVlxKC8K1evdpd2+l6 vb6+3m23q97XAAAAAAAAAOBapIoNQejZvjojUOhh0KBB7kf++pH+Y4895p7dqyOD84YgVHpor1+R +UNF+DvzUxalpaXu5uprr73m2qvb3c2bN7u2fil8oBuvChBoyIT+/fu7h/7qRUIHolCBggfat9IZ fs8BKh2LeldQ2EHhgldffdX1xKDeFh555BEXcFBIQ+914tqHeqXQ9vxScEKhBoUxFLrYuHGj297b b7/txk1WUkSBB4UQdHxqoyDCsmXL3E3jKVOmuOEhdA4KPxQVFblzUM8P2nZmZqY9+uij7ljVS8J7 773n9quQhIaK0DEpzKHtax2lUXSsOnf9Ok/70/YVtNDn9/3vf99uv/129we72iEI/3O/3OCCjlvF rw0BAAAuna7FTpw8aVmrVtmuX/yi2yEIUa8QuubVNb2uZ9WDmX/dBwAAAAAAAADXMlV8CEI5BT3X 1w+/9CN/BR/0HF4dHiggcd4QhB72//CHP3RBA41DHF/5+fluuAwNHTFjxgznJz/5iXuvnSggoSCA 3vfq1cs99FdgQA/4KyoqrG/fvi5UoJDBfffdZ7/+9a87hrLwSz0pqAcJ3bhVeEFt1bPC4sWLXQhC vS8oqKGeKqLRqAs/aJ56XtDxa5l6mFC4Qsej4IOGalCvEg899JD7IMaOHeuCCzp+bVdDY2ie9qfj /dWvfuV6mVCCRKEGnZtCEupx4qmnnnLn8uCDD7pjUNgiNze34/gVvFACRT0iKPihtmqnYSKeeeYZ t57CHbopfdNNN7neI3RsN99881cWggAAAMBXS4Hio9518YYFC6zmjjsuKwQRSz2RKXSra0zCqgAA AAAAAACudar44TBEYQh1duC/V/hB85Q3OG8IQsEBBQ70gLygoMDdMFUYQtT7gzZUWVnplithUVNT 49pv3brVDQehB/0aFkHbUe8NmtZDd7VTbw+NjY22f/9+O3bsmOsNQvP1QF7bVy8MetU8/VpNgQC1 0zZ08EpzaF8KWWjf2lZTU5MbxkHtRAEIDSmhffgnrW0pLKFQxt133+2G8VA7hR00PoiOS+cpqqVL l7peJpQiUWk/+jDVVsesdRWOUPBB+9dy7cu/sazj1Tz9mk/ttK5eVdpmcXGx+3z0qiE8VPrcevTo 4Y6bEAQAAMDXj9kZKygqsLVz51ntnXcmLAQh6hlCoWF9EfB7YAMAAAAAAACAa5EqPgShe5uxgQff RYUgYoe0UKWnp7uhG9RYvSbE9tqgh/yxpRuqEr8Nv51/wCq180sBBe1j6tSp7lUBAr+Nvy1tI3Z/ /tAL/jy18/fvz1Mbf1pBBPXyoLCGv66/Xvx7hTCqqqrce/+YtZ3Y8/KP33+NHUrCr9h1Y9+rYs/f X67hNhSWIAQBAADwdXPKPv/cu/bemmvr5s1NeAhCFDZWr27aHz1CAAAAAAAAALhWqboKQVzIOUMQ Xe0gtmIf9idKfF2JX6fFBh3il8W72HaJomNTLxcaKkO9aRCCAAAA+PpoD8R+YZMmfWpDh4cta9WV CUGIejxT4JdrQAAAAAAAAADXKpUfgtD9U7/HhwtR24sKQeDKIwQBAADw9eT3Nnb8+G7r37/Enh0S tW2rr1wIYuXKlZaWlmYnT568IuFmAAAAAAAAALhcfghCz7P1/FzPtsvLy89Lbfbt22dTpkw5fwgi /n38snP12KC63C52Y4eQ6I7Yil92rSEEAQAA8PXjD91WUlLiXYsvtn79Cm3I8IIrGoJYvXq109TU xHUgAAAAAAAAgGuSyg9BVFdXWzgcdkP9no/aaJ1zhiD8OnTokPtlml+6UesPK1FWVuaSFLpxqzCE 2vnBhWAwaC0tLR3rabnfzq/Y99qmP+23VXcVBQUFHW1jjyt22i/tP/ZDqaiosFmzZlldXV3Hcali wxX+vvyK3e655se/j/+DdAchCAAAgK8X/5q6oaHBDVGRnp5i/fsXXfEQhKg3iJycHHqDAAAAAAAA AHBNUvkhiNraWhdyUHbgfNSmvr6+6xCEbsjqQXxmZqY99thjdvDgQTt69KgLPfhBB+3w8ccfd21U aqNfk+mA9u/fbxs3bnTvd+3a5bal9RVqOHbsmB05csSFJDRPY3fol2/arqYjkYhrr9q9e7f99re/ taqqqo6TLS0ttZ07d3bsU+/37NnjAg8nTpzoCFPog5g4caIzfvx4N1/7LioqstbWVhfeUDsdi45T 29B+VDp+pUl0PEqLHD582B2f9qf19apSG30Oqvg/yqUiBAEAAPD1EBu0VRdtmzZtslWrVllGxrKr FoKQlJQUd73NtSAAAAAAAACAa40qoSEI1RNPPGEDBw6073//+5adnW1jxoyxHj16uPCCHp4/99xz dscdd7iQgEqhh48++sgdxMyZM+21115zO7j33ntt8eLFNmnSJMvLy7O33nrLBgwYYE899ZTroeGN N95w2123bp299NJL9sADD7hQhEphg1//+tfWv39/12WvSj073HPPPe6G7auvvmr9+vVzwQG1GTdu XMfxr1271t5++203rbCFeqXwTtSFOnSTedq0aS5AMX36dHfjeejQodarVy/3QSo0oeNX+OHZZ5+1 4cOHu0DE6NGjXShD+2lsbHSfkYIgCkOca1iQi0UIAgAA4Pqna0ZdlyrUqwvy5cuXu14ZFEq42iGI FStWdISP448TAAAAAAAAAL5KqoSHIBQqUAMFE9QzgsIQCgSkpaW5sMOyZctcUMDvCUK9KSgoMWTI ENdjhEIS6p3h+eeft+LiYhck8IMJCkwoPJCVlWW33XabDRo0yObPn+9CEgoiKJSgUtBByxTCUIBB Q3PogHWs27dvdyEIBSYGDx7sAg19+vTpGLojIyPD3n33XfewX/v1t6V9aD19AHqvMISCHDfddJML fejD0TGqe2AZNWqU3X777e4DfuGFF9yHrCCHjunmm292oQWdHyEIAAAAnIt/jarwrK6FdS2tAERs KIEQBAAAAAAAAAC0U/khiJqaGjeiRDQaPS+1UUcM5wxBvPzyyx29HaSnp9uECRNcIELDSGjYCPWc cNddd7nAQ2pqqhuK4sMPP3SBBD3AV68JusmrwIGGwRgxYoTr8WHOnDnu126/+MUvXNhBPTEMGzbM pTcUsFDvEnPnzrUNGza4/T/88MMunKAeKBQ2eOihh6xnz57uJCZPnuyCFmPHjnXr6/h0g1m0T/VI 8cgjj7h96qG/QhHanoIbChw8+uijtnnzZtfLg8Ia6pVC7d5//323ffVe0bt3bxcIURsFInQOOicF MhSi0Dabm5sveyxlQhAAAADXJ12bali2UCjkejdT+CA+kCCEIAAAAAAAAACgXWwIQp03FBYWurzA +aiNOkfoMgShjerBvh7E64atAgUnT550O1HYQXXkyBEXBFBbveqhemtrq1uuQIDW13u96sav5mt4 C21HPUscOHDAbUfrabvqSULLFXxQe21ToQDtX/M1T8ejISq0b21bXQn7+/T35X8oaq/3+kB0PKJ9 +dvXe+1T+1AvDgo5KBUSu12117Fq+9qWeoK4//77beHChe7YNcxGQ0ODa6tji//DXApCEAAAANcf XXOq1IuZhohTCCI+jOAjBAEAAAAAAAAA7VTKEWiEBr3Xs3llBy5EbdXpQZchCAUF9KqAgB8iUPkP +zXff++3VRt/2g8txL5X+W38/cRu158fu572I5onse+1rt82dh1f7Pbi9+Vv25+OPyZ/+yq103Kl RjREhoIc/rH461wubY8QBAAAwPVDpaCtLtLXrVt33gCEEIIAAAAAAAAAgHYqPwSh5/a616rOGy5E bc8ZgkBnfumDi192uQhBAAAAJD8/RKvSRbmGXktJSblgAEIUgujXLyYEcccdZ4Ug+pT2IQQBAAAA AAAA4GtB5Ycg9Oz8008/dfdcL0RtCUFcI7oMQZSU2OA//TNr+vMbbc+N3+yw73//Q2v4zT1267qp 9oczBto3Zg3p8IfTB9rQtXNsRM5y65U133pnLXAey15o93883X758AMdIYjS0lLXswVFURRFURSV mFKPYRpiTT2IZWRkuKCBeoFYu3btBW3duty7Fiy154YV2/Y1c63h9tttzfr1lr4yw0aGR1rv8t6W uTyz03rdtXLlyo4h6iiKoiiKoiiKoiiKoiiKoq610n1WQhBJrKsQRFY0as9/93/YyV/dYYd/868d jt52i+0e/rw9u225/XLDFLsndXoHvX93yxqbXpxp44vT7O3idGdCaYa9Glpndz/6sB0/+qkLQVRU VLib8g0NDVZbWwsAAIDLoPBDeXm5uyhX0DQQCFg4HLZQKHRRotGgpaaW2KbNJVYQyrXylSst5K2f H8y39KJ021C6waLBaKf1uisYDFplZaU77vhzAQAAAAAAAICvkp5h5+XlEYJIZl2FIDIDuTb8Nw9b y6xUOzZrQ4dPp621hiWbbEZ0q40r2GzvFKZ3GBfdbMtCWbapptjW1pfYel9DqaXsDFmPPo/ap0eO uhDEzp07bf78+W5IjMzMTAAAAFyGrVu3WlZWlgtAbN++vRtyLBjcZoFAtmVvz7WscLh9fs52C2QH LLgt6KY7r9c9Ok4dr447/lwAAAAAAAAA4KukZ9jqaVevGoaYEEQS6ioEsa0o3wZ+63/awe8+abv+ 7tEOn3ynh9U8+rr9dNU7dsO0vvYn0wd1uGFqX3tuzYc2dHuK9cicaz0z5zm9ts23u1On2i8efsBO xAyHofQMRVEURVEURVEURVEURVEURVEURVEURV1L1djYSE8QyazLEERhxAZ95wd2+IeDrPamvh3q /+Fxq33mbbtj3ft244dD7a/mvtDhxtlDbcT6+TYqb5U9sX2RPb19sfNM7hLrmTbb7uj5oDV/GYLY sWOHS87wNwcAAAAAAAAAAAAAXCtUn3zyCSGIZEYIAgAAAAAAAAAAAAAAQhDXBUIQAAAAyev0qdPW dqrNXcN1h8a0O1edOXOmU/tEiD8HAEh2p0515er+947/xgIAAAAAvm70PVj3Ny/3+/Dp06fszJnf f69WEYJIcvpjEIIAAABITi2ft1jT503W+rtWd511KXQN2NTUZGlpabZ06VJbvny5s2zZMlu9erXt 3r3b7SN+vUvR2toudl78OQBA8lMYrc29tk+f8f4bq+/arV20vXL03/X4eQAAAAAAXK9aW1vt5MmT 7vm2/6MuX1vbaTt9WgGH81HoodWOHz9phw61T/ule6OEIJIYIQgAAIDkZN7/pexJsaENQ60qXGXR aPSSlJaWugDEt771LbvhhhvO8sMf/tDWrl3r2sSv15X8/HyLRCLnFQ6HXduWlhaX0I4/HwBIVjt2 fOL9d3CnFRRUOYWF1ZaTk28HDux3N17i2yeaqqqqyjZt2sT3bAAAAADA14JKvTWkpqZaSUmJ1dfX u/dSW1tj+/cftSNHTtrhwyfO6ejRk7Zv3xFbtSpkb75ZamVlUWts3Outu9fdyyQEkcQIQQAAACQn hSAW7Vtkj9c/aRV5Oy0YiVySaGGhZWzdaj/+6U/tv3znv9h/dr7jjH7lFYsUFFg4P7/TevECCjd4 2yqrrLQdFRUdKqvKLDun2ttHrVXuKrPS8jIr31lln3vXgIQgAFxPDhw44G6S7NvX6Gi6sbHRhb4u t0vOi6FSGG3WrFl8zwYAAAAAfC3o+/aJEyessrLS/ZDr0KFDtmfPHteDQ0NDgx08eMyFHI4eVdjh 3D799Hd25MhR+/DDafb4409YVtZ2b5sHLDt7m3ueTQgiSRGCAAAASE4KQWR5/+tX/4yVZ++wYF7e JQsFAk4wEPxSwHI90XDYIsFgp/ZdycvJseLCQmuoq7O62toO9Z/UWm31J46m6z6ps08qS+xQweqr 8lAQAK6Wtra2s7rc9F2t/9apCgoKbO7cuXzPBgAAAAB8baiOHDlioVDIhSE09K++o/vPvz//XEMC t17A79x3+NzcXBsxYoQtWbLaPv54py1fnuKeZ+vHXIQgkhAhCAAAgOSkEESOFdrdY/69Lfqz/2Az //zPL9ksz6L/cKP1/YtBNuibfWzpjTfaeo/mz/yzP+vUvitqO+NP/9Q++OM/7tqf+K9/YtP+/R/Y +//uBqujy3YASBgVIQgAAAAAwNeNwgsHDx60rKwsN3zFsWPHXGihtbX1kvnV0nLCysuLbeHChYQg khkhCAAAgOSkEMQ2y7PeGbfa9pfftI9feaVbtvzbGJs8OMWmDV1omd50gTcvtYt2l2vj6NG2ftTL lj9jth1vaGBIDABIEBUhCAAAAADA141CEIcPH3bfiaurq628vNxqa2u7ra6uzvUooefYy5YtIwSR zAhBAAAAJCeFIDJtqw38bIR3kX7cChsauqXsYJ2tSqu3dZn1tuNAvUW6aHO5CurrrWz/ftvvXXee 8K4Bz3AdCAAJQwgCAAAAAPB1pSosLLTly5e7Vw2JER9OuFhaV2GIsrIy27p1KyGIZEYIAgAAIDm1 9wSRY31y/9WCE2dZ+qRJ3bLlvUm2etoKWzt1qZuOX3553rOMSe/a5nfftR3Lllnjli12qLjYTrW1 dTofAED3EIIAAAAAAHxdqTeImpoay8nJceEF9Qah1+5STxDaXnZ2tnuerWfnhCCSECEIAACA5KQQ RLaF7OHF/2Cb7u9lKx98sFvWed5+cJK9++B4Nx2//HKkPNjLlj74iJte4VnywANW+u67dqa52b7w rjvjzwkAcOkIQQAAAAAAvs70fLvtyx9d6bn35VKwQj1CKAhBCCJJEYIAAABITu0hiKD1WnOTbXlm iK3t169bNvbrbzMGzbDZg9530/HLu2uD56N+r9q8fuNsQ//27a4eMMB2vfyytXnXg1/QGwQAJAQh CAAAAAAAEkf1ySefEIJIZoQgAAAAkpNCEFmWaf33P2tVBfUWKS3tloLyEkvLLLWMbe3T8csvR7S0 2FNk4eJiKywvt72HD1vz6dN2iutAAEgYQhAAAAAAACQOIYjrACEIAACA5OSHIAYcHGy7SvZafnl5 t5TU7LDla6tsdepOK6ku67Q8EaIVFVZeV2eHW1rs05Mn3TVn/PkAALqHEAQAAAAAAIlDCOI6QAgC AAAgOSkEsc3yrHfGrbb95Tft4zFjumXz6FcsZdwCW/bGHDcdv7y7UkePto0vv2zrXnrJst5808rm zLGdH31ke7Oy7PTp053OBwDQPYQgAAAAAABIHEIQ1wFCEAAAAMmpIwSRfqttHzXOhQ66Y9vro+zF B1fbqz1TLOv1lzst7w6FH9Jfe822jR/vAhCy9Y03LMPTkJFhbW1tnc4HANA9hCAAAAAAAEgcQhDX AUIQAAAAySlRw2HsqN1hC1OqbenqXVZam5jhMMLe9V5lQ4PtP37cGr0vCbL32DFrOHTIjrW0MBwG ACQQIQgAAAAAABKHEMR1gBAEAABAcmoPQWRZ/8aBVhmusXBBQbdES6K2Ob3Y0rcWW7S48/LuiBQW WigatUAk4uSFw+59ZXW1Nf3uCztNCAIAEoYQBAAAAAAAiUMI4jpACAIAACA5tQ+HkW1Plf7WCpd+ bNnLl3fTCtuyerNH21jRxfLu2RZr2TLLXrnKilLX2O6Pp9lphsMAgIQhBAEAAAAAQOIQgrgOEIIA AABITgpBZFvIHl76/9rm3/axVT17dst6zzs937dJPSe46fjl3bHy4YdtxW9/22F5jx6W0a+fpfXv a6VTJlgbIQgASBhCEAAAAAAAJA4hiOsAIQgAAIDk1D4cRqYNODjYdpU2Wn5FhUUryh1NX4qiimJP iUW8aYlfLjtqy6zAe42Wt+tY9uV0tLzcIjU1Fq6stMKdO63p9GlrPnPGmtva3HRsfcFwGACQMCpC EAAAAAAAJIaKEESSIwQBAACQnNpDENn2dGVvK1mXbbkbN1rWxnTL3rjJcrzpi6X1tm1Mc4LedCS+ TarXxjNxbI5lpH5s29O89mnt62l53qb2Ntnp6VY8bpwF5s+38kjETjQ2WrN415hyfPdu+6yhwT71 /K65udP5AAC6hxAEAAAAAACJQwjiOkAIAgAAIDl1DIex+B9s0wO9bPWDD9r0B0faggf7uemVF0lt Zz84zGY9+Jxle9PlnuWxbR7y2nh6/20/m/JcD5s/yGs/rH09tUvt28NWe9d6KY8+alv/+j/bxz++ zTIGDLCcZ5+17IEDO8n0HCopYUgMAEgQQhAAAAAAACQOIYjrACEIAACA5OQPh9G/caDtjNRYuLDQ 8gujFikscNOXIvLleiFvOujexy5rt2jpTguGiyy/wHsf/f2ycEH7dH5JuWWv+dBe2TvMXeep2s7h 1OnTnc4HANA9KkIQAAAAAAAkhooQRJIjBAEAAJCc2kMQWdZvdz+ryK2wUCh0RRUXBywc7jzfFwlG 7OP8NJvY+K7t3bPXjh09ZqcJOwDAFUcIAgAAAACAxCEEcR0gBAEAAJCcrnYI4nyCwaAVRSusestc a22ot6PeF4Pm5mZ3bRl/3ACAxCIEAQAAAABA4hCCuA4QggAAAEhO10oIIhwKW25urk2sn2it3v/O tJnrAYIABABcHYQgAAAAAABIHEIQ1wFCEAAAAMnpWglBBAIBKywstLL9Zfb5qfbry/hjBQBcOYQg AAAAAABIHEIQ1wFCEAAAAMnpWglBqBeI2tparu0A4CuiIgQBAAAAAEBiqAhBJDlCEAAAAMlJIYgM 73+P733cKnMrO4UTrhaFIGpqaty13ZkzZ85Lw2TEnwcA4PKoCEEAAAAAAJAYKkIQSY4QBAAAQHI6 c+qMFX9RbG9VvWUleSWdwglXS15enpWXl9uRI0fs4MGD57R//35rampiuAwASDBCEAAAAAAAJE7C QxD6ZVhsxe8wfrl+TeZXW1vbWQemil//alHpWP3ji12mk4+t2HPQdFfb6mq+xK6r6mo/8evEIwQB AACQnHS9eeKzE1YYKLRAMNApnHA1BYNB1yOEAhFd0bLt27fbvn37znltCwDoHhUhCAAAAAAAEkOV 0BDE8ePHbd68efbaa6+5X5PFBht0k1e/HJs/f76NHTvWKioqrK6uzsaPH28ffPCBHTt2zLWRLVu2 uF+b+RUfFtB2/Yo/qdhlsW3i14kv/xdt2n9aWpr7JVx9fb1lZmaeta7aLV++3J1jWVmZazd58mT3 gRw4cCBmi+1BioyMDNuzZ0/He5V/PocOHbJXX33VXn/9dXvvvfc61tNy7VOfgwIOsRX/WfjvBwwY 4PZDCAIAACA56NpQ189+CCE+mHCxgsGQFRQELRoNuun45YkQCASspKSEITEA4ApQEYIAAAAAACAx VAkNQUQiERdoWLlypfXv3989yPfDBaqUlBQ3XyEDTcvq1au1IZsxY4Zroxo2bJgLBuihvoISR48e dTddDx8+bFVVVS4gsX79+k5BC+1LoYStW7e6X6uFw2GLRqNum7rBrOPUugoW6BdtCjgUFRV1fAB+ 7ws6Ru1b67/44otuntorlJCfn+8CC+vWrbMXXnjBxo0bZx999JEtXLjQhSG0n02bNrl1Vc8995y7 cbxr1y63rLKy0h2j1leQQDeU33nnHbcd/TEUBlFYROem421ubnbHqfV2797tuiHWsWn5qlWr3LZq a2vt3nvvdSEMQhAAAADJIVEhCAUgVq0qsrVrC10QInZZJBixaDBqwVD3ty+6ZtV1s6499aXBv8YH AFw+FSEIAAAAAAASQ5XQEITfK4G6yv3www879QShh/dz5syxadOmWWFhoWurmj17tjsIv8aMGeOG d1AQQjvScj3knzBhggtMKAygNg899JA7IH8/KgUV7r//fhs+fLgNHjzYevfu7Xp0mDlzpt11110u 1KBufH/zm9+4bTz99NP2xBNP2MaNGzv2/+yzz9rjjz9uPXr0sIkTJ7peKxTM+PWvf205OTmujd5r H2vXrrWBAwdav379XPhi8+bNdt9997l9V1dXu3PQDWOFIfRe67377rv2ox/9yAU1FCpQCKK1tdUF OxSmUIhE5/zSSy+58ITOffHixe5zU8DizTffdMembTU0NFifPn3s5ptvdmERQhAAAADJIVEhiMLC gKWklHjXkMUuEOHPLwgW2MrilTZ3x1wrChR1Wu9S6RgVDFaomN4gACBxVIQgAAAAAABIDFVCQxDq wWDJkiWuZ4SWlpazbo5qWg/0FZAQhQK0c/Uc4T9QVw8NClKMGDHC9ZSgkIKGz7jnnntsypQp1qtX L9djgoIHanPTTTe5m7D+uMQqhRmmTp1qK1ascL1MvP322+5mrYINvXv3dkEK7VcBAgUxFChQ+EDt FKbQtgYNGuSOScNeqH16eroLJ2ha4Q71BqEbFEOHDnVDeyi0oF4t1JuF2k6aNMl9QFlZWW64C+1H QYnU1FQXuqipqbEnn3zS9SixbNkyd44qfbgKVmj/Okato8CBwhDq0UIBDgUhFOjQZ/7AAw+4Y9ff 4LbbbiMEAQAAkEQSFYLQEBjqASI//+zhMAoDhbakZIl9UPGBlQRKOq13qXSM6u3s5MmThCAAIIFU hCAAAAAAAEgMVUJDEHpQf+utt7peEdQgvvTwX+EDPeRXQEChgTvvvNOFCXRDVeECDfOwYMECe/TR R13woKyszA1PoQf8CiGoJwmFExQQeP75591wEbGl7SiUoB4hdGIKJxQXF7v5Q4YMcfvVsBEKSmhf ixYtcj0yKDyhV/XWoOPSsBPat45F8/r27Wu//OUv3bZ1HOrpQcN6KOCgcIKGxtCQFeoJQr0yvPHG G3bixAkXWNBwFQp1aBvqGULDhigMMW/ePHc+Og6/Fw31AKHeJ/Qhq8cIrasAiLalXjDUa4W2pXUf eeQR18uEbpT87Gc/c8OFEIIAAABIDokKQRQXB2zWrHKbP3+Hd20Y6JifH8y3zdHNtrZorRsSI349 CYciFvKuk+Pnd0VDYughna6TCUEAQOKoCEEAAAAAAJAYqoSGINSTgxaqFwg9LFdYQT02KCCgXh10 k1cP+7U89ou9ggwaDsLn9+ygV/XOoIp9je35QQ/jtY+RI0e6V52QSjdmRe11TCodk365pvfahl61 3G+n5f7+tcxfr6SkxAU7FMbYu3evm6dQgl9aT1SrVq1yvTWotM3Y/fvnFNveP07/s9Byf//xx+i/ 17Tf04a/jaeeesodGyEIAACA5KBruCbvOjhaWWn5FRXutTvyPYXlxZ4SN/37+RVWVLHListr3HSn 9XZWWqA8agWlJRbdubPT8vh9RLxjrDt0yF0D2imuAwEgUVSEIAAAAAAASAxVQkMQ2qj/UF/q6+td TwVSWlra0XWu/9Dff6Avfuggdn7se//V56+nX6Jp++rtQa8KWsRuz1/XP7authm77dh5/rTCB3v2 7HH7ig0ixG7X37YCHRoWJPYc488pftrfzrmO40Lb0LJnnnmGEAQAAEASUdD1mHf9tnHkSNvg0Wt3 bB75ki0YPd8+Gj3bNnnT8cu7kuq1Wz96lM0c8ktL79PHNo4e06lNrA0vvmhpr7xiO6ZOtfT0Gbbr dK2d/oLeIAAgEQhBAAAAAACQOFckBBG/g9iKf+CfCH4PEX7FhhMSya/4+fG0fx1T/PwrRZ+peuAg BAEAAJBcVIdKS23WX/yFM7ublv4f37T7bnjeev5vz9gSbzp++fnM+Y//p836y7/sNL8rs775TZvz p39qjzx6o621NDvzRXvvbACAy6MiBAEAAAAAQGKormgIAlceIQgAAIDkpPDsZ8eOWW5amuVsTrNA RpqFtqZ579PdvHiB9DQLbttiORkZZ82PbttkM9+P2tzpYcvftvn3y7z2oc1bLZK23XLS9d5bL2PL l8vSLce7nsuN21aejiUz09G05mV71/rbUlO948uwqsJC7wtEpbWcPtnpfAAA3UMIAgAAAACAxLli IQg1ON8Xd5WGlYif7y+73B4jdEP5fPu/nhCCAAAASE66Hj7qXYyv/O1vbdXDPWzxvT1t1i8etTU9 e7h5K3u0z1/t0eui+x+xhTf9xjbcd7et6vmwW65267zXyY++Z1MfHW9rv5wna3v0spm9f2mTe3zX 1j3ozXvgHlt1zy9tZc9etur+++3jH/zAVt9zj618+OGOdVY88oht/OlPbYNnea9ettaztV8/29K3 r2X272/RYcNs/oIhFm0rsbYvrl7vZwBwPVMRggAAAAAAIDFUCQ9B+BWJRDqmVQom+OGENWvWWGlp 6VlDWegmsCo1NdWam5s75ndVfltV/HAYen/w4EFbuHChe++HLfyKnY6t+A8nWRCCAAAASE66Nj5+ /LiF8/M9YcvOKbCNHxdbvnctp3mRaL7lBqK2bXuBRb15W7aV2rK5myxv21bbnlfkLW9v568fzo99 n29F4RJbUr7CPigeayWBIgsHt1tk+2YLF3jrBgJW9tFHlr99u4UKCjrWCRYXW+mq1Va4fLlle9fz 0cJC29PYaA179ti+AwfstHdtffp0m5364vJCywCA31MRggAAAAAAIDFUCQ1B6EauQgzjxo2zH/zg B+5heVFRkS1atMhaWlrs5MmTtnz5crvzzjtt+/btbp3i4mKrrq62Y8eOWSAQsPXr17sDUYghLy/P CgsLraGhwd0QyM3NdTuur6+38vJymz9/vjU1NVk0GnXztS1VY2Oj24eWHzp0yJ3sypUrbcmSJe4Y tZ1Zs2a541abyspKNz/+A0oGhCAAAACSkx+CCIXDFgyGLBIJede1IQuFwm5efn7I0tMLbM3aIu+a OGjbtxbZrKzNtjIr21LXl7S3Dbe3DYU1Hfs+bAXBQltVvMrmly+yomCxNy9ioUjUAuGAWx7wrp1D EW9e6Mv1vNegt3xbNGwVNTX2SW2t7fGuL3UN71/Lf+F6bCMAAQCJpCIEAQAAAABAYqgSGoJQ9ezZ 06ZNm2b333+/C0A89NBDdscdd9jatWstMzPTXn31VevTp48LOKgUhpg0aZItXrzYFixYYIMHD7Zd u3bZAw884NYZO3asazNmzBh7+umnbcCAAe5hf+/eve1Xv/qVO5AXX3zRta+pqXHb3LdvnzuON998 0y1XKQDxk5/8xD3Af+GFF9wybeP111+3gQMHujaXOwzHV4EQBAAAQHLqCEEofBAMtocR4kQiQcvP D7qQRDgctMJIxPLDYYvkd90+VjAUtGgwagWBAjcdDoUtJ5xjS0uWWjjYHno4a1+hAtuydaHNPPCe tZ1u73lNvazp+tIXfw4AgMunIgQBAAAAAEBiqBIeglBQQT039O3b13bu3Gk333yzDR8+3PXosGLF CpsyZYr179/fPURX7w/a2KhRo+yRRx5x4QUtUy8PCkNUVVW5h/vjx4+3CRMmuJ4ibrnlFheYuOee e+y5556zrVu3up4cfv7zn9vUqVPdNrV/bU/tFLDQceh41DuFTnb06NFWUVFhzz77rOuFonfv3h03 eOM/pGsdIQgAAIDkdDEhiCtBgYj4eZKXX2rFC/rbyX2FpkHs4o8XAHBlqAhBAAAAAACQGKqEhiAU JNAwFgoiKLigHhy0TNP79+93K0+cONGef/5527Nnj23YsMENZ6Egw+zZs+3MmTNufT3M1xAaOkjd BFDPDWlpaS5EoUCFwhHqVUK9OGhoDA3BMWTIENe7hIbTOHz4sOtB4rXXXnOBiLq6OnvllVdc7w/q ZUI9TGi9pUuXun1pSAzdhCYEQQgCAADgavmqQhDxCgrU00TAqqtrrPXEp3bq89ZOxwoAuHIIQQAA AAAAkDgJD0H4G9UN3fjSPIUk/PKntTG/4tePXXauit2mX7H7V7Aito3eq/x5/mv8h5MsCEEAAAAk p2shBKHhNtasKfKu7cL2ScMe21+wxk4db7TT3jVz/PECAK4MFSEIAAAAAAASQ5XwEASuLkIQAAAA yelaCEEUFgZswoQqS02N2K7qSquv3WV1n9RaU3NzUvaSBgDJiBAEAAAAAACJQwjiOkAIAgAAIDld CyGIgoKATZ5cbpmZJXb06CE73tRkx7wvBbrmIwQBAFcHIQgAAAAAABKHEMR1gBAEAABAcroWQhCS l5dj1dW73LWdjkkIQADA1aMiBAEAAAAAQGKoCEEkOUIQAAAAyelaCEEEg+37PnDggJ05c8ZdS56L jlnXnfHnAQC4PIQgAAAAAABIHEIQ1wFCEAAAAMlL127V1dWWl5fXKaBwKSKRoBM//2KEw2F3fVdS UuKUlpa616Kiog6FhYXuVV8Y2traOp0HAKD7CEEAAAAAAJA4hCCuA4QgAAAAkpeqvr7ecnNzO4UT LlY4HLKcnLCj6fjlFyMQCLgghuhYFIzQcTU0NLhX0bWmrgVbW1s7nQcAoPtUhCAAAAAAAEgMFSGI JEcIAgAAIHlpCIq6urrLCkFUVOTaqFG19sYbu6y8vHs9SmhIDAUh/DCE3uuBnHqAiH3V8l27dtEb BAAkECEIAAAAAAAShxDEdYAQBAAAQPJSCKK2ttZycnI6BRMuVn5+0NLSopaRnm+RaNjySko6tela 2L0q8BCNRu3IkSPW3NxsTU1Ndvz48U5fAkRfGFpaWuz06dOdzgUA0D2EIAAAAAAASBxCENcBQhAA AADJS2GCo0ePuuEnFEboHFS4sKKigC1cWGpLU3ZYcTDLqt5+24Le9kLSRft23rJAroWC6v0haCUl JbZnzx7bvXv3+XltNDSGghIEIQAgMQhBAAAAAACQOIQgrgOEIAAAAJKXrt2kqKjIDTXROaxwYTt3 5trgwQ320ugG2xVItaO33WbBSOT8IYhI1MJb11g4O81rl+8CGBqS44LygpaZlWUHDx5kSAwASBBC EAAAAAAAJA4hiOsAIQgAAIDk5V/LFRYWdjsEUVaWa2PHVts771RZWVG2lS5efP4ARAe1OV+7oIUi BZYXirYHIIL5lrdsvFVGs63VO2Yde/z5AAAuHSEIAAAAAAAShxDEdYAQBAAAQPJKRAhCgYdgpMiC wfbpvJKSzm3OIxgKWkGwwKLBqJvumB8ptGBailUF1lrD7t1WV19vDTWV9vnvWugFAgASiBAEAAAA AACJQwjiOkAIAgAAIHlddggiHLay4kwb/8Ime/f9WisPptuep5++8HAYMRR+WFW0yjYWbHTTv992 voW2bbKSYIZVVFRYWVmZ7Sgrd8d69OhRghAAkCCEIAAAAAAASBxCENcBQhAAAADJ6/JDEBErL86w sQNX2VsT66wimGaNjz12SSGIwkChLS5d7IIQ6hHi98uCLggRCEUsLy/P8vPz3UO6iLftI0eO/P/s 3Xl0VOed7vv+49zuxEknOel1zu3prLv6dt+Tvn2609fdZ8WdobvjJM7kOJ4dHM9DbGyDbbAxk20c BzAztplnM4OYZ0kICTSVatCIRgRmMiBGWxLIxJb43XpeeSvFlgAhNqCSv7/ks2pX7bmEpbf2fup9 CUEAQEAIQQAAAAAAEBxCED0AIQgAAIDkdcUhiLjikgKbv7jWliwts5LQdqueONFCnQxAiIbAUBBC AYjE4TAS6dhqa2vt4MGDtm/fPmtsbHTH7j8fAMDlIwQBAAAAAEBwCEH0AIQgAAAAklcQIYhYLGTr 1hXZxk1FVliQY6VLl3a6F4jOUC8Q1dXV7oPA8ePHnaamJkIQABAQQhAAAAAAAASHEEQPQAgCAAAg eQURggiFWoMQEioIW35xcbtluiZkBZFC25Ebsprqajf8hYcABAAEhxAEAAAAAADBIQTRAxCCAAAA SF5BhSCi0ZCjEEQoFmu3TJdE4tvZttbK8zfb7j177NChQ9bc3OwQggCA4BCCAAAAAAAgOIQgegBC EAAAAMkriBBEJBKyzMyoZWVFLRLKs6J169ot0xWhwp0WShltR3Nm2O/jx3nmzBk7ffq0NTY22tmz Z9udCwCgawhBAAAAAAAQHEIQPQAhCAAAgOQVRAiisjLXhgx534aP2G2VRZlWPWGChcLhdst1SShk 4YK4+PY8Os7jx4+7YTH85wMAuHyEIAAAAAAACA4hiB6AEAQAAEDyCiIEUVWVa/3777NXh+21mkia HYy3C0ORiBVccRAiFN9G1PILIu7Y8vLyLCcnx7UDjx07RggCAAJCCAIAAAAAgOAQgugBCEEAAAAk ryBCELFYyNatK7KNm4qsMJRtOxcsCCAAEReOWEHONisKbbfikhKrqKiwEydOuF4gmpqa3LH7zwcA cPkIQQAAAAAAEBxCED0AIQgAAIDkFUQIorAw31JSSmz1mhIrKsi28jlzLh6CCEfbv9aBULTIQlsW WW28ffjB4cOurXnkyBE7HJ8+ffo0IQgACAghCAAAAAAAgkMIogcgBAEAAJC8gghBlJfn2ptv1tqY 8bVWGUqzDx5//MLDYYTyLbwjLT7dwbzPhEKhz+RbKBy1vFDEsrOz3VAYOs5oNGonT55kOAwACAgh CAAAAAAAgnOhEERDQ0O74EPia4QguhFCEAAAAMkriBCERCIhC4dDrSEGBSA6WMYJ5Vp422rrMASh 4EO02MLRWHx7kTaap/bfsWPH3PHSAwQABIsQBAAAAAAAwekoBOEFIc6cOdP23JsmBNENEYIAAABI XkGFIMLhVu55Rz1AtInPi8Tava6eH3JD8Xmb5tlHR/dZ09mz7kOAaOgLHeO5c+faHT8A4MoRggAA AAAAIDj+EER9fb0LO0yaNMn27NljZ8+edcuVlJTY9OnT3TVQQhDdDCEIAACA5BVUCOJKeMNfHDpy zD56P2qfnD5hzS0t1tzc3IbeHwDg6iEEAQAAAABAcDoKQTQ1NdnQoUPtmWeesePHj9vevXvtoYce srFjx7rrs4QguhlCEAAAAMmrO4QgtN8jR47EW3bnrEXtu09b2h0nAODqURGCAAAAAAAgGCr/cBjq 7fbQoUP2wgsv2EsvvWTPPfecvfrqq3bixAlrbGwkBNHdEIIAAABIXtc7BJGXl2elpaXuOOjtAQCu D0IQAAAAAAAEp6MQhGgYjLq6Ouvbt68NGTLEBR9071vzCEF0M4QgAAAAktf1DEFof9qvxrzTkBf+ YwMAXBuEIAAAAAAACE5HIQiFHLwghIbC0H31xAAEIYhuhhAEAABA8goiBBEKFVgsFnJCBWHLj2/L v0xH1AtEZWWla9MpBNHS0tIpBCYAIFgqQhAAAAAAAARD1VEIwgtC6EthGh4j8XVCEN0MIQgAAIDk FUQIIhoN2ZYthZaWXmjRglwrXru23TId0f40FEZ9ff15jf2L8cbPY+gMAAgOIQgAAAAAAIJzsRDE xZwXgrjpppts69atbmPU9SuFIE6ePOmm8ytKre9f/Iud/t997dC/9m5T9/eP2aGnx9mPN0+xL87r b/9twaA2X5zb3wZuWWSvRtfb4wXL7DcFy52nIyn266y59uNf32MtZ1v/0dTW1rqL5hRFURRFUVQw VVFR4W6AFRcXX7b334/YoEFH7M0RR2xfUYY13HGHFZWWWnFJSbtl/RS+0H47KxwOuw8QFEVRVLBV Xl5uCxYs8L9MURRFURRFURRFUVQX6vDhwxYKhdy0voTmD0p0RDVlypTWEMQPfvADl4jIzs62zMxM XGNZWVnu8ZFHHrG1a9e65zMWzLMn/r//tE3ff8JWfP+RNqu+/YCteGSA3TpxqP3P3z5l//TmM230 vPfE4dZn9jh7cOZIe3jmW84js0bZryb/1m791T2WvjnVMjIybPHixTZjxgx+5gAAAFfIa8vpxtfs 2bPdt4Av19Kls+zZZ1fai/1X2rI5k2zDXXfZnHnz2i13IXPmzLls6glOPYP5zwcAcPn02Xr+/Pn2 5ptv8jkbAAAAAIArpM/WK1eudPezdf11y5YtlpqaekladujQoa0hCI0jrG+FqUtdfTMM14eGqIhE Im66MBazndVVFqncadEEkar4485SqygqsZriMqtOoOdlRcVWFiuynYXFfxArtvL4Y0V5uYUjrfuK RqP8zAEAAAIUi7ffuioajVlZWdRKS6MWjRVaJN5u8y8TNP/xAwC6Tp+t9btVPfTwORsAAAAAgCvT OoRw6/1s/7xLKSkpaQ1BJHYrQV3fUlceZ8+edeOVXI3Str3uQiiKoiiKoiiKoiiKoiiKoiiKoiiK oiiqO1Zzc3Pb/e3O0LIqF4Lo37+/3XnnnfaLX/wC18ltt91mv/nNb2zRokVuqIqZM2farx982O7q 9YDPg3bnvb+yXnfdbQ/dfZ89mEDP74u/fvddt9s9d99xnnvjnnvuWbdt7UPdJr/22ms2ePBgGzJk CAAAALqh115/zX73+u9s+KvD7fVhr9uwYcPOo67daM8BAAAAAAAA6El0zXPQoEE2efJkW7JkiRuK uDN0L/ytt95qDUHcdNNN1qdPHzeGscbVwLU3ffp0+9nPfmbHjx+3lpYWCxeW2D/9tz+23v/8FXvs n776B3//J9b3ln+1bzzdy/7ogf+0P37wh230/Ie9H7aHHnvN7nhoiN35cKu7Hh5qP//Vy/afN//E zpw57VIwVVVV7h+BuupM7BZZXYr4u0r2z9Nj4nTiaxdbHwAAAJ1XVFRkaWvSbMCSAdZ7XW9bOHWh C8qK2o8Ktap7N7Xn1DWcf30AAAAAAAAASEa65rlp0ybbvn27nTt3zurr662hoeGSdJ99woQJrSGI 73znO5aTk+PrXIK61vXcc8/ZwYMH3VAYudFi63XjX9i2R/7B1j/4v9qsu/v/srzhT9ldWxfYf106 xP7H8mFtvrZ0sA3bttJS1u+1KSm7bNqKVtNX7rZx80vs7l89avUfnbKPP/7Ydu7caXl5ef5DuKLS P0CKoiiKoigqmFKDPW9zng2ODLZHqx+17Su32/r169usXbvWfSCgKIqiKIqiKIqiKIqiKIrqaXX4 8GHbsWOHu3f+4Ycf2kcffXRJWvbdd99tDUF897vftc2bN7uNffLJJ7jG9MNQ7wxPP/20ffDBB+55 XrTY7v7mn9va+79hS+77+zaLf/k/LHXoI3bbmmn2tdn97a/mDmzz1dn9bODa+TZvSYmNnRe18e+1 mjC/0H43NdvuvPeh80IQSs6ompqabPXq1bZ161b3zcLS0lIXaNAYK944K5q3dOlSN0+9VqSlpVlG RobrTSISibhvI2q+htpobGx0F+395wkAAIDOURtMbbaM1Rk2JG+IPV72uGUsz7A1a9acZ/ny5S7M rLak1vFvBwAAAAAAAACSjer999+/YAhCPUPIZYUgNFP8O/P45/ufJwP/MfufXw5v3Y7W7+g1Py1z PUMQJ0+etDlz5rh/EAo5qGtl1enTrUNnaPndu3e71zWGimRnZ5/3XMrKylwY4tChQy5E4T9PAAAA dIKCqPG2WE11tW1ZvsWG5g+9YAhCli1bZrm5uS4E0Zm2JwAAAAAAAAB0ZxcLQWjYC30pX/xBCC3b YQhC3+BX6SKqyr9Db8gDb37iOqrEA7uevQGodJLesSXO85+jd6wdLett62LfrLvQfrx5/tf8rncI 4tSpUzZv3jybOHGi+8ekaR3Phg0bbO/eva4niKNHj9qCBQtc2OHAgQP24osvun9AU6dOdSorK23K lCk2a9Ys1zUJIQgAAIAuiLcD4xN2dONGS1mxojUEEbp4CEI9eq1cudKOHDlyyXYrAAAAAAAAAHR3 qo5CEAo+aL5GN9AoBboWqlDEJUMQ+hb/sGHD7Pnnn7f09PTzggy6sb1//343v0+fPm5+OBy2vn37 2muvveZ6C9Ayop4F9uzZ47bZUXlhClVHJ+Uv/+s6AX95x6pta8gGXQjWzfn33nvvvOX0RowcOdKd w5YtW1wgYNCgQTZ48GDXE0JiaVt6E6uqqtzzxMCHSjf8tZ1nnnnGPSaW1tV4zQoUdKa0/sGDB695 COLEiROWkpJimzZtsrffftu2bdvmzrOurs7OnDnjhsvQhfVp06a593LJkiVuWkNhqDcIhSMUnNC/ If3cFeQgBAEAAHD5PlUbKt6+PPSTn9iK1astdUXaJUMQsmrVKlu3bp0bpkwBVrXFOhPGBQAAAAAA AIDuRuUPQegev+676371fffdZ7169XLXRhWEuGQIoqKiwlJTU91FVN3YT7yAqlKi4qWXXrKSkhLL yMhwotGovfHGG24oBK9eeeUVe+KJJyw/P99CoZDV1ta6MYu1/a1bt7owxTvvvON6G9D2vX3o5rt6 H9DNeO8G+8KFC93Be+uUl5e7m/Pan27Ga7vqhUAn74UUFCgoKChwIQQFNFS6QT9mzBg3brJu+Gdm Zlr//v1t+PDh7ib/ihUr3Jui/Sgkof2qXn75ZXdBWe+LggF6rzT0w5tvvummlTjRm603WaEQhUEU BNB7o/dRPS3ouLOystx2FMzQe6LlR48e7YIPGl7iZz/7mR07duyahyB0/Hqv1cODAg/ez8L72Yte 13LePyI96gK7hszQfM3TezN58mR3vtezFxAAAIBkpaqJtxOrfvQjWx1vR3Y2BOEFIdRWV1tX7T0v NEwYAgAAAAAAAEAyUSWGIHR/WverdU/+zjvvtLy8PHef/vbbb3fXRnU99KIhCJVuYD/55JMuyJAY gtCjbnpr2fHjx7sggaqoqMh+/OMfux14peDB2LFj7fXXX3fDLGgYhbvuusv1thDfqQsajBo1ym65 5RY7efJkW88BKoUNtP8RI0a49Z966ikXnlDo4LbbbnPzdMP+3nvvdSGIZ5991gYOHGjz589v2796 snjkkUfcMgpU6I1Q2OHxxx93YQSVAhAKOKxdu9YFPn7zm9+4YISCGdrmq6++6gIeCkQUFxe7ZRRw 0LZ1s//73/++CzXoWLRtlbY9adKkti44NGyEQg8PPfSQ66pY74XeP53bo48+akOGDHGhD71/2p7e i2sdgtD+FL5QkEE/+44ulOs1b5xp7zFxWutpzBUNm9HR+gAAALg4taca4m3t9GXLrPanP73sEIRH 4V4v8Kt2qtpm9NIFAAAAAAAAIFmoEkMQug8t6qxB99p1LVX3qTVygXIJ+vL+RUMQuumvHhDUi8EL L7zgLph6G/HmK2ygYSS0E93Y1/AJurmvnhY0tIK6ohgwYIBNmDDB7VQ9Ndx8883uoqy6pVAIQiEB BQNuuukmdwNe5e1DvTcoZKD1tI7CFPpGm7Z1//33u4SHTrpfv34Wi8VcSGHjxo0umKEQgYIaGqJD yyj8oMCBeoVQGELDXkydOtUFFNRLhUIICldoX3qTFKrQ+SgAotd1vkOHDnVBD+1P23j44Ydd7w0P PPCAO09tT++DSl1wKPigXjB0Xr1793a9RihsoR4sFK7QtnX+6hHj29/+thte4uc//7l7j65HCEL/ kILoMlk/Py6wAwAAdI3a3EfjbekN8bb27p/9rMshCC8IoV7ONOSZQrrqpYyeugAAAAAAAAAkA5W/ JwiNRlBVVeV6hNBzhSL0JX+9pumLhiC0soaW0PAW1dXVbV1HiMIFurGvFdVLgja4a9cuGzZsmAsP KACgsIHW0zfP1IuDHnXRVdtUAkMXZdPS0lwAQaGF2bNnuxv/OkDvQHWDPjc31/W+oACBbtbv2bPH 9R6h4Sy0roa+UI8N+/btc/tQwECBCA1HoWUV0tCxalqhBvUk8dhjj7meJxTwWLZsmQs3aF8axkHb FW1XQ1j85Cc/sUWLFrkb+/om3eHDh93xqEcLrat9Kcyh49S+FIrQhWWFANLT013vEnqucITW1Ta1 LW1ToQ2dg4IY2p72r2P66U9/el2Gw/D/owIAAMC1Z3bOwrGQrZkz1/b8/OdXFIJIpLarAsNqA9L2 AwAAAAAAANDd+UMQuofvDYnhZRe8IETiaxcMQXi9MXi1YMEC13vBc88953p+UEjiQuWtqyBAYnnP /dv2Sj0iaB8aZkKPGh7CX/5tXmhfKoUPVF7PBCqFIRTWUOjAfw7+beh4FLBQ6Y1Sedu8UCX2gOCV N+2tmzgvsbz96z1WmIIQBAAAwOeL2n/qHG3VujzbsCDYEIRHQWQvuOvfPwAAAAAAAAB0F6qOQhCX csEQhH8H6r1BN81F0/75QVAPEt4+RM/9y1wpb1gP79E/P5G3nP/1q0U/DJ3z008/7XrNIAQBAADw +dEauj1rw4YdsWefj9j2NVcnBKEeIRSEULvzSodBAwAAAAAAAICrJTEEoXv3DQ0NbkSJS9GynQpB 6AJpIv/8IFyLfcjlbL+zywWBEAQAAMDnU2sAwuIN9APWu3eRvfBSzLavvjohCElJSXE9pNEGBAAA AAAAANBdJYYg1MPD/v37XS+3F3PgwAE3PMYlQxAXCwJoqIkLzdc8/2tdcSXb8YbCuNAxdieEIAAA AD5/1F5VuywajVpm5krr3Ttm/QYUXtUQxMqVKy09Pd2Nk3clbW0AAAAAAAAAuFq8EITuZ9fW1lpB QYFFIpGL0jJaZ9KkSRcOQehG/MWGhNDQGBcatuLkyZNX3M2uN0SG//XOUDcXWvfw4cMXDWt0F4Qg AAAAPl/URlXV1NTY4sWLLS1tqT37bPFVD0GsXr3aUfdxtAMBAAAAAAAAdEeJIQj1bKsvkhUWFl6U ltm3b9+FQxAq3ZTXBVkFCrzStPf87bfftvz8fBeUkMRav369G3MjsfzLeBd+/eX14KAwQPzg2l73 jstbpqPSMpqnfc+fP98ee+wxmzFjRls3w4nlnUficSVuN3Ed//qJywXxDTpCEAAAAD2fFzL22l+h UMjWrVvnQglbty6/JiEIUW8Qubm59AYBAAAAAAAAoFtSBRqCUDhgwoQJ1rt3b/vGN75heXl5tmHD Bvvd735ndXV1dvz4cRs5cqTdfPPNLgSh2rZtm1tu7969tmrVKlu0aJEdO3bMBg0aZGvXrnWhCN10 10XXOXPm2IABA2zXrl2WlpZmw4YNc+stXbrUXnzxRddNhUr7+slPfmJDhgyxyspKd4F25syZLhhx 5swZF9B45ZVXXBhj6NChlpqa2nZROSMjw8aNG+cu7OrY9EbpYm+fPn3ccaxYscI+/PBDd856MxYs WGDjx493y+s4NE7IoUOH7NVXX3XPtb72p/dk2bJlLkSg/U6bNs0FLq704jEhCAAAgJ5N7UW1s8vK yly7OSsry1JSUlwAQm3kaxmCELVpNUYebUEAAAAAAAAA3Y0q0BCESj0obN261fr27es2/oMf/MDu vvtud6FWF02nT59uAwcOtOzsbLe8QgpvvfWWCwZs3LjRnn/+eauurrYnn3zSMjMzXdBByyrA8Prr r1u/fv3cdn/xi1/YfffdZ2PHjrV33nnHHnroIdclsEphAIUOli9fbsOHD3cBB4UXdKwa00PhCM17 6qmnbMmSJW5fXghCwQuFIFQHDx60I0eOuACE1leAQ4EIncPEiRPdmMgKdPzyl79034gbNWqU267W eeONN+y2226z/fv3u4DGwoUL3TkoqPHDH/7Qbr311rYgiP8HczkIQQAAAPRcXm9qRUVFLnygtqba pYmhhGsdgtD+1e6kLQgAAAAAAACgu1EFHoJQsEAb/fWvf+1u+N9777328ssv2+7du11oQD0kKBSh b7FVVFS4A1FgoFevXlZfX+/CC3pdIQoFCB5//HF75plnXG8LO3bssBtvvNHmzZvn9qNliouLraSk xL797W+7EEJ5eblb74477nABCIUPdNH49ttvd8vk5OS4MIVu5CtwUVtb6/ahi8sKQui5ghUKOSj0 cOLECevfv78LTqg3CT3/6U9/6obM0BuhHie0vZMnT7qQg85r9OjRduedd7rl1KuFzllhDm1Px6d1 1DuGesagJwgAAAB0RKUextSGVhDX6/nBjxAEAAAAAAAAALRSeSEIZRTUSUIsFrsoLaMRKDoMQeiG vkIAp0+fdmMU62a5bvq/9957LgygG/Qa3kLBhFOnTrlAgoaEUM8P6u1BIQStr0CBeknQc/WwoCEn tC31MKFphSW0zty5c90FWC0ze/Zs13ODtqP5ukCrb8tpWtvTt+b0mobKUChCx6OQhuZpfR2bqJT2 0LAWCjkoHFFaWuq2r2V1TBqKQ/vStIIZ6k1Cw2EojKFeIPSofasni4aGBtcThHp+UI8XKg2/oaE/ 9D4RggAAAICf2qBq42l4NrUr/UGERIQgAAAAAAAAAKCVygtBKNige//qWOFilB/QEMAdhiC8jXph gsTShdzE1/Vclfiat743z3vuLwUHLlaJ87WtxOfesBfePhL3lfjGeJX4XOsmPk+c9s7D275Xunit ITbUS4V6mfD2p9I6/h/K5SIEAQAA0LOoDh8+7IaK8wcQOkIIAgAAAAAAAABaqRSCUGcGuo+ujg7U QcOlaFl1lNBhCALtJZZ/3pUiBAEAANAzeKFaBSAUolXYwB9A6AghCAAAAAAAAABopfJCEOos4aOP PnKjR1yKliUE0U1cPATxP23JfQpCtFr8y79uC0F8dXZ/+8u5A9t8hRAEAADAdaH229mzZ+3MmTO2 f/9+FzLQcGspKSmdsmXLInv00Zj17hOxjOXTrfY//sOWr1xpG5dssv65/a1XcS9LXZTabr2u0rFp aDjaggAAAAAAAAC6m8QQhK69fvjhhy4IcSlalhBEN9FhCCJWYnf9w9dt1R1/aQtv++s2C275mm0e 8Cv7+eqp9qWZL9h/n/1ymxtmPm8D1rxncxYV2+g5ERs7t9W4eTH77eQd7UIQ+kej0vAeAAAA6DqV GtklJSUWjUYtFApZJBLptLKyfJs1a6/NW/C+VYQz7eiIERaOb6ckVGJLdi2xKfunWFl+Wbv1ukrH p+7haAsCAAAAAAAA6G5U+/btIwSRzDoKQWzPzra+Tz5i+yJZtju0rU1tXrqV52TakqJcm1GRY3Mr 89pMr8i29ZFcK9l5yAorj1rRZ4qrjlle0T57+JEn7NTJEy4EUVNTY7NmzXI/d41VDQAAgCuzadMm 17ZKTU21tLS0y5Kammbbtm1xUtPSbXNWVuvraamWsSXDMrdkumn/eleCdiAAAAAAAACA7kjXLhcs WOBGNtAQF4QgklBHIYjs7dvssX6vW1G9Wc7BBIfNojWnrNeKt+3vFr1u31zyZpu/XfSavbFxiS1Z tdOmLC22acs+s7zUxs/Nt7vvezj+w2/tCaK8vNzS09Pt9OnT7f5xAAAAAAAAAAAAAABwPegedkVF BT1BJLOOQhA5OzLtoecGWuiQ2dbKhj+obrL80kP208Vv2Zdnvmj/5+wBbTQ8hobDmLv48obDUHoG AAAAAAAAAAAAAIDrjeEweoALhSAefm6gFRwyy6hq+IOaJguVHrJbl4y2r83ub381d2Cbr87uZwPX zrd5S0ps7LyojX+v1YT5hfa7qdntQhDqPoSfOQAAAAAAAAAAAACgu1C9//77hCCSGSEIAAAAAMC1 1NLS4j4P6tsV/nkAAAAAAADXEyGIHoAQRPejC4KJVOfOnWv3ehBU3jQXIFudc+9Kz6lP+bnic0x/ 07zfcfo9qvL/HgxK4va1X/+xAFeL+8N1rvWhO5RaF+ow7lL47wToWfTftP4Wdoaqvr7eqqqq7MyZ M+65f5mLUfE7pD21QVT+14GeqPmz3wVU8pV+dv6fJwCg50n2v9SfxtvW/nMC0H3pGoFX3rWDrl43 SLzWv3//fkIQyYwQRPein8XBgwdN6SKNNSPl5eW2Z8+etudB0T60bW/68OHDXf6l0FPol9vuNWss o08f23EZIq/1tZwX2r9+PW2Py+nf306fOGHNNNrwOaRgl26s7N271/2eq62ttYqKina/C4Oya9cu q6ysdL9PGxoaCJbhmmj5pMVy9m61he/Psn35xVZdUNAlNXFlBTttZ0GZm/bP76zK4mKrmzTJzkQi 1njokDXG2zSJGg4csA/j/03Kx/H/TvznAyA56TPE2bNn3d/Dmpoa9zfxYrTcqlWr7Pbbb7f09PS2 v6Odoe1v2rTJ/Y3/vH92SaTPMXV1da4tomn/fKAn0b/xE1VVlv3KK5Z3leXHZb7wgm3r29dN++f3 BDqv7f362dY+fa76Oepnpp8dv6cAoGfT7/mKOXNsRwd/C7pKf6Oy4n+TM3x/kzWd/uyzlvPyy+3W 6arcOF234O8VkBz036rCB8XFxe7+c3V1tXP69Gl3z1XXKzpLy+v6vj5b636C7mULIYgkRQii+9HN M/2Hom9H6T/S1NRUO3DggJvWa0FobGx0F8k2btzoprU/PfqP5fNGlfnkkzbsj/7IRl2GsXGjO3j9 QrSsjLnM9S7HyLjxca7Bxn9r+Bzybsjod55+f+qmSUZGRqC/Sz3apgIW+tum36X6W8eNGVx1Sjj/ 3mzq+j5265y/tc33PGzL7ruvS1bHjbpvgo27b6St6mB+p/XqZat/9CNb/6tf2fpHH7X1jzzSZl3c xsces5x+/dyF9mNlZVxQAHoI/beszyvr1693Fwr0N/FidDFCf5NHjBhh2dnZ7rl/mYsZOHCgu/hA 4PAPVLFYzGbPns3nbPR4amefOXXKjsT/zdddZceLiy0vJcUy3nvPTfvn9wQ6r8L47+/Ns2Zd9XPU z0w/Oz4rAUDPpt/zJ3ftssMd/C3oKv2NCq1caenz5p3390rTq955x97PybGjRUXt1usK/b1qqq/n 7xWQJHRN4lS8jRkKhdw9AF2v13PdG9B83QPvLC2v+6UnT560xsYG90VyeoJIYoQguh/9DHRBTzSt 8rpX916/Ut62VN40f9Rb3/vj8V9qtRs22PuXYc/6uA5e78i++O+79W+9ZTumTrU1w4db/qxZ7jX/ cldKx7M3vt2PGxv52eJzzfv95nURHeTvUk/i9vXcfwzA1WLx/+daoT209t9sW+9+tvbZZ7tkU9yU Z2fY9GcnWVp8uriDZTpjnR779rU18cc1vXu3WR236qmnLP3lly02YoQVxP/+naiu5r8XoIfQf8vH jx9335bwPrtcjOrEiROWn5/vLhB0Zh3xurRUL3lNTU20cROoFIKYM2eOm/bPB3oaDfuo3ybXglf+ 13sSr/yvXw0M2QkAnw+68+D/G3ClvOrodXVc73/9SvD3CkguKl2TyMnJcV/SUIjh6NGjXXLs2DH7 6KPjtnPnR7Zo0bb4NjPddQ9CEEmIEARwPjVyrnYp2qL96Ffz1d4fDTYA6Ln0h2SHFdivl3zTUu97 2Fb26tUl6+PG9nrHJvQabZvj00VxKzpYrqtW//rXtuaBB1qHanrhBct6/nk7Vlrqbmr6zwlAcvLC Df7XL8Rbviu/B1wblwDEeVSFhYU2d+7cy/o5AAAAAACQ7HRtQfe4y8rKXG+T3nCaXbVrlx73WEZG lu3YsZ0QRLIiBAFce/rvLJF/PgAAnaEQxHbLsScid1lkxlLbNnt2l2TFrZ293tbNXmM74tORDpbp rIxZs2zrzJlttkydatGUFKvessX2x9t/h3Jz7WBOjp0+doy/gQBpFXouAACAAElEQVQQEEIQAAAA AIDPM+/LFiqvJ8kroTp48ADDYSQzQhAAAADJSSGILMu0Z4/0terYXouUlHRZYUnMYiWFFo5PhzqY 3xlat7iiwnbW1FhZdbWVxR+Pxhv/H545YycbG133lO6DSNynXfj2NwCgYypCEAAAAAAABEOlITYI QSQxQhAAAADJqS0EUfeC1RTtt2i8jXU9FZSUWM3+/Xa0vt6OnDplR+IfDk6cPm0nFYKIq4u3A5uy s62lrs4+YbgmAAgMIQgAAAAAAIJDCKIHIAQBAACQnFqHw8i1x3Jutfyx0y19woTrKk3Gj7eSxYut IiXFypcts51Ll7YpXbHCdo0ebWcPH6YnCAAIECEIAAAAAACCQwiiByAEAQAAkJwUgthh+fbQum/b tucG2Lq+fbuF9c8/bxvi9OhN6/VVzzxjOaNH28cNDfYpPUEAQGAIQQAAAAAAEBxCED0AIQgAAIDk 5A2H8dyxfrar7LDFqqquvcpKi9TWWrS62j2PVFRYuLz8PKGyMiuJL3Pw1Ck7F2//0QsEAASLEAQA AAAAAMEhBNEDEIIAAABITq0hiCx75sAzVplbaQUFBddcKBKx4jVrLBL/QBAKhy0Wi1lJSYlTVFRk lZWVduLECWtsbHRtP7U1/ecBALgyKkIQAAAAAAAEQ0UIIskRggAAAEhObT1BHH3Rako/sGhFRZcV VxQ7/tcvJbJrl+167z0rzs+3/Hgbr66hwbXxLlXNRjsQAIKiIgQBAAAAAEAwVIQgkhwhCAAAgOSk EMR2y7VHt//U8ka+a6mjR3dJRtzC0SttyehltrWD+Rc1apRtfvttSx071jaNGGHRWbPs/dWrrXbF ija7EqWkWMXChfbRvn3W3Nzc7pwAAJePEAQAAAAAAMEhBNEDEIIAAABITgpB5FiR3f7q/2ELvniD Tf/iF7tkdtxvv3ijDf/iP7pp//zOmvaFL9j0uFlf/rLN+tKX2pkRN/trX7PIW28RggCAABGCAAAA AAAgOIQgegBCEAAAAMmpdTiM7db7/d9YeUah5W/PsnBWtoWydsSnt3daXlxke1pcupv2z++MvKws K8jOtmPx9uTZhgZrijf6O1Rf79qADIcBAMFREYIAAAAAACAYKkIQSY4QBAAAQHJqDUFk2bMfPGdV BbssGi2yrSWZtqMo1yKxQgvHYtdMXkGBFZeVufZdi7WGHC7Efx4AgCujIgQBAAAAAEAwVIQgkhwh CAAAgOTkhSCeOfCMVeZWWjQUtQ1FGywjmmGRgogVFBRcE/n5+VZWVmbHjx9vd4wAgKuPEAQAAAAA AMEhBNEDEIIAAABITv4QRKgg5IIQkdC1C0BIbm6u7dmzh7YdAFwnKkIQAAAAAAAEQ0UIIskRggAA AEhOCkFkxv/X+0BvF4LwhxOuFYUgamtr7dy5c+2OEQBw9RGCAAAAAAAgOIQgegBCEAAAAMlJIYjt lm3PfzjIakoPWrSiwkoqCq2wotTC8elYnF7rqsKKMiuKt9sKy9rPSxQqLbX36+pc266z1Wy0AwEg KCpCEAAAAAAABENFCCLJEYIAAABITi0tLVZXt9dSRg+21OFv2dYRI2z2iPW2ZsQcy45Pb47b0klp I96M+52b3uSej7CVI2bZsknv2qqZrc/965y3/ltvWfmCBbY7JcV2LVt2UVVLl9pHBw5Yc3Nzu3MC AFw+QhAAAAAAAASHEEQPQAgCAAAgOamOl+y0WV/8ik370g0254Yb7NUbvmNv3/B3tig+PS1uxnm+ 1OpL578+N27QDT+0oTd8zxbEp7fGzYwbf8Pf2Ki/+HMb/zc32Cwt69b7bBuJ2/3Sl2x6/HHqF75g U//kT1ofOzD5j//Y3v0v/8WmfPnLtnfTJtqCABAQFSEIAAAAAACCoSIEkeQIQQAAACQn9aRQ39Bg 4cJCK4jF3GNRYZ5FC8MWik9H4vSap6AwZqGiaLvX9TxUWOpoOvbZ69pOLBq1aDhhufj62k7i+p2h 4ysqK7MP6ursk3PnrLmlpd35AAC6hhAEAAAAAADBIQTRAxCCAAAASE4aDuPDI0csbfx4Sx03zj1e SMb4ibbqnTds9pQXbdu4d3zzxtuy8SssZfxSy4xPRztYX7Se1td2tD3/fM+WsWNty5gx59k0erQV L1xoBzZtstp166z+s3an/5wAAJePEAQAAAAAAMEhBNEDEIIAAABITgpBnDxwwNb362fr4vTYFVvi ZvSbY7P6TbP0+HThZ6+v6/eibXlxgKW9MNBNu+X7x18fMKDdNpwX48u8PMhCb42y6OjRFhk1qk04 LjpmjBWPH2+xuJO7drmeLPznBAC4fIQgAAAAAAAIDiGIHoAQBAAAQHJSiKChsdFiVVUWrahwj5dU qcfK816LxpVUFVtxVYlF4tOhz14vqai1DXsybcn+dVZWsce9Vhhvx+3MzHTr+Lcdra61WPYK++Dw Hjty+rQdrq9vcyj+IeB4U5Nr/6maaQcCQGBUhCAAAAAAAAiGihBEkiMEAQAAkJwUgqivr7eCggIL hULuMUjRUNQ2FW6ylSUrrTBUaAXhsIXz8q0w3nbXdOKy+fn5Vly60xo/KLPmpg+t5dw5d3x+/nMA AFw5QhAAAAAAAASHEEQPQAgCAAAgOV3tEISEC8JO4muhcH675bT/WCxmHxw5Zmd/39rG9B8vAODq IAQBAAAAAEBwrkoIwquOvimmFRPnJz5PvNB67rNvnvnXv1a849Ex6Fg6mq/SOM4XOofEZS90Lno9 sfzzO3rNjxAEAABAcrraIQj1BJEaS7U1xWssFoq19v6Qn2OR9OUd9gRRVFRkDQ0Nbe1gPSbyHz8A IBgqQhAAAAAAAARDFWgIQrV//373LbKzZ8+ed7FU0woU7Nmzp22+QgSlpaW2a9cuN8+7wHr8+HE7 c+bMeRdf/Rdivef+k/Lm+bvt9a/T0TLecseOHbOmpiY7ffq0nThx4rxtqg4fPmyRSMQdo0qhgPLy 8rZQhLesdy7aTuJxiM7Xu+it96OysvK889Oy+uEo4OA/d4+3Py3bu3dvQhAAAABJRG28qxmCkI56 gvAHIET7Ly4utn379rk2qNrsntraWjt69Oh5bWYAQHBUhCAAAAAAAAiGKtAQhG6O9+vXz4YOHWrv vPPOeb0oqHJzc+2ZZ56xV1991RYsWGCrV6+2l19+2V566SXLyMhwy6iGDRtmmZmZbtq72S9eUEIB Ch1IYqjB480XBQi89bWuwgiJwQEFHbzlVd5xDh482AUhysrK7He/+517Tctof7ow3L9/f3cOkydP thUrVtjrr7/ujlnn4y2rfau0nEIO3va1P5XCBDU1NW49BRgeffTRtnV0rApYrF+/vm1b3v4T3w+9 B942n3zySUIQAAAAScQLQYQ/CyVEo/kWikYsHA1bNNLak4M/rBA0hR/y8vIchX/V5lQ71E9tQP/x AwCCoSIEAQAAAABAMFSBhiAUHFBPENOmTbMXXnihLbSgnWk6PT1dK7kwhG6ka1n1AqFgxMKFC902 VAoO3H777TZ//nxbtmyZZWVl2SuvvGIbNmyw6dOnu4N+7bXX7K233nIXZL1vpWkfChw8/vjjLogh Wk/d+ubk5FifPn1cUOHUqVMueDBo0CAXYHjuueesurrara/SsSvgMHz4cBs5cqS7OK1l77//fnfz Xz1BLF682IUhpk6d6s5Xy+u1aDTqltM5NDY2uuPUxYyJEyfa3r177e2333bBiXvuuaftfdO57969 2zZt2mTZ2dnuHBQSmTVrlgs2PPHEE7Z8+XJbuXKlOw8tr+0rPKL3YsaMGfaDH/ygrdcKQhAAAADd n9qwalzn5udZbkHItmRVWlHmdsvdFrHU3BLbWpFh4WihRYqKLBxvT15MtDDqaLqgg/kdKYi3OQtL S233vn12+uxZa20JX7jUJ1rLZz6lVwgACIyKEAQAAAAAAMFQBRqCUE8LChxMmDDBnn/++fN6XdCj QgElJSUuLDBu3Di3vLrX1U1+BR68GjJkiG3ZssX1kjBlyhR78cUXXVBCFHzQ0BMKE3zve99zwQuv xwmVjkW9N+jiwcyZM10QQsEEHc8DDzzgtqEwgkIQW7dudfO1nHqu8ErLKhyhXi30usIJ8+bNc6GI tWvXugvWc+bMcfO1Hx2T9rlmzRrbuHGjO3+9Qdu2bXPz1LWw9qughbatMIeCEurtQt/8Gzt2rNtv VVWV24foh6LzrqiocGEHLTtmzBi3rrY/evRo9z5p29/61rfslltusZMnTxKCAAAASBJqK6sBvm3L ZsvcsN5WLcm1yOKllrlwk61elWHrcxZY7uY0y0tLs9yL0PztadttR1qWmw53sExHclJTLRxvY+6K tyd3FRVZdSxmVR2oiETsQLydeibe7m48csQa4s7G2/H+8wEAdI2KEAQAAAAAAMFQBRqCUNhAoQL1 jqCb9P7SDX/1qKCb+ApBLF261N3Y101/9RKhm+sabkLhB/XmoNfT0tLs5ptvdjf79dqbb77pggl3 3HGHu/Gvg06s1NRUt/+UlBQ3nITCEured/bs2S54oBCBeqBQDxE6XgUQdPzqYULhikOHDrl5x48f t9LSUhdi0LAVGiLjwQcfdIEJ9Q6hR21bvTXoXHQe6qlBYYW77rrLDfOhsIV6gtCwGlpHwYvHHnvM be/uu+924QbtXz1dqBTm0Puj5RQQ6du3rzsmHc+BAwfckBe9evVyF0ZWrVplN954o3tUTxb/8R// QQgCAAAgyaj9lztkiE362tds7tf/1GZ8/es268/i0//1KzbnT//MZn71q5e0MO7xr/S13l951FLi 02VxMzpYriMzvvIVm/qlL13UlBtucMvN/bM/sznx45set/ez9r//fAAAl09FCAIAAAAAgGCoAg1B qIcEjS28bt061+uDbpYrlCDqFUE39hWEUG8KGmJC4wur5wSFFFTqFUIhBN3wVyhCYQWtowCELhBr vg64rq7O3YRXrxIKFCgo4dEyGkLiyJEjdvToUbcNhQOamprccai3BU1r+AmdsEIXWk7b1Gt6VHhB x6/1dCy6GKEAxC9+8Qu3z8rKyrZhNXTO6lFCVBq+Qz1bKLyg0jbVO4aWVdhB+9+zZ4/rXUK9WHjz 9aZqWzpevaZvBmqoEL1PelSpVwj9sHR+es80dIaW03ui4TV0zoQgAAAAkoeqbOlSW/rQQ7b6kUe6 JP2ph+ypb82z5787zbbFp4vir63qYLmuWvXww7Yyfnwr4pY/8ICt+81v7ES8Xap2qP98AACXT0UI AgAAAACAYKgCDUF4G/VKvS6oBwT1pjB+/Pjzem1QqEE3/b3y1tXrieUt49+2V6FQyEaMGGGjRo1y jwcPHmyb521LF2jFK52A93ricomvab/etE56+fLlrmeJ3//+923Laj1vW95zBRUUElB5x6xt+c8r sRIvIHuVuG7ic39589UbhM6dEAQAAEDyUBuxPN5mXv3yy7bxlVe6ZPvrL9sLP19pA+9YbNmvD7BY /LUNHSx3KVrHs3HgQFs/YICt6d/fPd80aJCj6Yw337SP4h8i1A71nw8A4PKpCEEAAAAAABAMVeAh CP8OEutqXCj1ly4k+5e5UolhDZ28f34ir/yvXy06HgUznn76addDBCEIAACA5KG26/4jR6ygrMxi lZVdUlhTaTsKdlpOpNxNhzpY5qKqqiwaf4xUVFj0M+HyctsZ/6Cwp67OPowfp1rDaukqDqxpRYX9 5wIA6BoVIQgAAAAAAIKhuqohCFx9hCAAAACSl0IQGootNzfXDSvXFaFQgUWjIYtEQu3mdUZ+fr5r 32loNQ0Fp+HidEwaMk5D02noNg3RJpr2nwMA4MoQggAAAAAAIDhXNQThf+6fd6EeG1SX6m3hUrwh Kvyv90SEIAAAAJJXECGIIEQiEQsXllp1dbUdPnzYtSs11Nr+/fvbKByhkITag1faXgcA/IGKEAQA AAAAAMFQBR6C8Eob0zASurCb+CFetWfPHjt27JjbUEtLi1tO01q2uLjYmpqa3HKa5833plXec5W3 DW95PW9sbHQXcL35icelaW9579iuxjAd1wohCAAAgOR13UMQ4YiFCiKWn5dn+ZsX2/Gjda6N57W9 O+I/BwDAlVERggAAAAAAIBiqwEMQp06dch/en3/+ebdBBRL0rTFd4NVFU4UfnnvuOcvMzHTraBmF HhRE0LqbNm1y66g73uPHj7vpM2fOuK54NV1ZWem64tVrOnhtV+sr9KBtq/RNtUcffdR9i80LOCh4 oZCASiehi80nTpxw32Y7e/ZsuzcnWRCCAAAASF5qy+5RgzwabR9Q6KpwuP1rHQlHrCAn04pCO6ww FrNdi3pb89nT9smnBB0A4FpSEYIAAAAAACAYqkBDEKpnnnnGnnrqKfvnf/5nd6N89OjRLpBQVFRk NTU19sILL9gtt9xi4XDYLb9hwwZbvny5hUIhmzlzpltewYT77rvPFi9ebFOnTnXjFE+cONFeeukl t20FGt5++217+OGHbevWrfbGG29Yr1693D5UGr/41ltvtd69e9uWLVvca9OnT7f777/fBSNGjhzp QgN9+vRxy2hbKv8blAwIQQAAACSv5nPn7ES87Vs5bZqFOhte8AmFCiwaDVkkErJQQdhCsVi7ZToS ihZZaMtiq8lebidPnbJPz5625uZPXYj4UvznAQDoOhUhCAAAAAAAgqEKPATx7LPP2u7du23o0KFW V1dn3/rWt1wwQj08LFq0yFJSUmz48OFtPUGo94dhw4bZwIEDXYjhxRdfdL09KPCgiwCDBg1yQQaF I7SuQgsKRfzoRz9y+5oxY4ZlZGTYI4880nZjXiEKhS2ys7NdQEInNnv2bNOx5uTkuP3FYjG3jB4f e+wx9y08b+iMZEIIAgAAIIkpVKBezVatsvxQqF1QoTN27syzsWNr7J3JNVYeSrf9ffpYKBLpRI8Q 8f1FYpYXilg0GrWKymrXzruUspIy++jUR4QhACAgKkIQAAAAAAAEQxV4CGLAgAF28OBBe+ihhyw9 Pd0FDl555RV3g14XTRU8UC8NJSUllpqa6oa1mDx5sgs36KC0rHqMGDx4sAtIaFgN9QqhnhxWr15t //7v/25r1661cePGuW3V1ta6EMTNN99s06ZNc4EJ7euee+5xPT3oZr3CFXfccYfdeeedrgeKsWPH WkVFhb322msusKHAhYbqIARBCAIAAOBacm25+GOsvNwFfdsHFS6tqirXXn55r73+271WE9piR+++ u5MhiD9Qr2x5eXmXFMoLWWpOqu0/vt/OtZxrdz4AgMunIgQBAAAAAEAwVIGGILTREydOuEcFIY4f P2719fUu8NDQ0OCWUS8N2unZs2fddFNTkzU2Nrr19G0yPepGux7VO4MeFVTQjjUMhqZV2p62q4Pe v3+/VVVVuf1qm1pfgQAt74UE9u7da/v27XP7U7hCjydPnnSP3jEnI0IQAAAAyctryym0eyUhiAED 9tqwYbutsjzHohkZ7ZbpjEiktUcI/+sSDkvIYjtiNrdyroWbw9bySUu78wEAXD4VIQgAAAAAAIKh CjwEodICKvWuoCCDyusu1yst4w1BoeVUmu+9psfE5b1lVInraLuJ+/DWT1zW/zxxH948/5uTLAhB AAAAJK8gQhCxWMjWry+yjRsL49MFForF2i3TGbm5uW44Of/rJSX5NnVqhS1cWBJvb+62jxs/jjeq aQcCQFBUhCAAAAAAAAiGKvAQBK4tQhAAAADJK4gQRChUYIWFIReG0LR/fmdo/6+++qrdf//9LgyR 2COEeoHYvl1hizI7d67FWprpAQIAgkQIAgAAAACA4BCC6AEIQQAAACSvIEIQQdBQGBs2bLDly5e7 EEReXp57FH1YqK6utLNnP253/ACAK0cIAgAAAACA4BCC6AEIQQAAACSv7hKCkHA47HqAUJvy2LFj VldX5xw5csR9CNBwdP7jBwBcOUIQAAAAAAAEhxBED0AIAgAAIHl1lxBEKBSyqqoq27t3rzsu1blz 59o0Nze3O3YAQDBUhCAAAAAAAAiGihBEkiMEAQAAkLy6SwhCw16ooU/7DgCuPRUhCAAAAAAAgqEi BJHkCEEAAAAkr+4QgsjLy7OSkhLXztPx+I8RAHB1EYIAAAAAACA4hCB6AEIQAAAAyet6hyA0DIZ6 gTh8+LAb9sJ/fACAq48QBAAAAAAAwSEE0QMQggAAAEhe1zMEof2Vlpba6dOnXbtOIYiWlpYL0nx6 igCA4KkIQQAAAAAAEAwVIYgkRwgCAAAgebWGCn5vFRWx6xKCKCoushMHT9i+PfvcB4P9+/df0N69 e90Hhubm5nbnAQDoOkIQAAAAAAAEhxBED0AIAgAAIHk1N39qjY2f2pIlNVZQ0PUQRDQaskgkZKGC sIVisXbzLySSH7F5xfMsXBm22ppaq6+vd/wfADxqC6pXCP95AAC6jhAEAAAAAADBIQTRAxCCAAAA SF4KQTQ0fGrz5++yroYgFH5IT49ZRkbMogV5VrRhQ7tlLiSWH7O5FXOtaE+RNdY3unal2nuepqYm a2xsbNPQ0NAWhmBoDAAIBiEIAAAAAACCQwiiByAEAQAAkLy84TAqK7s+HEZxcb69995OW7xkp5UU bLeqeEM9FA63W64joYKQFecXWyg3ZAVhBSoibVq3XWwHDhxoNyyGwhAMiwEAwSAEAQAAAABAcAhB 9ACEIAAAAJKX15YrKirqcgiirCzPxo+vtilTqqysOOeyeoJIFAqFzqPjURiioqKiTWlpqWtz0g4E gOCoCEEAAAAAABAMFSGIJEcIAgAAIHl1GIIIR+Ki8emQex6LhSwcbh9a8FRV5dqAAXtt2G/3WnU4 1Q49+qiF1JNDJ3uDuBiFIfLy8trk5ua6YER9fT09QQBAQAhBAAAAAAAQHEIQPQAhCAAAgOTVLgQR jlg4e6uFd2xxQYhIJGTr1xfF216RCwYhKitzbfDg9+3N4butsijTqidO7PRwGJdLoYhoNOo+FBCC AIBgEIIAAAAAACA4hCB6AEIQAAAAyavDEEROpoWz0920QhCbNxdadvaFQxDqCaJ//3326rC9VhNJ tQ+eeCKwniD89MGhqqqKdiAABEhFCAIAAAAAgGCoCEEkOUIQAAAAycu15eKPsYoK33AYkbbgQTR6 8eEwiovzbcGCMlu6tNSKikKBhh8Sh8PIzs527cCTJ0+64/afCwCgawhBAAAAAAAQHEIQPQAhCAAA gOT1aXOzfdrYaNXLl1t+ByGEzsjPL7DS0jwrKcm3/FDYQoWF7ZbpCgUgYrGY1dTUWHV1tVVUVLgP DLQBASBYKkIQAAAAAAAEQ0UIIskRggAAAEhiLS3WHG+E7xs3zvK62IODwg+zZ5fb/IXlVhrKtF2j RllI2+ri9jw5OTkWjUbt4MGDtn//fjtw4IDt2bPH6urqrLm5uf25AAC6hBAEAAAAAADBIQTRAxCC AAAASF6uJ4j6ets9a1aXe4KIREK2bVvUMrOiFinIt2hGRrtlLoeGvtBjbW2tCz6cPn3aGhsb25w5 c6bdeQAAuo4QBAAAAAAAwSEE0QMQggAAAEheri0Xf4xVVFh+fn67QEJnFBfn29y55bZwYVl8OmSh SKTdMp2lITDKysqsqqrKBSBk796951FvEA0NDfQGAQABIQQBAAAAAEBwCEH0AIQgAAAAkpfXlisq KupyCEI9QWRkRF1vEJFI+/mdpR4gFH44e/asO6ampqY26gFCwQePlvGfCwCgawhBAAAAAAAQHEIQ PQAhCAAAgOQVRAiipCTf5swptwUL1BNE17Yh2n84HLZIJOIePdFo1PX+QE8QAHB1EIIAAAAAACA4 hCB6AEIQAAAAySuIEEQoVGCxWMii0ZCb9s/vrOLiYistLXWPifSaPjQcOnTIWlpaHB23/1wAAF1D CAIAAAAAgOBcKASh3m3r6+vbQg/6opfufROC6IYIQQAAACSvIEIQQcjNzbWTJ0/auXPn3DEl0nHq AwJDYADA1UEIAgAAAACA4PhDEAo4nDp1yrKzs9uG+z19+rS7HpqTk+OeE4LoZghBAAAAJK8gQhDq /UG9QEQiIQsVhC0Ui7Vb5mK031h8nTNnzrgQhIa5uBh6gQCAYBGCAAAAAAAgOP4QhHp/aGxstD59 +tisWbPcNU594WvMmDE2ePBgd32WEEQ3QwgCAAAgeQURgohECiwrKxpvn0UtEsqzovXr2y1zIaFQ yD0ePXrUtfOUgL4YfVjQBwR9UPCfCwCgawhBAAAAAAAQHH8IQgGHpqYmS09PtzvvvNOWL19uM2fO tHvvvdddH9U8QhDdDCEIAACA5BVECKKyMtdeeWWvvfHmHqsq2ma7Ro2yUDhsBdLB8n7hsHqSiMYf wxekYxMNm6EbdQpEEIQAgGAQggAAAAAAIDj+EMSHH37oQg66npmRkWH33HOPPfDAAxaJRNxrmkcI opshBAEAAJC8gghB7NyZZ2PH1ti7k6utPJpl1ePHt4YgOljWT8NohMO5buy7C8nLy3Ptv/Lycqek pMSNl0cIAgCCQQgCAAAAAIDgXCgEoWExdE1z06ZN7l53S0tLWwCCEEQ3QwgCAAAgeQURgsjPL7DS 0jwrKcm3/FDY8ktK2i3TkaKifFu8uNTWrj1pp04dt+PH2zt27JidOHHCtfsSiwAEAARHRQgCAAAA AIBgqDoKQXg0/IU3BAYhiG6KEAQAAEDyCiIEoTDDkiWllrKi1IoLdljltGmdHApDw1uUWE3NUaur q7uoQ4cOubamHDx40A2HoWP3nw8A4PIRggAAAAAAIDiXCkFcyHkhiO985zu2ZcsWtzF1GYFr69y5 c+6beApBHD582D3Py9nuQhCRI2aZNWf+oPb3Ft55xH6+dIx9ZU5/+8t5A9v86Zx+NnDdAntvaZmN e6/QhR9k4oJiGz4t14UgTjd+5P7hVFRUWHZ2Nj9zAACAK+S15TTEhIIJGofuchUVhW3dulLbuKnU isO5Vr5kiYU7WM4vHA5bNBq2nTtL3P4VxNi3b5/7UKDhLi5EPUOcPXvWHbv/fAAAl09VXFxs8+bN 43M2AAAAAABXSKXrnBrqV9cwNQxGY2PjJWnZSZMmtYYg/uVf/sWWL1/u0hH+7nNx9ekitLopfvDB B62ystI937xxnd3zaB/bWvWRrQkf/IPoEUvPqbKbZ75mX3j7afuzd/u0+ZO3n7I+C6fYpJnZNmxS pv12cqs3p2TZoDGb7Ce33m0H9u913wTUuNAbNmzgZw4AAHCFvLacetlKS0uzrVu3Xrb09K2WlZVm WZlplr41w9J27LCt6entlvPT/tR+PHXqlDsOUchBzy9Fy/rPBQDQNfpsnZWV5b5twudsAAAAAACu jD5b60tfGzdudNcxFYjYv3//JWnZkSNHtoYg9CFd31ZYtmyZLV26FNfJtGnTbPHixW56/vz3bOq0 6TZ/8TJ7b+GSBPF5CxbbpLkzbfyc6TYhgZ5PnzfH5sxdYLPmnG/m7Pk2ecoUW7Jkidv+woUL4/uY z88cAAAgIAsWLHDtq2tNYWa16Tz+4wIAXH36/au/A3PmzOF3MQAAAAAAV0ifrRctWuSuf+q57nF3 hpadNWtWawjC9SdBURRFURRFURRFURRFURRFURRFURRFURSVxOVCEOpGQt8gU5oC18/atWvdEBXr 1693j2vWrbGUNcvjUtqsiFu+crmtWb7CNqSssvUpK9vo+crlKbZ4xVJbsmJZm8V6XLnM1q1fd/72 16yxFStW2MqVKwEAANDNqJ22avUq27hmo21avcnWrF3j2ouJVq9e7ZajTQcAAAAAAACgp3DXRlet aru3fTm0jgtBfO9737N//dd/tR//+Mf2ox/9CNfYLbfc4h5vuukmi8ViblxnBRb+6ut/bd/8ixvt f/35N//gv3/Tbvzbf7E/v/H/tS/+4/9tX/qnv23zhX/8G/u7G79pP/iHf7Pvf+Nb9v2/99xk//7/ /G/73r99x0rLSm3nzp1uDOlhw4bZxIkTAQAA0A29/fbbNmbkGOvzRh/rPby3DRsyzIYOHdpm8ODB 9tZbb9mkSZNswoQJ7dYHAAAAAAAAgGSka6NvvvmmLV682Kqqqtw99MLCwkvSffbXX3+9NQTx7W9/ 29LT0/29RFDXuJ5++mk7duyYm46Uhu0X37jTFt2+1mbetqTN9FsW2YaBm+y2jW/bl+e9ZH8+f1Cb L87rb69tWGRnJxfZqTEhOzmu1YfjI3bot5n2+O0PWMPHp62lpcWqq6stNzfXdwQURVEURVFUd6rD VYftlbxX7PGqx237yu3nJZrVq1dWVpZ9/PHH/tUoiqIoiqIoiqIoiqIoiqKSuj744APLy8tz02fO nLGmpqZLUk2ePLk1BPHd737XtmzZ4l789NNPcY01NzfbJ5984kIQ+mHqtfxYnt32D3fZgjtW24xf Lmoz7ccLbO3A9fbLdRPta3P621/NG9TmT+f0s9fWLrCGSRE7OjrX6sa2OjYu3/b9dqs9fscDdqL+ lLtQrt4gtm/f7n7m2ndpaant3r3btm3bZqdOnXJBicRj1PMDBw7YkSNHLCMjww4ePGg1NTWmoVTe f/99y87OtoqKCpfC+f3vf992TgAAALh8akudPn3astZl2ZC8IfZ42eOWsTzDBR8SaUi7nJwc16ZT e82/HQAAAAAAAABINirdg96xY4e7V/3hhx/aRx99dEla9t133/1DCGLz5s1tN8RxbemHoeBARyGI +Xessum/XNhm6o/n25pX1tkv106wr83ub381d2CbP53dz15dM9/q3w1b3agcOzKm1dGxebb3jfQL hiD0D2LGjBlOSkqK45UuwHv/yNTtssad1j+2cePG2fDhw23OnDk2d+5cS0tLs9mzZ7uumI8ePWrn zp1rd54AAADoHLXB1GbLWJ1x0RCE2mbr1q1zgdT6+nra8wAAAAAAAACSnnd/+kIhCPX6oN4h/K9f MgThlX+HWjGxLrS86nreCFfp4rGOIfG4Eud75d3oV3X0DboLvS56PbES53nvlX8dv+sdgjh58qTN mzfPja+ifygKNei4wuGwCzTogvqsWbNszJgxrjeIXbt2ucCD/s1oHBaFIRYuXGgjR4506x46dOi6 /uwBAACSmnoKi7fR1ObasnyLDc0fesEQhBeEWLZsmaWmprYFIdSebLddAAAAAAAAAEgCqguFIPRc oxOUl5e7Zf3zLhiCUGm4g8zMzPOGNdC0btZr6Az1AKBlvABBQUGBu7Gu51JSUuKGVVDphrgXFvAe E4MH/pNKnJe4jPe6F0jwl3exV8sVFha6E62rq3NDPSRuU8ejb8vNnDnTnYOSIrpwrO6EGxoa2oIT Kq1XXFxsx44dc8+9YIO3vRMnTtj06dPd+6EeFHRs3vlq2VAo5N4zr7x5/z97dx4lZZ3ne97bc3vO 6e7bM91zb9/T3Xfu6XvmzB/dp06fmjs1XV1aVlfZbqWluGGpKIIssgjIJi4IUiIuqCCyyg6yk+wg kOy5xJo7SybJkiySiewki5QC33k+P+rJCp4Mcg0gI31/q14nIp544lki0+SJ5/nE95e4Dv9xz549 3fbcjhDE/PnzXbBh1qxZNm/evJpt137rF0fPvfrqq/bhhx9a7969bdWqVW4MaoUe/C4SmmfmzJmE IAAAAJrKOwa7eumSfbNunS3OyLgWggjXHYJIHBojMzOz5njSP+6stQ4AAAAAAAAAaMFUyUIQuq/w wwsvvOAaDBw4cMDNX28IQqUL3xruoE2bNu6xHy5QLV++3C1w9uzZ7uK/Sitq166dffDBBzXLGDhw oOseoG+jKSigdhSVlZVubGMFE7ShsVjMTUs8Oat1nTt3zkpLS23Pnj1u5w4ePOiWeenSJRdIUFBB 8+7bt8927drlTvTu3r3bnej1Qwq6UK8uBpr/zTffdNO0vLKyMispKbGhQ4e6C/jvvPOOffbZZzZh wgQbP3682yetR/tUUVHhXte3b18X8vD3o6qqygUJCgoKXLcEBSjefvtt69+/v3vvFKrQMrRdel/1 WOtVOEDBEP+HoPdBQQPtz/Hjx+25555z78etDkFom/Re6D3Pyclx2+WHPHTrv6cKSyjcsmnTJve+ Klyi/Vd3CL0/2t8xY8a41xOCAAAAaAIFhr3j5G8eecQWLVli6xavb3AIQjIyMtyxqY5TdUytY27C EAAAAAAAAADSiSoYgtB1el2ffv755+3TTz9V0MG6dOniMgDKINQZgtAFbQUg9C2y7t27uxf4IQid PFU4QBe6NQyCFpidne3CDuoCMGLEiJpODwoZPPvss25ZChboZKyCEuoYoGETlMpQcECBCp2gTezu oJ1p27atCxWo+0Dnzp1d8EDfbtMyP/74YxdweOqpp2zQoEGug0LHjh3d6/zS6/zXan4FKfT4N7/5 jesCodIbo7CGlqughJalLhfqgKEAiObX8BTvvvuuu+j/xhtvuH0ePHiwjRs3zn75y1+6bggqBSgU +FBIZIlOWK9b5zpN6D3RD0jbOmfOHPderV+/3kaNGuW2Wfuo9+K1116zX/3qVy5ocKtDEOpUEQqF XBBDdaMAQ2L3imSlAIh+BgqA+L8zAAAAaDgdbZ3et88qHnnEMpYta3QIQjQ8hsIQ/uN4PO4+ABCE AAAAAAAAAJAOVIkhCF2HV25B1+91jV/XuxWM0LV25RJ0vbvOEIQWpI4EPXr0sH/8x390nQH8E6bq CqBuBvpm2caNG90CdTG/a9euLjTwi1/8wgUaVAoMaB51WtCF//bt29vw4cPdhX8NqaDwwHvvvWd3 3nmnCzT4F95Va9ascUELDS8h6jChjgmvvPKKe/2QIUPcTmundFJXQQMFDxR28KtPnz5uiAeFE7SN WqaGeRg9erR9+eWXLhShfVWXB71OnS3UDUEUhFBnCNE+aDu1z1q/vx0KRShZomVp2X5XDHVBeOut t1yoQYER/SB0q+CEXqsfigIkWrbCFwqBqLPCv/7rv9oDDzxwW0IQ/vve3BPjfgAmOB0AAAD10zGg 5G/YYKX33WdLV6xoUggiMQwhCuIqIZ2K4z0AAAAAAAAAuNlUiSEIBRw0usHixYvdF/vVFULXvNXg QTkBZRTqDEH4F7KVnHj99dfd/cTSxfNevXpZv379bObMmTXT1TlixowZlp+f74ZV0MKfeeYZ1zFB w148/fTTrquCwhEafmLatGlurI4OHTrUBCf8UqeGWbNm2apVq1zXBHWZUNhB9xW42LBhgwtjKPyg 4RkUQFCQQN0mFDTYu3evffTRRy6QoKEvtA0aOkNDZDz66KPuRLC6O2hbFETQ8nRf+6vXK/hwzz33 uO4QCiUoJKHhLLR/CmEMGDDA7ac6W+g57ase+6Vp6nKhH5CCIhqqQ0EK/WD0vul90bZqHx988EEX Rhg5cqTrBKEhN25HCAIAAAC3l47Dz54/b6u8Y8S9Dz3U7BBEYhhCt7m5ue5YkyAEAAAAAAAAgJZM FRwOQyGHixcv1gwDLOoOoUCEnqszBKGF+kMZaCGargv0/sV+f6FaqTpD+N9Y04V10cKrq6vdaysr K92t36JC3R60EaKWFAopaN5IJOKWr7E7dKvAgoZU0Gu1TD/JoRO2SnMo3aHt005pPv95UdBA2+iv Q9N0q5DCSy+95IIXWr5eq1ttm0oBDVEpGKGODZpH26xbLUP7q23W8rUedZPQND32fyBanrZb69d9 Padt1K2Wpf3VsBF6XkEOfwgKPd+hQwc3jRAEAADAD4+OdfdWVKQ8BOEHIdSNTMO++cfwwfUDAAAA AAAAQEugShaCqE+dIYjEhWsYiJUrVzqaJ7FrQ+LJU51M9Wm6blX+Y3+4C53c9efzq7y83C1/9erV 7lbBAM0fXKYfWPC/vaZbf13+rX/ff85ft261Lzt37nTPaVriPvil12t4jqqqKvc4uB69zt8Hf35/ nYnvRXAbEx/7r0vcBj3u3r27C2LoMSEIAACAHxZVKJplS6dOt30PP5zSEIQfhMjIyLDDhw9zDAgA AAAAAACgxVL5IQhdR1fAQU0X6qN56w1B+CtIrMSL/akSrJvRotcPUKiCzwX54YTg9JtF26ZOE926 dSMEAQAA8AN05cp3lpV1xT4bF7b1829OCEI0Zp6OAdWpTB8IgtsBAAAAAAAAALebyg9B6PHJkyfd SA310bwNCkHg5iMEAQAA8MN1rS5a797l1v2VuG1bdvNCEOoGIerudjOCxwAAAAAAAADQXH4IQtez Dxw44EZ8KCoqqpPmOXTokI0dO/bGIQi/c0JwhYkrvtHzquZ2jPCHmwhOb6jECj7X0hCCAAAA+GFS aSi4eHyD9exZaP0G5tvWpTc3BKFbpaI5DgQAAAAAAADQEqn8EMTevXstFotZXl5enTRPRUXFjUMQ fu3Zs6fmvkoX5/1whFpP6Hk/rKDSt8lUGzdutPPnz9dMV/lDTCR7nLgM/7FaWqxdu9Y99r+l5lfi /cTSdG2flp2bm2tDhw51O5tsG/39SNyOxOX68wWnBx8HfyBNQQgCAADgh8U/FlUYYeXKlbZmzWzr 0aPA+r12c0MQsmTJElu/fn3NGHnBbQMAAAAAAACA20nlhyD27dtn8Xjc8vPz66R51DUiaQhCJ2Q1 08yZM+3BBx90C9UKNmzYULPSnJwca9u2rW3ZssW9RumLqqoqu3Dhgu3atcvWrFnjTqpu3rzZduzY 4V7/zTffuNvdu3fbokWLrLKy0g4fPuyCDgoAKJWhMYr1vErPPfbYY269ater9W7atMmtU8GF0tJS tx5ta2ZmplueH4AoKSmxjz/+2J3kHT16tJuudS9fvtxt186dO13Iwd+u4uJiy8rKcuvVcwpQ6Bt5 OkFcXl7u5i0rK3PL03pVmkcBC62vuV0vCEEAAAC0fjrG03Gljh8vXbrkjp+VUF6wYIF3zLvwWieI WxCCEK1TreE4FgQAAAAAAADQ0qhSGoJQvfDCCzZs2DB74IEHLBwOW/fu3a1NmzbuG2N6/Nprr7kQ hO6rFEKYNGmS+xbblClTbNCgQS4Y8cQTT7jAw4cffmjZ2dlamXXu3Nl69OjhQg6vvvqqCzpMmzbN BgwY4JbphyCOHj3qHmtZ06dPd9NmzZpl999/v5vnzTffdM917NjRbY/u+6U2vx999JG7f/HiRRd8 0PN9+/Z1y5owYYILPYwZM8ZWrVrllqHtUHjivffec9urb+X179/funTp4gIRAwcOdO+D3hd1wHj6 6afd/ilAoQr+YBqDEAQAAEDr5ndUq66udh3TdBw9f/58F7pVKOFWhyAUPtZxJ8eCAAAAAAAAAFoa VcpDEAop6JthCgEcPHjQfvazn7n76gAxb9481yXijTfecJ0edDJX32QbPHiwde3a1W1M7969XUcF BRt026dPHxd0UHcGDaPx+OOPu64MDz30kAtC6ESsAggKFcyZM8ctU+t9+eWX3XYplKANHjJkiNsW LeOdd95xXScUbFAoQkEGfwgLBS4+/fRTty1Tp051gQttk7pOKOSg17Vv394mTpxoRUVF9tOf/tRt q7o8fPDBB67Lg7ZJr7n33nvdtih0sXr1ahs5cqR7H/7t3/7NvSfqEOEP19FUhCAAAABaL3/oCx13 Kqy7YsUKy8jIuC6UQAgCAAAAAAAAAK5R+SEINSiIRqMu5FAXzaPXJA1BqD3vqFGj3DARCgZs3LjR vvzySxs6dKgbckLefvtte/HFF123B4UZ9I02fYttxIgR7vUagkLDW6jTgi64qyuDOkCoK4S+8aZO E9oInfxVuEAbo44Mzz//vOsmoROz6gTRq1cvFzRQaEEBBXViUOhBF/AVxNAOjxs3zgUkPvnkEzem sSiUMXfuXLcenWTWG6X5FZQoKChwoQV1j1DYQUN4KNigbdS2qtuElj9jxgwX3lDnB3WS0HYqvKHw hb69p64Wn3/+uRuqo7ljKROCAAAAaJ384S8UgFi4cKE7Zva7PyQiBAEAAAAAAAAA1ySGIHQeU9e2 1XyhLppHWYakIQh/oboQrxO2/mMNK6EL9Zqmi/7+rQIHmu6X/zr/VvOo/NfoArzfsUGP/eVquv8t ucT7/nL0Gp+/rMR1qfw3Rc9rPm2bv4xkt4nLSrZ//nwKPQwfPtw6dOjgwhr+a/Wa4A+kKQhBAAAA tD5+tzANn6YAhLpABMMIPkIQAAAAAAAAAHCNSiEIjRCha/dnzpxxjQvqo3nVyCBpCEIX4f1bX2K3 A39asnmD04LLCc7nLzd4P7jM4OMb3SbOe6NtDs5/o+X6tBx1u1B3i8RtDK6zqbQcQhAAAACth0qd zdasWeO6n9UVgBBCEAAAAAAAAABwTWIIQtfOT58+7YIQ9dG8NwxBoDa/e0Wqgg+JCEEAAACkP78D mkpt1zRsnD8EhkIQdcnMXGDduxfYqwPybMuSabb3wQdtiff6tYvW2ZuhN61jcUfbsGBDrdc1lYap IwQBAAAAAAAAoCVSEYJIc8lCEOH8XHv4/37Mpty3wMb8+7Qao++aYotfXWL3ZXxod4zvYf9pUp8a d4zvboMyptnZT0JWOWyLHXn3mqPDt9m+N76yTm3a1YQgSkpKLCcnp+ZEPUVRFEVRFNW80lBp5eXl tm/fPtu0aZOtXr3a1q9fb+vWratXTs5KGziwzAa/s8uiaxfYkaeftrWZmbZtdZaNKBphvff0ttyV ubVe11TathMnTgR3gaIoiqIoiqIoiqIoiqIoqkXUkSNHCEGks2QhiOxwlnV4oJNlj4zbpo9yamx8 L9uyp+TY+7nLrNvWudZn28IaXb3HM7euteqvdtuZVZ4115xdU25HFxdZl2c72InTJ10IorS01BYs WGBFRUWWn58PAACAZigsLLRoNGobN250AYisrCwXOG2o3Nxs27Ah4r0+YqGcLIutXXttenaubQpv ssxIprsffF1TZWdnWzwet4KCglr7AgAAAAAAAAC3U3Fxsfsyl0IQ6sBLCCINJQtBZG3Lspe6drFw UYFlxSI1tkXDFgqFbGTWCuuVtdAG5GTUeCVrgc3ett6q15Xb2a/K7czaa86u22NHl5ZYl+c6XheC mD9/vvsl0glwAAAANE9eXp4LFTRFfn6BFRXlOfne4zzvIN9NL8i3ovwiK84rdveDr2sObW9wHwAA AAAAAADgdtP5S+UXCEGksWQhiHAoZL9p87hN/3KhjZs8o8bnk6bZkoVL7d55Gg6ju/3FxD417hjf zV7TcBgfXz8cRhXDYVAURVEURVEURVEURVEURVEURVEURVFpUgyHkeaShSBCubnW5omnbM7CZTZl 5twaX0z/0lYsWWltFo2yv5ra3/7b9Ndr/OXUfvb2sll29vOoHf0w26pGXvPNx7lWMSzTOj3+fE0I Yvv27bZ161Z+5gAAAAAAAAAAAACAFkO1f/9+QhDpjBAEAAAAAAAAAAAAAACEIFoFQhAAgNZA/35R 1+r7K1dqvT9ova5+f9X7oZtdvnLZjU+X6Ir3u6DSbfC5m0Hr0X+LwW3Etb9RN+PncPXq1Vrramm+ 97aRunFdttv7mSj4O9VSBLczLXj/nbeE3/ZUbcPt/t0EgFTT37UfYukTQfC9AADUL/gZpSUKbnNT 6HxFcLm3U3D7gIa4fFXnRlN73k114MABQhDpjBAEACDd6d+ub6ur7WBmph1Yv/6mO7Rxo1Vu2VJr el2+3rSp0a9pigrP+ePHuRD9A/H9d9/b0XNH7cC3B+3C+W+t+vz5P7pwwU57/11UHTtmp8+edY+v ez7g3PlzTnB6Y5w9d85+X0cgSRfmLl+96uhiYXB/Wiv/ePvUqVN28uTJlNGHr6NHj7bo/961bdWV lbY/yd+rm+HI5s1OcHpj6d+TKu/zSnB6qul9OVFWdtt+hpcuXar1e1UX/Q6f9/5bD05vCJ0IOOf9 jQhODzpx4oT73Q5ua0unn+El7+9sVTxulbGYVTXC0bw8O1pQ0CzfeI54Dv3hfvD5xqryVB854i6c +X+3m+vK94Q0Adw+7pjE+7t2JMnf4ZvhqPfvgQSnB+dJdj+V9G/SmYoKdyJf74Ev+P4AAP7InWf8 9lv32ST4eaUh9LlHn3+C02/k7NmzDfqslChVn5v8fQ1exP2js3am+rxVV1e77az9fONoGVpWcLpP 7wP/TqHRfn/Jqg9v936/vN+xFP2uygXvM/6OHTsIQaQz/6QsIQgAQLrSCR1d+I+PGGHR4cMtdhPl e+tY27evffHEE+5+8PlkNN8y79/ZGc880+DXNFXEc3r/fveeBN8ntD7m/X/52RXWdX8X27Gl2ELZ 2TXyolFbMHeu3XfPPTZ7xgzLj8Wuez5R2JObnevocVaSeRoix/tQsL2oyA7s22f79+y5zr7ycjt8 4ID93vsAccH70PCt98E2uD+tlbo1bNiwwQoKCuzIkSN26NChZqusrLQi772eMmVKiz6m1t+i4zt3 WjjJ36tU09/X+R072rwXX2zW39r4e+9Zzttv29hHHnH340nmSZWQ5+DGjbflb7Y+9128eLHW79aN 6LPiHu+/5cWLF9vhw4ed4Dw3ot/7qPc3afXq1fX+N3Dw4EE3jz6jBre5JVNY4Iy37VP+4i9s/J/8 iU1shAl33GHjm2mSZ7jnVc/kJM831qeenIED7Yq3bwp3pMK3v79Y630DgFtFVTh6tI1O8nf4Zhjt /R393BOc7pvwH/6D+1ub+PhmGOXZ+sor7nhU/7YmCr5HAIBr9FlJFz/12ST4eaU++iyjzz2xWKze zz7+/KFQyNauXdug+X2p+tykjpUKVeTm5lokErme9xkuEs612MYltmXrVguHw+5zXa35Gkivzc7O dheUky1H27Br1y63TcHtBG7se7v8/e/tcHSx5eZku9/TeDxu+fn5Tjwe8/57jDaY5vdfW1hY6P77 zMrKIgSRrghBAABag+//0KLqVpROoZ28dCk4uc666Dnz/Y2/IZ/K0rctg+8PWif9MuZYgT3+3n+y eX/79zb1b/+2xrS/+zsb/9d/bUPvuMPG/tVf2bS/v/75RHM83f+2n/X5267ecv7WlnmmJJmvISb/ 1/9qk/7Lf0lKz838h3+wRXfeacdLSn4wH2x1fK2ODbrgrNJJ6FTQ8nSyoqV/S+LW/XU2O+e9L+f+ MAxMc+v4H35eN7vUISX4nt0q+t0J/l7Vxf9dDk6vj0odJI4fP35tn5PMkygt/zboc7X3Wfdkebmd 2L3bTjbQ2X37bMMLL9hI72/1mGYY5xnm6eNRqCL4vIz9w3zB6Qo96EJd4rTPPJP+43+0Gd7f7Rl/ 8zfNNs7TteQ37u+BuhjVev8A4CbTv2HnT5xo1N/opjq9Z49tXrTICjIz3f3g86e8fyu+2bnTlk+d 6p7fG4lY5rx57jVbMzLcbaps8mSvW2d5eXk1FwR04UlhRv2bG3yfAADXNPazkk+lzz36/NOQzz4q dUZQZ4eGzJ8oVZ+b1CFQHRhq8fbh3Llq+/bscVu/fn3NeY1a8zWQXqsvcyjwcKPlKHwS3D6gPvpP 6WT1RfvKO+ZRoEjXoPft22vl5WXeMc9Rq6o67TlVr6NHT9uhQ5W2e3eZ+xKIwkY6fqITRBojBAEA QOP4H4SC0+uib/mm6sMJ4FMIItuK7NH+d9i0P1zc8ulily5s+d8I9i9+JTPd89s7OtoLdzxl87z7 u++4dkEsOF9zaRt0oe+rNm1+cMeB+puR6rBCU/4WtXap/FvLe5tcU9+XVP5sWiz9N6kTl42gyvvg A5vyD/9gs5thnufTv/s7e/0//2ebn+T5L//H/7Av/uZv7LO//Et3P3H6p3/+5y44d910z6y//3ub niTQ0BSEIAC0BAqLB/8O3yx+Bacnm+db79/HE9XVdvibb2zF2rV26vx59zhVjp/SSf2j7qLc5s2b 3bdwdXEu1cemAIBr9LmnMd3+WsJnJW3DDV3x/tXy/g2tNb0JtJ/6TBmc7uPfJjSFPmdW791ruzMz bU9Fhe3Zs9cOHPjaKioOe8dA3vHQie88v6/XyZPfWVXVGffa8vK9rqvrrFmz3PVs/X4SgkhDhCAA AADS07UQRIE99vaf2pd/9uc26c/+rElmezr+WU97+c/a21zv/vok86TKGM+ml17iOBAA/kAdJIJD RzSWhq2IR6M2bcqUpENYfOetQ0MVxSMRdz9xerb32fx4VdV1028GhsMAgOT8YKtOriuc4H+7N9W0 XJ2X1Td+ta7gdgAAAKQjHddcrK62aE6OZW7YYNu2ZVtBQbmTn19qeXk7PbsaYKebv6hor+XmRi0z c53NnTuXEEQ6IwQBAACQnhSC2GZhe2HZv9rGbn1teY8e11nhWfmH2+BzidZ4xvX4wib1GGurvfuL ksyTMj17WvzTT63aO+7k5CsAXBvSS99Obg5VQVGRzZg1y90PPv/9H+ZR6X5wugaRSZx+M1z5/vZ+ uw0A0sHNPj7WeV++ZQsAAFqby1eu2PkLF9zQMho69vjxY81y8uQJN0TLjh07GA4jnRGCAAAASE9+ COL5Rf+vZb7YzZa91NFWdulgSzp0tKUdOtiyzp1tRe/etqxLF/d4aceOSa3yjO44zsZ2HGWrvftr k8yTCku8bVjcvr3lDB1qp/ftu+kneQHgh0Klcd6nT5/O52wAAAAAwA+OP+RKqqgOHjxICCKdEYIA AABIT4mdIDZ1f9Xmd3zFJj/5qq3q1d3W9OplE555xv79v/93G/PUU/aV93h59+5Jre7ewyb1mmST e31u67z7xUnmqeG6ObxSe3qNHrayZ3dH9/3py7Qebxuy33nH9q9YwXEgAKSQihAEAAAAAACpodq/ fz8hiHRGCAIAACA91XSCyPj/bGOnnragfVeb8VQ3W9G1k6erffnb39rb//zPNrNtW1vx8suuM0Qy 67p1ssFtptq7j4+3r7z7GUnmqdHpJVv+Qlvvfpfaz3Xu5IIPs5/parOe7mRLOnWwjI4dncXqROHN s+HVVy3Tc6ykxKWqg/sEAGg8QhAAAAAAAKQOIYhWgBAEAABAelIIYqtts67b21nBwnWWtSTDcpYt tm0ZGU72smUW946zc7xbf1oy0VWLbNwHuTb5k20WWfnH19eyZIltW7zQsmaNvXY/+PyylRae+o7l zF9l4dUx2xPKsrLs7BqlWVm2ffNm2xuJ2Ldnz7rjzuA+AQAajxAEAAAAAACpQwiiFSAEAQAAkJ6u dYKIWLv5P7Z1z3a0jHbtmmTFc+3s8w6f2fgOH9ny52o/X8vzL9aeJu1fsqW/+r8s3KOdxd4cZKEB Ay008HphT9aAAXSCAIAUIgQBAAAAAEDqEIJoBQhBAAAApCfz/r/FNlvPI72sLLbPYgUFTVNYaPmF eZZXmO/uxz26rTXfjXjzRvLzLTt/hxUvfN2+O1VuV73jvCt1+P7y5Vr7AwBoGhUhCAAAAAAAUkNF CCLNEYIAAABITwpBbPT+1/nrzlaaU2qRSCS5aMwi8cLa091zUcsvKLDCwsIa8XjccnJyas97A6FQ yEq847vD3rHk2TOn3THelatXXaeHpLznGAoDAFJHRQgCAAAAAIDUUBGCSHOEIAAAANLT1e+vWv73 +TZ8z3AryS25LpgQjUYsHg9796MWzd1m8fVfXgtDJMyjsIMO5F9+uZs98cRv7MknH7U2bR6zFzt2 tEWLFnnLiDrB0ENQrnfsWFZWZhcvnrfTZ87ayZMn63T8+HG7cOECQQgASBFCEAAAAAAApA4hiFaA EAQAAEB6unz5sp2uPm250VyLhK8PQGRnR23t2nyLxaMWzt5q2xZPs0js+hBEzHucnZ1to0a9a/fc 8zv79UO/syGD+9lHQ4ZYVlZWgwIQvnA4bBs3KhARcp0hklFYQuvThbrz588TggCAFCEEAQAAAABA 6hCCaAUIQQAAAKQndYL4+sLXtqxwmcVD8ZpAgjpArFuXZ6NGlVlBQciys+O2cEmZxaLqDPHH4II6 QeiYrFu3l+xHP3rU/p//+bi1efg+e+mee2xxRkbDQhDhsEVdCCJiCxcWWW5uknmSOHXqlBsaI7hP AIDGIwQBAAAAAEDqEIJoBQhBAAAApCd1gqg+W23xcNx1YvADBgokKAixY0eOu//HoTGuDyIo5KDu DNOnT7URI8bb+x+Mt3FjRtuC0aOtsLDw2jyRqMXC13eQcDRURihkxfPmuSCEHidbxx+3Kewu0FVW Vtrhw4ft3LlzdIIAgBQhBAEAAAAAQOoQgmgFCEEAAACkJ4Ugzp49WxMy8AMHfieI0aPLLBYLu6Ex FIQIBhNEQYiKinzvwPyYjRx1zL4u3mbnnnzSQrGY91zMtsW22eb4ZotFkgQhJBSqPa0OGhZDQ2Ic O3aMThAAkCKEIAAAAAAASB1CEK0AIQgAAID0FAxBKOig0INus7KitnZtvm3YkGdLlhRaXt6NuzTk 54ds4cJiW7Ks2AqzN9n+wYMtHI1aQbjA5hfPtwk7J1hRqOi614RjNwhF3IDCDwpc7N6923bt2uU+ FGj7g/sEAGg8QhAAAAAAAKQOIYhWgBAEAABAekoMQUQiYcvJidqmTXEXgvCHwPCDEcFQQiINmZGf H3ZBiXAkaqGiPwYeNBSGG24jkrCMaNTyNmxww2EEl5XMtYBG1HV/UF29epWhMAAghVSEIAAAAAAA SA0VIYg0RwgCAAAgPSWGIKLRkG3eHLdlywpd+CEYRGgIPzgRnB6kLhFFGRkWzc5294PPB+Xk5Nje vXtrjv10vEkIAgBSR0UIAgAAAACA1FARgkhzhCAAAADSU7LhMBRiUGeHYBChLjt25Nh77+1xsrNj 9XaOkHBenusIEZyejLYtHo9bYaGG5chzw2FcvHiRIAQApAghCAAAAAAAUocQRCtACAIAACA9BUMQ wfBBQ+3cmWNDh+6zIUP2egf2sQZ1g2gsf0gM3dexICEIAEgdQhAAAAAAAKQOIYhWgBAEAABAekpV CEIdJHJyohYKRSwvr/GdJIJCoZDleseTibKzs+3kyZM1204AAgBShxAEAAAAAACpQwiiFSAEAQAA kJ5SFYJQ6KGoKGSFhaFmByBk586dVlpa6oa98Gmauj+orly5UmtfAABNpyIEAQAAAABAaqgIQaQ5 QhAAAADpKVUhiOLiXBs3bpdNmbLDhSGCzzfWnj17rKKiwn1QSFReXu4CETrm1LYH9wcA0DSEIAAA AAAASB1CEK0AIQgAAID0lKoQRElJro0aVWYTJuyy4uLmhSA09EVWVlYt+sBQXFxsO3bssEOHDhGC AIAUIgQBAAAAAEDqEIJoBQhBAAAApKdUhSA0BEZBQcjy88PNGg5DAQh1gNCHghMnTtSibVYRgACA 1FIRggAAAAAAIDVUhCDSHCEIAACA9JSqEEQq5EajVnHwoF29etW5cuVKLTrODO4DAKD5CEEAAAAA AJA6Ny0E4VdwhTp5mliapoUlPvZfr5OvwdffKiqdlNY2JG6XaHpdlWxZ2u/g9GTLCj6fbFoQIQgA AID0lCwEEYtGLB6J1YQTYuGYxcNxC0eaFpJo0OvjcYt6x/PnvGPJK7fxGBwAfqhUhCAAAAAAAEgN VUpDEH6gQRfIR4wY4UIE/jfGFASoqqqyDz74wF599VXbuHGjm1cnf7WwpUuX1nzLbN68eW6s4RuV H05QBXcq8bnEeRIrMXjhl9/WV+ufPXu2HT161MrKymzhwoXXLfPChQs2evRo69Onj9vPvXv32ttv v21Dhgyx3bt3Jyzx2nbOmTPHysvL3eNgCETvh5bTu3dvGzhw4HXP6bWrVq1yAYeGVK9evezw4cOE IAAAANKEjj/PnTnnQgqhcMii0Yht3hqz9aEt7r4CDJvjm21t/lo3T63wQj30+k3xTbYub12dr88J h600K8sua8gLhroAgFtORQgCAAAAAIDUUKU0BKHauXOnTZkyxV544QX32A9BqBRu6Nu3r8XjcVu2 bJkLBeTk5Fj//v3t008/rVnGa6+95oIBRUVFVlhYaAcPHrS1a9favn373FjF6nigdWzZssWdPPbX ofsKAsyYMcMWL17s1rFixYqaAMa0adNsz5497kL+ggULXEBB267b8+fP13RmeOWVV9yF/g0bNtjg wYPdtEWLFtnkyZPd+vVahTgGDBhgw4cPd+vS85999plVVlbaxIkTbfny5e512rdoNOr28/jx4+7N 1jaMGTPG1q9f7+bXvih4of1V+OObb75x869evdq94TNnznTfDiwpKXGvLS4udusfN26ce31eXp49 8sgj7nWEIAAAANLDlctX7Mj5I7Yyf6XFQ3HLi0ds2co8m56zxGKxsOWH8m1x0WKbsGuCFYWKaoUX 6pMfzreMogybvn26FYYKaz3vC4dCdvTECXdsd8U7Hg4Og3H1qoK8l71jZYbGAICbQUUIAgAAAACA 1FClNAShi/3t27e3qVOn2mOPPeYW7ndY0K1erI4PH3/8scViMfviiy9s0KBB9u6771rXrl1ruh6o q8I777zjqOuCAhKPP/64DR061IYNG+aCDu+//749/PDDdurUqZqhM1QKFrz44ovutW+88YZ17tzZ dWj48MMP7dFHH7Xu3bu71z/xxBM2atQo91idKRTQ8EvdGRTiePLJJ936ta1ad7t27dybpfK7N6xc udJte6dOnVwwQMEF3X/99dddqEEdMRTk6Nmzp+saoXVpmXfffbdbroILfteMzMxMmzRpkgtxKBSh AEVpaak9++yzLmihkIXe6/fee89ty5tvvmkHDhywNm3a2K9+9Ss7efIkIQgAAIA08f1339v5q+ct f3++hUJRi+bFbNPGuOVuy3edIDSERTyab/nRIgvHohbKz3ehBb+rgzo9xBKGzghqaCcIHcMrbKtO aBqeQx8KfGfOnLZjx85YRcU57/Epd+ytY86LFy8ShACAFFERggAAAAAAIDVUKQ1BqAuELtTrov6P f/xj17HAHxJDtwoDZGRk2KZNm9wF/jVr1rgFdejQwXUyULcGnVBVJwh1XVAYQuGE+++/390+99xz LjChzghdunSxn/70py5EoPKHuNAQEuqQoM4M6gShwEV2drYLJSg4oOCFdlrr10kGhSkUXPjkk0+s urraXeTX0BK7du2yzZs3u+E71JVhwoQJLlihkILWoW4WWqb3Jrh9UncIzaMODZpPoYtQKOSGyigo KHDhB4VDOnbs6Lo9KKih59QFQkNuqLTv/fr1s5dfftl1eOjRo4cLHCgoovdS4QyFQPTeqEvFPffc 415733332b//+78TggAAAEgzdtXswKEqK1iz1HZtXGEr1pR4x5Nxi8UiFvaON/MyM63AO/bMW7fO dk2YaLmRHFtYssjywnm2vGB5nQGH7bnbbVTZKOtf0d9Kc0prPZ9Ix63JRCIh77gvYkuX5nvHtHF3 /Kzp6nCmjhDB/QEANJ6KEAQAAAAAAKmhSmkIIrH8zgr+N8QUgtCFfQUkFEDQ8A5+qVODTqYqLKDw gUIJGjZDtxUVFS6ocOHCBdcdQcEGBQ0UBlAnB22QfwJW61D3BQUEdDJXw0SsW7fOysrKrLy83L0m KyvLhQUUWlBnBgUxtF4FHbQNGm5iyZIl7ptweo0CD3q9ujsojKFhORRm0FAYCkJoqA4tV/QabbMC CQpLaJvUwUGdJzSMxltvveVeq2/bKdigbdO6tI/XWg1fdcNoaHgOPf7yyy/da/VeallaprpbaBiQ WbNmufvqBKFuFA888IA7GU0IAgAAIH3o+O/rygqbPyNsi76MW3FJyA2F4cIJ3jFj1DtGjXnHr9Hs bMtbv951h9gS32LRSNS2xbZZdjTb3Q+GGkTT9fzW2NYbzlOfcFidIsLeNuW6oel0PK9h5NTBLbgv AICmURGCAAAAAAAgNVQpDUH4C/a7Mii0oG4GGgpCwQe1z02sxA1R6SSwLv4nlqapNJxGslLgQevQ 8BS61Q4Fy1+GX/6ykq3Lf063/usU0lBoQZ0bFDSoq/Re+J0d/Pch2XqCj4PvhX/ff62/rBuV3mMF JghBAAAApA8Xgji83xZn5Nmy5UWWl6fuCwlBhGi0hjpDaJqGudCtgg2ioEJ+fsgTdvcTX6/hMvz5 G0JB5RtRaFi36l5GFwgASB0VIQgAAAAAAFJDdVNCED4NL3HixAlH3RduxjfG9E00fx2ii/TBeZpL J6d1svfSpUv1nvDVm+N3v7gVtC69r926dbOvv/6aEAQAAEAa0XHm/v0VFolkW15e7RBDQxQWhmzm zO02d26JFRQEQhSNpI5lN6Ln1QlNHdoUGA7uCwCgaVSEIAAAAAAASA3VTQ1B6OSoQgO+4POpoI1J XMfNCiBoXxpyspcQBAAAABpKIQgNM5GdnV0rkNBQGj4jMzPPNm6MWywesXBeXq156qNh4TSsnEK/ Cv8q6JCMnrvVx7sA0NoRggAAAAAAIHVuagiirhOjdZ04vdH0xkrVclo6QhAAAADpSyFbHWCrw4KG mgiGExoiGo1YVlbMsrNjFgvlWsHKlbXmqY/WrW3Ys2ePnTt3zh3zKfCQjDqxKSwR3BcAQNMQggAA AAAAIHVuWghCM9T1wV0ne28UUtBJ1VQMm9GQrg2tASEIAACA9OWHgwsLC103hmA4oSF27cqxwYP3 2Yj399qugi1WOnasRf4wfEVjKAiRk5Pjhr6IxWK1hsPwab7jx4/ftE5vAPBDoyIEAQAAAABAaqhS HoLwa+XKlTX3VTpJqmCCavLkye4Eqtr/BmvFihXu22eJFZxPy/Ir+JweHzlyxD7++OOaaYnb5Qc0 ghV8c9IFIQgAAID05R/LFRQUNDkEUVqaY/36HbC3h+y30u3brGjx4lrzNIZCDpLrHVMqFOHzH+s4 8NixY4QgACBFVIQgAAAAAABIDVVKQxA6ETplyhTr16+f/ehHP3JBh02bNtno0aPt5MmTbgVjxoyx e++9151EVWn847y8PBdcWLNmjS1atMhOnDhh77//vq1du9Y2bNhgpaWltn79evfc0KFDXZtevW7k yJFWWVlpq1atssGDB7tvrKmqqqrswQcftBEjRrgxlrXBM2bMsE8//dRdxF+2bJk23qZOnerWk5WV lbYncQlBAAAApK9UhCDy80O2cGGxLVlabAXhbbZr4sQmdYLw+UNjHDp0yA4fPnwdHbPr+Fvd27Tt wf0BADSeihAEAAAAAACpoUppCELVoUMHW758ub388su2e/du+/Wvf22PPfaYCzAorPDZZ5+5kIRC DCq1/v3oo49s4sSJtmTJEuvTp4+VlZW55Sj4MGzYMDfvO++8YwMHDrS+ffvawYMH7YknnrAnn3zS dXxQkOH555+3vXv3umXq5GyXLl3cCYQPP/zQTVu8eLFpWxW4eOONN9xznTt3dqGNrl27unnS8UQu IQgAAID0lYoQRDgc8V4fcmGIcCRqoaKiWvM0hJaTn68uELluW3RBLpECzkePHk3b42YAaKlUhCAA AAAAAEgNVcpDEAoUVFRUWPv27d2H+EcffdQGDBjggg3q9DB8+HBr166dCzaoS4M2RN0dnn32WTt1 6pR1797ddu7cab1793Ybp6BC//797ZNPPnGv+clPfmIzZ860F1980Xr16uVOxuqi/F133eU6QygI oZDEU089ZaNGjXLdHoqLi61t27b205/+1HV9GDJkiO3YscOtQ10lOnbs6DpBpOPJXEIQAAAA6SsV IYiiopBNmbLTZs7eacXhzVb+/vsWVieIRnaDiEZzbdGiPMvNLbGSkmJvuUUusOzTNqpDm47hz549 64a6C+4PAKDxVIQgAAAAAABIDVVKQxA6EaruDdXV1fbll1+6rgtqpTthwgT75ptv7NKlSzZnzhwb O3asHT9+3DZu3Ojm1QlWLePq1auWmZnpxhjWrYIJGhJDK9Ny1ElC9/W8XqPlqE2vhtxQSKK8vNwN n6EdUVBi8uTJbmgNfWNN92fNmuWCAhrLWENm6HVa1rp169IyACGEIAAAANJXKkIQ0WjEO76NWm5u 1KKRsEWzs2vNUx8NgbF//y5bufKMHTlyxTsO/95tW5C2VceDug3uCwCgaQhBAAAAAACQOikPQfgL VRgiWH6nhcTHqsRp/uv95/zHwfKfv1Elrl/zJs6voIU/PfE2+OakC0IQAAAA6SsVIQhREELc43o6 QCjwoHVJrnfcKAoJl5Xt9rbprHeEV3eHh3QNDwNAS6UiBAEAAAAAQGqoUh6CwK1FCAIAACB9+cdy CiZs3rzZtmzZ4oZv05BvwfBCXa4LQdRB61GHNR3PlZSUuG5tOsDXsHR+OFmhYUkWdkg2DQDQPCpC EAAAAAAApIaKEESaIwQBAACQvvxjOV38UkcGhRQkGF6oy3XDYdQThFD3Bw0rd/jwYTes3JEjR6yy stLRsaQ/XY/97fNpaDsdC+o2uB8AgKYjBAEAAAAAQOoQgmgFCEEAAACkL/9YrjnDYRQVhWzKlJ02 c+Z2KyysfxkKWWj4C38YjKDs7Gz3XHFxsaPQhLZv9+7dtnfvXquqqnLDzwX3BQDQNIQgAAAAAABI HUIQrQAhCAAAgPSVihBEqvnhCA3LoQ8Kur9jxw53HKjtDe4DAKB5CEEAAAAAAJA6hCBaAUIQAAAA 6aslhSC0flHHh3379rmuD+Xl5XbixAnX+YHuDwBwcxCCAAAAAAAgdQhBtAKEIAAAANJXSwlBaN1H jhyxs2fPurDD1atXaxB+AICbixAEAAAAAACpQwiiFSAEAQAAkL5aUgiiurqa4zsAuA1UhCAAAAAA AEgNFSGINEcIAgAAIH01LAQRTTLtj8LhiOXnhy0vL2xhb95QYWGteerjd4JQXblypV7a7uC+AACa RkUIAgAAAACA1FARgkhzhCAAAADSV70hiFjcYhsWWzR7s0WisdrPe0pKcm3MmFKb+EWpbQ9vtP2v v27haNSbv+7wRKJwOGxRb/7S0tJ67dy5031wYJgMAEgNQhAAAAAAAKQOIYhWgBAEAABA+qo3BCGh HIuEb/Ccp7Q0xwYOrLAhwypsd/grO/booxaOxRoVghAFIXK948j66MPDsWPHXEeI4P4AABqPEAQA AAAAAKlDCKIVIAQBAACQvhoUgqhnOIxdu3LszTf327sj9ltZeK0dffrpJoUgGkpBiOPHjxOCAIAU IQQBAAAAAEDqEIJoBQhBAAAApK+GhSDqpk4QAwYcsCHDDjSgE4Q3LZaXZHrD0QkCAFKLEAQAAAAA AKlDCKIVIAQBAACQvlIRgigqCtmkSTtt+oydVhLebHvefdfCCkAkC0GEcyy6abnV110iqXDYorGY 7d5bYdVnz9rly5dr7Q8AoPEIQQAAAAAAkDqEIFoBQhAAAADpKxUhiMLCkM2evd3mLdhuReEtVjZq 1LUQRJJ5I+GQRbettSaFILzXhLK3WmlkrZ2/cMFte3B/AACNRwgCAAAAAIDUIQTRChCCAAAASF+p CEHEYmHbtClumzfHLRYNWzQnp9Y814nGa09rgNxQ2EryI3a0cLX9Psm+AACahhAEAAAAAACpQwii FSAEAQAAkL5SEYJQJ4iZM7fb3LnFVlAYtpC3rOA8zRUOhy0Wi9nBQ4fsUOUxq66uphMEAKQIIQgA AAAAAFKHEEQrQAgCAAAgfaUiBBGLRWzLlrh3fBa3WCjHCpcurTVPc2nbDh486I4FFYDQLSEIAEgN QhAAAAAAAKQOIYhWgBAEAABA+kpFCGLXrhx76639NnzEXttVsNnKRo+2cDRaa77mUicIdYQoKiqy 8+fPE4IAgBQhBAEAAAAAQOoQgmgFCEEAAACkr1SEIGKxsG3eHLctW2IWjUctZ+fOWvM0l7bt2LFj duHCBbt06ZJdvny51r4AAJqGEAQAAAAAAKlDCKIVIAQBAACQvlIRgigoCNncuSW2cFGJFYa3Wtln n6W8E4Q6QOiDQ2VlpR06dMjOnTtHJwgASBFCEAAAAAAApA4hiFaAEAQAAED6SkUIoqgoZFOm7LSZ s3ZacXizlb///rUQRDODEAo+5HrHlb6ysjKrqKiwPXv22NmzZ+kGAQApQggCAAAAAIDUIQTRChCC AAAASF+pCEHk5YVt1aoCW/NVgeVFsq144cJa8zRYNGY53rFkdna2xeNx27FjhxUVFbkPDfogcOLE CefixYt0ggCAFCEEAQAAAABA6hCCaAUIQQAAAKSvVIQgwuFrQQgJR6IW8pYVnKcu4UjYCkIFFs2J W+7W9XawYq99feSI+3Bw5coVt43q+qD7PgIQAJA6hCAAAAAAAEgdQhCtACEIAACA9OUfy+nil4af iEajjRaJRF0AIh4PuyEwwt6yNF3LU7AiKLiegnCBzS+eb5sP5tqhnAV25VyVO85TJQYfEjEUBgCk jooQBAAAAAAAqaFKFoI4d+5creBD4jRCEC0IIQgAAID05XdUKCkpcUNQ5HrHcU4o1+LZcYvmRC0n lGPh7LDlxAu86Qox5FgkkuPNn+MO5HNyttry5RFbuSpiuds2WXzBAnespi4PxcXFbjgL0THczp07 3f2a9XhKskps0O5BtvTSErt04bKdOVtd68OAnDrzx+lnz56ttS8AgKYhBAEAAAAAQOokC0FIVVWV G+bXP8d54cIFq6ysJATREhGCAAAASG8qHWyvWbPG1q9f72xdu9XGRMbY1Jyptm3NNlsSWWZZn71p W1eutKXLQ7Zo0bUgxJ49e6yiYpf32kpbn3nEDpYV2Yk5c2xnaakd8Zap40Qd2F+6dMmbr8JKveka emPt2rU162qITE/u2gX21ZrVtmLFSvcBQstmWAwAaD4VIQgAAAAAAFJDlRiC0Be6FHL43e9+Z3l5 eW6aOt1u3rzZPvroo5pgBCGIFoQQBAAAQHrT8BLHjh2zrKysmiErorlRW5232tbH17tuEFvztll0 9UKLevNsy4rbli1x74A95jo7bN++w3bvLrGyshIr2bHTivfssR07drjuEoWFhY7f/UHHcOo4kTg8 hrpOhHPD3jFkyM2Tk6MuE9m15IW2WGFBgRtOQ6ENhsQAgNQgBAEAAAAAQOoEQxAKOCjoMHLkSGvX rp3t3bvXfVHsySeftMmTJ7tr7YQgWhhCEAAAAOnND0EogBCNRp1INGJ54TyLR+LufizsTcsr8O7r ee9xLGLhcOS6MEN9NDyGv/xkXCDC2wZdiNOHgERKSO8qLXPHf1evXnXbHNwPAEDTqAhBAAAAAACQ GqrgcBjnzp1zHSFGjBhhnTp1shdffNHGjRvnwhF+pwhCEC0IIQgAAID0lhiCUFDhdlB3h927d9vB gwfdgb+2S8eYyQS3HwDQPIQgAAAAAABInWQhCLlw4YJVV1fbsGHDbNSoUW4I4fPnz7sABCGIFoYQ BAAAQHrzj+c0hIXfseFWUwhCx3ilpaXuNkhDa4g+DNAFAgBSixAEAAAAAACpkywE4QcdFIQ4fvy4 nTx58roABCGIFoYQBAAAQPrTEBPl5eUuBBEcpqI+kUjUCgrCVpAftkg0ZqHi4uuGuMjJyXFdJkT3 b7QOBSGCQ2gkDqVR7C33yJEjdvnyZY4DASCFVIQgAAAAAABIDdWNQhD+0BjqCJEYgCAE0cIQggAA AEh/6q6gY6zNmzdbVlZWo4TDW23OnHybvyDfots2WMmECbYtO9sd5O/atcv27dtne/bscXTfP5YL LudGNG9eXp57bVlZmbs9fPhwrX0AADQNIQgAAAAAAFKnrhBEXa4LQfzLv/yLZWZmuoVRt6+6du1q J06ccPfz4nF7+NHHbH7GKps2e0GNKTPn2ZoVX9nDS0bb/zq9n/0fMwfV+F+m97XBq+bYd2ML7cyH ETv98TVnP4lb1bAt1uGRZ+3Cd9+65etbivomIUVRFEVRFJW6UkhBx1jBDg31yc8P24oVJbZqdYkV RLJt17x5FomqQ0TEdu/e7Q74FVyQiooKN+SFngsu50Y0ry7OaTiMWCzmOkOoKwRFURSVulJAbebM mcHJFEVRFEVRFEVRFEU1oSorK915TNWlS5dcU4H6qMaOHXstBNG2bVsbPXq0rVy50pYvX47bYNmy ZdajRw+bO3euezxxwgRr/2IHe/+jT+zd9z6o8bvh79snH39q7T962375bh+7b3i/Gv/mPR7wyQhb PHSSzX9zvM1765r5b02wL18bY91e7GwLFy+ypUuX2rRp02zcuHH8zAEAAFJkxYoV7uLXxIkTbdKk SY30hXd8NtGmTp1oE737E2bMcNO/8IwfP/46Ooab4B0rfvHFF0mWk5zmnz17Nsd+AHCT6O/r5MmT bfjw4fytBQAAAACgmfTZWuczdS5UjxctWmSLFy+ul+YdOnTotRCEWkNobGB9q+zAgQO4TdQF4tCh Q+6+hsU4deqUVVVV2tGqquso9XKq8hs7d/S4VVf9kR4fq6yyg0e/toPfXO/QsSN24tRJO3jwoFu+ 2h/zMwcAAEgtHWPpOK4l8o8zdTzoHxMCAFJDn631t7bK+8zO52wAAAAAAJpHn611PlPXs/XYP6dZ H8179OjRayGI6upqu3jxol24cAG30blz59xJE508V9Dh4sVv7cINfOv9vJLRz/HiBfm2Fi1fy/YD EApdAAAAoGU7eeKkc+JkYPrJk7XmBQAAAAAAAIDWQOc/FWhozBfPNO/x48evhSBeeOEFu+uuu+xn P/sZbpM777zT2rRp41p5LFmyxKZMmWK/+Ldf2s/uuvt6P7/b7rzr5/Zz7+d1t3cbpOl33fnzpDTs SUZGhmsFolbNAwcOtAEDBrhbAAAAtECvDbRBrw1yXnvttVpef/11d1vrdQAAAAAAAACQxvr27Wtj x461pUuX2oIFCxpE19lrhsPQRfiRI0dabm6ubdu2DbdYVlaWbd261YUUNDSJKlxUZu1/dIfldvK0 T/DcHbah7z/bj3/X3/5k4JP2F4N+W+OOgU/ZMx8MtJHzHrS35/2rDZl71zXz77KBM/6nPfTE3fb9 patu+Xv37rVVq1a5Vp1+5wl1h9BjPyUTpOf9eTS/P81/bXB+AAAANJ1Sztsj223QqkHWLaubLZ+1 3ObNm1dDY+KtX7/+upQzAAAAAAAAAKQ7XY+OxWIuv6D69ttv7fe//329VApOuBCEukBs2bLFTaRu X/Xs2dP9UL///nvbGC6x9+77U7NP7jAbkWCYZ/qv7eHVM+2v57xh/+e8ITX+99lv2tCNc2zL4R62 5PDTtvTQs86yI8/ZnPJH7dlOD9qZE+fdL0lJSYllZ2fXrPvSpUt2+fLlmhDGjUrDdnzzzTduaA2/ zp8/b1euXEmYi6IoiqIoimpuXb161Yqyiuz10Ov20q6XbMviLbZixYoay5cvd+o7fqMoiqIoiqIo iqIoiqIoikq30nVzNRTQtfPTp0+786D10byff/75tRDEz3/+c/vqq6/cwr777jvcYvphKJnSrVs3 9y0+Pd4UKbGh9/yp2ft3mL2T4K077NzE++3BjC/sr6b2t/82/fUa/9uUAfbGqqn21e4uNnf3Ezav rK0zv/xpm1r0kP224wN25uS1EMT27dtd9wmVQgxffvmlayUyYcIEy8nJcdN14l3botvq6mqbOnWq C8tMmjTJRo8ebaFQyGbMmGGZmZm2Zs0afn8AAABSwTv+UrxU4dP1i9fbW7lvWaeSTrZx4UZbtmzZ ddTebePGjXbo0CH3Wh271VoeAAAAAAAAAKQR1f79+5OGIHRfX9jX9etGhSD0rX5d+NZtcIWJz/sn WXVf1EnAn0f3b+dJWH/9krhdvhvtQ7Jtrmtf/JCAL/j8jd7D4DJuZwji5MmTLswwZswYq6iosGnT prntVscHBSS0jRs2bLD33nvP/fKEw2HbtGmTRSIR++ijj9xrFKIgBAEAANBMOn69dMm+O3DACgoL 7asFX9ng0OAbhiBk8eLFlpGR4Y7TOB4DAAAAAAAAkO7qCkHoy2MnTpywU6dOuTBEg0IQuuB/9uxZ 115C4xAnW6EWUFlZWRN80MVyfftM0/35/HE5gq+/VRLHBdH9xOe03XpzFDjQ9qu0D8eOHUt64vhG +6I3UcvRvuv90Jud+Lxeo4CBP2/w9YnLuZ0hCP2CzJo1yz777DPLz893gQhtz6pVq9zvgd6XESNG WJ8+fWzdunVuXv2iibpDlJeXu3Gpk713AAAAaAQNMeYdY33Ttq0tWLzY1i1eb4PDdYcgRCEIdee6 ePFi0gAwAAAAAAAAAKQLVTAEIbo2ry/x68v7CjvomrYe1xuC0InTfv36Wd++fW3ixImuI0Bit4SS khJ79dVXrXfv3rZo0SIrKyuzZ5991l577TXLysqq6bDw8ccfW2FhoVtmsvLDB6pgQECvD5bmqeux yu/EoFtdtFeIQ9s7atSo6+ZT4GHQoEFuH9TBQEM8aPs1bfPmzdfNq/rwww+tqKjI3U/cbtWBAwdc OKBTp07WsWPH67Zd26hxmvXmJ1Zw//SeqXr06HFbQhAKbyxYsMD9EulnHovF3DYpOXPp0iW3/Qp6 aF+i0ah7v1QKeOj90u/A7Nmz3bTgLygAAAAa7rLCuocP26E2bSxj2bIGhyBEx3O7d+92x2TB42sA AAAAAAAASBeqYAhC165F1+51Xb59+/bu2raufavJQ50hiNzcXGvTpo29+eabLsSQOJyDaunSpfbW W2+55/Ly8lz3gKefftpGjx5tx48fr7mgr3natm1rK1eudMvWvJ988onl5OTY/Pnz3UYroaFOArrI 7n9jTa/fuXOnCyVoqAWFKUaOHOk2XoGGt99+2+2sxvgYMmSIW4aGcdB0BQj89SuYoG2dMmWKvfvu u+5i/gcffOCCD7r4X1xc7Larf//+brvmzp3rAhGaX+t/5ZVX3HRtk94Lbb86IKgzgm41HET37t1t 9erVbn3qhKCAgKYXFBS4YIC+kad99UMXei/Wr19v8XjcvW7s2LE2ePBgF6TQeM7333+/ew9vdQhC iRlt/5EjR9xjlfY7cRiQYGmaH0RZs2aN2+9kw4EAAACg4XQ8td071i297z5bumJFo0IQGhZj7dq1 7jj5RsO8AQAAAAAAAEBLp0oMQSjgoGYOn376qT333HPuy2C65v7EE0/YtGnTXN6gzhCEZtbFcV0Q V2BAM/onUHWrC+ihUMgmTJhgc+bMcRfAFQzQBX+FEfxSKEHBgqFDh7rputj/wgsvuA4TCi7s27fP BSd++ctfugv//gV0lU7eKgShkIB2RJ0pFLpQkEDBis6dO7vgQIcOHdzJ3gEDBrighJIefikEoSCD UiBa/4YNG2zcuHFuuRrSQaXtUAhi4cKFbrrWo+c0DMQ777zjQhjqbqHwhNav0MPevXvdstX54NFH H7VwOOxCE++//75bpt4/BTfUfULvjbpm6Hl1edB+aX/0XmvZ2m69P/oh3X333Xbvvfe67gq3OgTh /1ylKSfL1WIkOA0AAACNozDv6epq+8o7xt770EONDkEk0rG2KrGrGwAAAAAAAACkA1ViCMLv9KBr +BrVQF/mF2UAdC1f17nrDEHoYv/48ePdUBfq8hAsXfTXBXx1TVAnBnU30H0FFrQMbYyGoVD3hIED B7oNWbFihf3iF79wG/n888/bsGHD3MqVzNDFfw3HkFh+lwS19NUQDAoOZGdnu84Mv/3tb13woaKi woUWFDrQjuk1CjtoupansIW2Q10ZFHZQF4nhw4e7MILCElq+tkvPabnqADFp0iSbMWOGG+JBw1to HxRgUFcLDYeh2zfeeMO11lAIQx0wFHLQ9ingoNKbrWCFghp6oxWcUOBAgYc9e/ZYly5d3HNan0IS P/7xj123iHbt2rlAyO0IQegXKbHrQ2M157UAAAC4xuyq5Rfl2/Lp023fww83OQShcLJuMzMza4Z0 o2MXAAAAAAAAgHShCg6HIWrkoI4Qug4vGvFAo0X4j28YgtAFcg0joUCAvyBdMN+xY4cb4kEpCz2v rgpVVVVuqAeFChSGUOlEqzZIoQMNdaFhJ06dOuVCCrpYrhBFfn6+636gi//qvKBOEgobaB261Xp0 q64L/rIqKyvdcmbOnOler/E+NPyEgg5ah8IPChno/qFDh9w82n69TtNE4YUHHnjAIpGICwDoDdC8 enM0xIW6O+hN1Ynjp556yg3xoFKaROGEgwcPusCHukPoPZk8ebKVl5e7IIaCF9o/fdtOQRKtQ/fV NUPPab918lkBC3XQ2LVrl3tPNAyF1q+whjpL6P28HSEIAAAA3E4KlJplbsqxFTOaF4IQHa8rOCwK E+u4PXGYOwAAAAAAAABoqZKFIBRy0AgFfuBBlF1InHbDEISeSCwFFdTZQJ0M1AlBQYTE0slUv/wN CpY/T3DZfm3ZssWtQ0NS6FZdFoKlAIH45S8rcZpf/jSFEvz7Ckuo+4PGBFHoILE0X2IpwJCTk+Pu +/uUuJ/JKvGksl/B19b3/vTq1csFQghBAAAA/HBcOxb9zsaMOW39B0Vt85LmhyAS6XheHcg0Lh7H fgAAAAAAAABaOlWyEER9bhiCSLaCxLoZwx4E62Z8Sy0xxKATzcHnE/kVnH6z6D3VSelu3bq5dh2E IAAAAH4Y/GPr6upD1rNnsfXul2dbl6Y2BOFTlzN1SbsZx9oAAAAAAAAAkCoqPwSh85nV1dVupIj6 aN4GhSBw8xGCAAAA+GHSQbmGQ1u3br716FFg/V7Lv2khCHWEyMzMdOusLxQMAAAAAAAAALeLH4LQ 9exjx47Znj17bN++fXXau3evnThxwo0OUWcIoq5vialudPJU1dyOEf5wF8HpDeUPg1HXPrQUhCAA AAB+eFSHDh2y5cuXW2bmAuvZs/CmhiAkIyPDioqK3Pqbe7wOAAAAAAAAADeDyg9BKAARiUQsFovV SfPoNTcMQSjcILpYrpOjkhh4ULBAiQu1nfCfT5xPKQu9VvMFn5fE6X5IITj94sWLdvTo0etCDP52 +fP7j0WPE9+U48ePWzgcdm0vkq3XX0bichKX6+9n4ryJjxNf01xaJiEIAACA1s8//lSdP3/eNm7c aIsWLbINGxbekhDE0qVLnQsXLqRFWBgAAAAAAADAD09iCEJdHuLxuOXn59dJ8xw4cKDuEMSRI0fs ww8/dBfM9VhhAnVX8IMAb7/9ds1F9EuXLrl59Lwu5q9cudLNr/t+kMJfrl5/6tSpmuUqSKHSa8+c OeNOBqv0rbg+ffq4Zeg5vV7PKxzhb4PWoek6ietvu55TAGLChAn2yiuv2CeffOLm1TL8fdD2+svU c3qsZfjTdF/bp+1MDFlo2/x1aDv8oEfwh9JYhCAAAABaPx1r+iFaHcBv2LDBFi5c6MIJtzIEsWTJ EvdhgONAAAAAAAAAAC2RKqUhCJ2cfeONN6xz5872T//0T27B06dPt379+rlWEwonDBo0yO655x7X UkKl14ourM+aNcsmTpxolZWVbhkLFiyw2bNnu5VOnTrV3nvvPevVq5eVl5fbnDlzXNAhLy/PPvvs M+vUqZNrVaHS2Mi//vWv3byhUMht16RJk1yw4eTJk27je/bsaYMHD7bevXu7dfhDYGhbFH5Q7dix w4Uc9NqOHTtadna22x+FPDQusvZv1KhR9uabb7rlatvff/99t/0DBw60MWPGuMDD559/bu3atXPP K4wxZMgQvXluO5sbhCAEAQAA0LrpeFHj0alT2bp162zx4sWOH064VSEI0Xo3bdrkjpH9sDIAAAAA AAAAtBSqlIYgVLoYr7GCFYZQWOCuu+6yDh06uG+NKTgwd+5ce/fdd2suouvCvR4PHz7csrKyrG/f vlZaWuoCDjrRq64RW7ZssREjRtj48ePd87oIf//997vggwIQCku89NJLVlhY6JZ5+PBh93p9Q27Y sGHuwr3mufvuu10oQiEELVMhCZ3E1XL8EMSqVatcsEGl5WlZCkpofgUX1q9f74IOCjhomvZfAYfc 3Fz7+OOPbe3atS7wof156KGH3Bs8YMAAd8Ja+6AghUIgv/3tb93++R0kmooQBAAAQOul7g8aLk7h Aw19kZGR4ToyJAYTbmUIQrQdOkbmWBAAAAAAAABAS6NKeQhC3RYqKirs2WefdSEBdVxQV4SDBw+6 i/79+/e33/zmN65rQ05Ojruo/tFHH1n79u1d1wQFDhSCUPeIo0eP2ssvv2wKGSh0oIDBT37yExek eOutt1yIYdeuXS6AcOedd7oODgoZqONEmzZtXPhAw2uoW8TDDz9s9957r5tXAQVdyNfzCiz06NHD fcNOgQQFNxSC0HYq1HD27FnXMaJr166u5bCG4HjkkUfc/aqqKnvmmWfsnXfecdPVqUIhC4UkHn/8 cXvyySfdsBgKXeh90Hr1hrdt29bNc/r06Zq2xk1FCAIAAKB1UqmLmMLECj8Ewwi+Wx2CUCBDx50c CwIAAAAAAABoaVQpDUHoArxCBWqPq5k1o06QKryg4SIUMlAgQUGF8+fPu4vpulXYQUNcKIig1ytQ oFvNr1t1iNBy9Npt27a59SiAoOVqSImSkhLX9UGBBd3XMjWvAg/aFj1WAEPBC51I1nZpXu20v67/ n737jI7jvPM9P3v27Ivdia/2zJ05u2fP2d05d++9Z+fO3PV47BnLM76y5TC2JSt5LNmSrWAFK0tW FmVJVKIsSrIClSXmKGYxEyJCNxoZIDJAgUEgKUYxipJI/rd+D/SAhQcNoNEokGjw+5Cf043u6kpd 4amqXz/lm/NVUYhDLUIopKBx0i/d1q5d60IaGqempiYXblBRCEPvKRyg8IU+o+41jQpzqP9qvULB CbVaoaIWJjTTjxw5MuJmhAlBAAAAjD/+lmmqzw4WgBBCEAAAAAAAAADQQyXREITvqS7Eh8WfyPVF LSCoxLv17/v34t3HS/wz/jYWKhqGSvx99cv3T8V341+LDys+Y1T8rSp88a02ZHvPD9P3P/66Ahhv v/22C2zEx2WkAQghBAEAADC++HqzWk3TLd3CEEKIEAQAAAAAAAAA9FBJPASB/nzxwYkkEYLAWKCL NSGzL6Jl/ni/10ciieAQcCYoABcuz/kI++tp3Rjs/fFK08124cwYaJnm+8ifX499/UoBCN1+LQwg ZEMIArnyy9np5rfX4ev5YDsDABiL2M8BAAAA+RvofHO+VAhBFLgBQxD/8j+aPfZHZg/G3PNHdujl /27fnjfF/vT1W+0v37yr1x+/dpvdveR1W972K5ve+mOb0fITZ2bbhfZ67Xn9QhC6LYmKb2kDZy8t f7t37+5j795d1tR0xLq799qePbv6vZ+PXbt2ueVPG69wHICxTrdK0jIcLte58p/Vdj/st+jWT4O9 P15pm6BbXrFdOL00v3VbMbVwFV9O9fehQ4f4PvKgeabbrmld1y3kVDmfPn26zZ07NycrVky3K6+s tl/fWGnr5kyxzm98w+bMn2/LZi6320tvt0vrLrWV01f2+1y+Zs6c2RuCCKcFY5v2FyPZH+VDw/O3 KAy3G8OlfmldYTsDABhLtF9iPwcAAADkZ6DzzflSf1Sv3rJlCyGIQpY9BFFvD/3rH5s9/qdmE2Lu +zM7+MoP7SeL3rL/Y+r99p+mP9zrf5/6gE14/x1b3XGTzeu43OZ3XOEs6LzSpm68yC698rv2yd5D 7oJTY2OjrV271j0/ePAgzmK62LVnzx63caiqqurdUNTXV9qbb26LNi4brbb21OsjoY3Pzp073YmF cDyAsUzrSXNzc0472YFo/aqpqbF9+/a5/sX770+2qbts749Xmu4dO3bY1q1b2S6cZprf7e3tVlFR 0Wc51d+qJPJ9DJ9fnv08zWQybr3PVUNDxubM6bQFCzusqarUtr36qlVF/amvqLclrUtsxoczbGNm Y7/P5UvjqfHluy4s+r50ccV/j+G+ZrRo/6cDUG2vw+3GcLHsAQDGIu2XdII1if1cd3c3+zkAAACc VVT/7ezsHHF92lN/1AqEzmETgihgWUMQRWX20F0XmO19x2x33Ju2p3OuTasqsymNxfZmU1mvKY0l tqSq2Np2vm+t+5dZ2773e+x/3+q2z7crr/5327tnvws+tLW12euvv+6+92XLluEst3z5clu1apWt Xr3aPfZYHW1Y3rc1a3qen3o9f+o/yxwK1cqVK4N1ZHj8Z7W+hf0WrRuDvT9eabpXrFjR73WMvmzL tP7m+8iflmc/T/W4Zs2anK1evSba7660D4pW2qo1a21FSYmtifqxes1qK1pVZBtWbnDPw8+NBPvk wqT9hJavcP0dTRqWhqvtw0iHS30QADBWsZ8DAAAA8pdEfdrz576mTp3qQhAKRBCCKEBZQxBra+yh 3/1v0Tfy3wL/0Q59cq19e9pL7nYY/+HN3/Zyt8NY+uXtMNp+bDNaf+LMbL/QXq8b+HYY/v6+AAAA AAAAAAAAAACcSSpdXV20BFHI9EX2C0Gsq7GHHlII4u8D/9EO7bnWvjP9ZfvzN26zv3rr7l5/+vrt ds/SN+z9tqtsRtv5NrP1QmdW+0X2Rt13+4UgtNDwnQMAAAAAAAAAAAAAxgoVtQBBCKKADR6CCFuC +H9cCOK86S/bX7xxu/31W3f3+rPX7/gyBHG1zWi7wGa2XuTMar/Y3qj7HiEIAAAAAAAAAAAAAMCY RghiHCAEcXb74vMv+r0GAAAKC/tzAEjG8ePH3XEqx6oAAAAY73QtKHwNANBDhRBEgRvvIQidxDp5 8mS/1wejeXDixImcaRjZno8G9T/f6QrpgknSF01Ge/pHSuM32k6c6HH8ZLR8D1CRHO4ylhSNXzgu Wo70Xnzceqaj/+dHIpxPA/HdjqQSrpJtWuPC6R7IYN9VOO65CPuRFD/P/HZV0zfUPPDTl894hdMV Crs/HYYzvSMRDjcX+lw4LkPx36EMtr/Md5yyCafVibZl7v1gOMej7dzJ6E3R87Bf+fLr/oDLZvy1 bO8H+k3PaRZ+X6PhxOcnzKLVP8nvIV8j2XafLVTC+aR5N9J63WgabF+YBK0rmv6B5oHeDz8zVuSz no/W9Pj+DrTP8PM5fH00ZFvOC4Hm0cGDB62urs46Ojrca/H9UjjPxwq/HOrRf//h+6O13IX8cqbn 4fwtRL5+ncTyPNQyFNYhhktFj+FwR2qo8T4bjHS+jvY81Pjp0ZehtvUD1rMLWPw70vOh5sFIJbVd KHR+/oevi99+hq8ju3B/M5rbjXD/kbRw2pIwmsuT5slobzNkNL/T4dL3pMd48d9f2O1Awu86XA5G Sz71zLE078eK48f1/av+OPJ9WfwctB7DYSUlXBYGwz46f7leU5CRrFvhd5aP8HsefHz0GdWBc+M/ p7JlyxZCEIVMC8Z4DUFoRdi9e7eVl5e7tI4W0qGoO53wamxstKamppy0t7fb8uXLrb6+3nbt2uWm L+wmKc3NzdbV1eXGT9Ol5xrn4era1GUbP9xoM47NsBNfnEgkDKGNwrZt20Z1+kdC86ytrc2d2BzM oUOH+r2WC31uz549Xw6v2Vqr1tmWzR/alq1b3YbS2xr9rWVN49PQ0OBovDTf/N9JamlpccuNlk+N W5/lIFp+qqqqrLa2tndZ6uzs7NePeL8kfH0oOpGs6f7kk09s3759vQ4cOGBHjhxxz/Ved3e3617j qfGJz7dcaTja0Wie6nn4vu9G46RhDdSNp/U72/bAL0/79+/vM00hTZ+mU9On/ul7bm7uv3yOlMZF y1Umk3HTpO9V39XWaJ0Mpyk+H7RD1vIR9m8wjZGPtm+3g4cP2yfRsh93IFoPdu3daw3R/NkYddeg cYu2qS3R+DW3to6q1ui72hrtxwayJZoXu6J19HC0HzoUfS/O0aNunPcH05GNplf9qIu+Q03bYPx0 a7zqtaxEz7dFy7fGY9vW/uMWUrdVNTXWHq2PHdF6WREt0wMtq/ruw+8oH7FZL/4AAIAASURBVFqm P/74Y7fManum5bZV87a2PHo/WgeC5aSlqcWqWqusprXGPQ/7ly9NT3xbpG1XHxuj+Vu+LrLWPe/3 fozWc01Dvtv14dD8Uh0n3AaojhXuL5N08vOTVhn9e3LXk7alYUu/+Zm75miboXpG+HrutAwdjtYT FR00eapbhsLpGGtUh9S0aDkM64ojoWW7tLS0dzn3r2l51fbbvzZSqstuj7bTmo5w2kLqRsvwQNOq cVL/wu87SdoPaX1VfcQPT9sj1S2PHTvm1uPh1i+Hu2/Lh68LaD33y7bmp7aj8e83pHkdbq+Sovmo ZUnzcOfOnb3LgOalhl1WVpbYcjYQ1S3eeOMN2xvVB3JZBkeThq91QfMjHM9sVBddvXq1/c3f/I1d dNFF7nOaHs0z1QnD+S3Z6omnm5Z3HcurDrxs2TL33L+ufamma8eOHTmtR816jNY5cc+HSetrbVSH 2djYFNWbuqPjoc396i59aP5Gdkd15TOxvGi91fwaaBnR+qrtth5Hsu749V/zKFyGRNs/DSM8XsqV P5bS9jzJ/ay2HVqXNX4aT3+sNpTTsQ3uWVY3WcPGU8fV+Qi/i5D/bvJdPvU5fUeaJ1oH4/3W9iOJ eeX7kUqlbPLkyVZcXNynPqaifZVf7z7+WOcj+k/rYHL97s8EzVdtq33ReRmdgB7qfFm4nuZC2wqd Z5w9e7bbv2j+ht/5WOXP/2peDVTvGw7NQ5130LwO56f+1v5A28/wveHy29+j0bF7ktu3M0HbA9Vx w32Opi/c36ibcD0cCX0f2uZom6Zhxvc3OpbVsU+4b8mH+htO93BpPmmc/HzS/ND5rdGox6p/NVG9 Rcuyn++ajny3+VpGdfyi7U98PfPToLp6+N2Ewm1caKTH7dpnuPpatCxMmDDBbr75Zps2bVpvvTEX Gk91H9+matuieafzpEkKly/VaVU3yXV7oLqMPjuS/VgS++qxZvPmBnvttY9s1qyPo33ZsaznbFRn 8MvvQLSs6xqV+qm/R2teaful47H4ebiBzvX583PhsoDstL3TNU1t//QdptNpV7caanur97UtCbdr Wtd0niTctsXpM/pe/TYj3Jdko/2Uvl//t7YDes0vr/7clrZtNRH3GG3fRXWVhgbVuzsjHTmpq6t3 n9O8WL9+vbuerWkmBFGAfCV4PIYgtJPTNFVUVLhp1LCHos/pgKakpMRVrnKhA821a9e6adJGYsOG De6gM1/6vHYeGgc9VyVYw9Gj+q8Tq5ouneDUdOlAYLg+PfqpHT562Hae2NmboBwpFW3gNB/8vNE4 Z5sf8WnU3+E8TZKGo3nlH7Xh0/Ns9L7GR9+p/0yufPcaZmlpmVUuesE2tatC2NVnB6HKgdYBfZe+ kjhnzhy3M/cnWZOi/q1atcptqDVcnRhTZdwvB1p+tOPRDsuvI6pA6LNhJUf9WrNmjZPPeOozuojr aRnWsBctWuSeiw4I/PzXjneokxbZaDizZs3q3dmE7/tuli5d6k5yD9SN707jmG17oGVb25b4NIU0 TZo+9UPPGxu17SuNpjHVr38joXHR9GoZmjt3rhvvJUuWWDpVZps/1HKXvdKiadR81vz225mhqNt1 y5dbdfQ9bYqmqz2qUGTTohBGpD1a3+a9846tXrjQNkT7+qJly9xj0j6Ixqk0WtbbFByIhq/HUIcu sEXTWbJypetWilessI3RevthtE6G0xDqUH+jioyftlYdJEef83/HaXhz337bjZfrNvqc5kVrXY1t bKtxz8Pxi+uM5u38d9+1TLTuVkbbywXRMq1lKLxwoOVM27Rsy2g+tF2Kb9f0WmrVHCsr7b+dLi8t t0WVi2x5Zrl7Hr6fD+0btFyqLqKKbNZtQPRa16ZOR8/7vR/QPNL6of4Pd7s+HKpcz5gxo/d78Y/a ruZ6cJ6Pk1+ctKZjTTa5YXK0rPRMZy5Ko3kR/zsVbS+KilL2QSSVLrOSaLl13ZWVWqY0YxUlFe55 2J8+/YzWLx2U+oCVp3qLPxnk9z96Hk7LWJNr3XE41E+trzrI0zzwr2lZ1YFSksMczjwebLh6Xydr R7O+pv2pTry99tpr7sDVLyN+udE6PJztnPZVRUVFvXWK8H3P10m17dPf2eqsg9Ew9FltrzSv4nVt 1ac8va/5qEe9995777k6c9Zt3AhofVNd6oknnnDrXTyEpbq6LtZoezXY950E9V/HAzpJme8J5CT5 bU84ntlo3HUsqPMT+m79siianmz1Y5001/bPL0/hcpIk3399j3ruaf3Q+KyM6jgvvfSSe67vQLR+ 9dRDG3Naj0qjflcsXmwVUV1Zz8P3B6N5pnrvsuVRnW/VUutuq7ItW/vXX+I2b9tmWxWii+pUX5wY 3q/6kuK3x9loXdJ80/o7WHdD0fZM2yMdl2m6w/XXL0/h8USutJ1+9dVX3TCSPM/iL0Rp2df4+Yua 4Xcf57fBWjYH2waPVGkqOgZf+LxtaqmL6oQDH9ONlKZd289863M+HKeL5vFjfu0Dhrt/G4ifzwqg 6WKWtmH6gcqp+tiWaDugfY6+x45of7vHGhpUX+0/vdloXFXH88Pz56rCbVS4vUpi2nKh4WhbrHVL 063X9EMlv+0Pz4d54XqaKy0Lmj6FLbR/Db/zsS6cnnxpn+mDPGHdQn/r4oS2F+F7+Qqno1Blq5fo Ne1ntO5oe6G//bm5JGjd0Lkp1R/cvje2vwlDlOH+ZTjUb513jNdB8xVfbvRcF+i0rUtqefLUP9Wf dZ5Wz/XdJDH+2YajOqYPuQxE342mU8vCQPtQnXMOXxsOrZeqr6necP7559vf//3f26RJk9x3F47P QDQd8XPM2i5qGdLFz2znrkYivowp5K1jqXnz5uVc3zl58uSoH8+eCf5crj8eGO70NTZusFtvbbNH HlGIsOecjZZTv/z7dS3cdzqfHrUTh0/YkUNH3DZL2xB97zpe8uOVSpVG25zSES+vXk8/U25/Lzq/ p9f933F6T+tbIe6jzxS/Lut71/Gj1r2htrd6X3Wh+HZN2zDVC3StS/0Itx1xql+G+5GBaPlasWKF O970+yoNS2EIf85B67q2EelouWhW2CLaHmlcRPWVTZu22o4dB6Ntl8Ljg1N3mzYpNNrhzve+++67 hCAK2XgOQYi/OK/nPsk2FM2P+InLoWgDoY2rVghtYP1BQL50YmHx4sW9v2DVxlsbdW3otaJrRVJl RWkpn2YajtraGmts2GgltSX28s6Xbe/uvbZ7125XodRBiqZBz4dLn9W0a1xVsfbjqpO8mo44HUCr cqTxUWUzvJiUFB80UMVMtIHUsH1yLKQdtwIt2njrefj+YNS95oO/iJiurLXSL3fSIc0j7VC0Lmie aZhafvRcryUlfrJTz1UZ1XC0bPlfXPo0pZ7798L+xPul8R/ueKqf2imqxEMzWne0c1LRjkrrqeal 1itVnML0by70eZ1c1Peu5+H7vhu/zg7UjaeTfuE67+k713iHgaD4NGr6NJ0qx49/Hq27u6PKeiYa /qkTQuGF53yoH74y6EIRVTWW+WC5la1+z50gDJfB+LLoP68dtKZX46tpy+bTqFJU/sQTtu6GGyx9 662WuuWW7PReJH3bbbb08stt1VVX2frrrrNlP/+5zYoOsmZfcEFO5l98sc3+yU/c8zkXXmhzs3Cv X3SRzVO3WfrhzfqyH/PU7Zf0+UX//u+2LtoHZm6/3Y3vYMol6k7dlt58s73z/e/3TOeX01sWTbte 1zxY9LOf2eqrr3afW/HLX9q0H/zAXvvFj+yud35ks370I5s+BI2f5tXUSOmLL/aeMA0rjNrO+vVc 36m+S/Hf73CEy4eWqVR5RfTYs3zFl9V0ebTMpCutIl3Rb3nMl4apE5d+m5BU0TZW/R3udj1Xfpul k9ta9zXuftsQ1ktGg0X/d2/Zbal03+9oIJnou6yJ9sHx1+rqUvbmm402dVq0za4stoZp06w82k5W patsac1Sm1M3x6rT1f36Fadh+3BjnLYt2jb5E/+6mKCTEGPh4uhQwjriSKmfKn7a/Wt+eU9ymOG0 DCX8vKdx04Gl2x4EclnecqHt2PTp0+3111/vnT+exkHrrupu4T5pIDre0LKnOqeeh++rX1pvFQRU PVSBUd99WC8fij4fhgzjF8q1ndZwdMCu5V/HGbqY5usJfnuRFPVXdfn48uXlc1yUD/VfxT8fC8Jx HIi69fMpnAYtj+H8VlG9SfsCHWOoXh0uI0nyLbLpWNG30BZ/T+dVpkyZ4sbFv+brmloOBzs5emq/ X+5CmKLn4Xo/GC37OuZatWq1fbButW3b1Oouvp66EHuKv0DbJdHx4idbtrh5Gl//41T03YSvj4Zw uYgvC+F7w6F1U3VtlXBZiq/D+dBn/bGLH9ekqH9+eddzX/cZiNYJ1Qe039fz+OtaPgZbDv2yqH2D lqn4MYv+1jGcuGUuHe1D1i60+prKaL0YfquKOkbVOjJQCb+XcL4Mh5Yr/XJVz32/VeLnT5Kg8yva Dulcgz929xYtqrAPPiiO3iu2CRMOWM/hef9lMBsVTYM/Bu7q6mmdNNxGhdsrnbfy312ufGg5fH0o /vjHXzhUf1S/CM+HiV7X9686Qrie5sJ/j5on4XddCMLpyZf65UvYX/2t+ZPtvXyF01HIsk2bHlXi f4frYr5UdL4y3mqf33+oaN3W8ZlKuH8ZDt/fcHrzFZ8/SS9Pnvrni+93OB75yDYcTUP43YRU9IMt 7TO0vQ33sZ9+esTuuusTW7asIjrOzv9YTMfo+pGbv5Cs7eJwz/WG55jVP9+fcJ+bD+1DdE0hvmzp UcvxcFqCUHc+WDRc2k/oGFEhA19HyXbOLdwnjZTvp84z6fjRH8eqLqVp8c91rl37XM0nzffhHJ9X VKRt3bpKKyqqir6/U/vHuHD/6W2s3WiLOhZZQ1eDdUV1Al/v07FAzzwpNf3IZskSnU889eNeTZOG HZ93udIwtLzqwrqOIzQeCxYscM/D4IzGSfXVXJcR9IhvE7Wu+dcGovfD7Zrfluqch+/PYML9yEBU dCyl71XFbw/idTH9/bF+3L5ype2K6oMfRsuC/3zPMZ7CPfqx0ODU3YED+921cm1rdBytH+0Qgihg WmDHcwgiX+GJkKHEV6hwJR0uFX/CQEUbbn8A51eifNXWVkQVpQabPn1d1K9yq66sdgfIovf16yHt WPTcv54rfUY7M3+wre9Y06HvXBWUOO2s9Z521jqxrh3gcHbUw+Gb7lSlQAfEb7/9tpuv4XeY7bsc DhWddApPNgzGXyDy8y28cDQYX3EIXw/5ikb4uucvnoevZ+MrHuHrQ1m3bp0LoPgdqKftTfw1/R3O 13zk8v3l+z2Hwm1HSNMXrxhoffj4453uAFMHoQpJaL0ereW/vDy3X75r+NrOaGcenqQO6ZYQm6Pv s0sVSz0ORpVTfxuI6NHfsmJPtN7r1hQD2R1VMvS4YOFC+0hN3e3f726poVtE1EQHV31E63dlNA9L daAQTUdcqZbvaPqqou2Anqd14jTaVsXpffWnM5p23X4iF7q9hW4JUhsN+6h+FahfDESPx7+s8IXl aPT+TgXMNG27+k/vUFSJ07KSjZYlT9tUXfDXd6rn8feGwy+b2n76Jk5Fz/3yEi5DQ/HLWPh62I0O nnXxRgdx+fBBO+07/a8TfMU6XH+TphJuA04HfwCig0C/bxiMC0EsXtz3tYx+VVxhxSVRfaF4g7VO nuzWF4UgFtcstpn1M60mlb0lJX1vqgdoO6/57Vv38bZu1UHpZrdcffppT7pc9YDhtFSAM0frj75b 7cvDEyN+mzBS6o9+KaB0ffwkTzzUMFz+1/vh66Lp0jrr693+V74qYb08F+HJgJCGqbpofJ6G8zlJ o91/9OXrr+FyMRr03Wq51vF0eNJIRfvtt956q3dZVtGyrf2h1q2w3hDu+3V8pmO66qg/1VlOhA7F //rK/R19vqq6p3npbBQ+csOKnlcqKNfcc9vHeNgzHiZSP3U8N1A3SdC2wP/qydffk6TvRMtK+HpS Rrv/Xlj/ycYvl+FrPgQfLn9xqsPqvISWZz3Xsqn6hJYBnWPQhYje/VFtvVt+wvMeuVDdRf0Ig2ta D9R/bbuTXA5Onjx1XCiaJ7rIpfMA2heqnhyeL0jSkiX6AUTLlyePe04Eh+M4lPD7HYyKgjl+PudC 872oqKclp7DOMRh1q8/os/HPhd95+N1reUzyOwbGMm2DBtpH6HW9H76OMyPcf8aZnbSrrvrMFi6s iOpTQx/7D8Qfw/vz+XpN53uzXYjP5bke1S/1N+xPvrR/1DZd8yTcf2oehfNtML6+Plwajs71+7qL 6iUaL98a0EDnzpKgadcxpOr9/uK+LsbqPT3vPUf7ZWsZOh/mr+mEdYBsSkoU6CiJ5nXPuXt/Hi2s H4c0vPIPyu2+zH0W1dzs5ImTro6u+aH53PNj2Z22bZt+KLzfdu8+Vb/TtOhHsSM5X6n5rYvhCn2q X3oenidV/Sp+mwScXprvo7FPGepYR8PUd6/18bPPB2/xdDD6nOqwWq5Xr1ar6Cts3jxCEAVNCyUh iLFHxW+o9f34E7kjpbTT4cOf29q1H9jhQ4f69FvD045cOxQ9Dz87FI2rNjTx+6XqMbyAKto568SX dljqxlfAwkrZSKmfGg8t2xo3vaYT7KOx7GkjrB1s2EzuaNA81LRp26nn4fu50meV1FXlbST9GcpI 76k3nviKgKeiZVMV0HD5ddI6qEl63Uh/2d9Tr2l50g5alXv/K9mBhBenhkMnmlRp0ZTH58NAdJLO d6/557Y32m7FfB7NU6WjO7Ose1qutZ1Rc3mbo4p6Q7T/KYnmddmXB1U6aapHtdoShncGsyGiftTW 1Vla8y+iv5tbWnqb5dL3+lF3t/uFo5Z/lXD6hiM8seiF3Wk+a18bvj5c6nd8H6H5r+9Dy4vmmZaZ 4fItVujz/ZfLHu77yHKAlisfwPMXUjUvtO3RujeYcJ82FPU/XL/PFFdf+Oxzq6+uH3Te9lnng4vX TU2l9sADm2ziE5uspXyVdf/yl5bWSYxMuQtCKACh1j/C/sT5A/Ww8l9To8caq6iotoqMfnHQc3Kk UJsQPtvoO1K4SCdg4uuK3tO21y1P6cGXjXCfk436oeU3DNkmLduy57fP4bQnRfNtNOqeODsNtDyp aJvrQxD+dS3b/u9wXx9K8rhzMNo3FxUVuV/Y+WGqjhjWOT11r328jrP0PHw/Sao7hPMWyQmPhQai 70LLhf9b22x9Vr8MVd0+n7rbQPSd++9fy5eOXbWvGO1jV02DhqfjFbVkqLDhaB6TL1w413bt6vml dzguoymc34PRPFFdUvWO4XzH6lYtTyhMPZzPheMKAGOdQmzXXPNptE3PWGVlfudlhkPncLKd//Eh hfD1JOnckS5marrdOY8s8+N0UH3gZKyOojqr+L/Dc2dJ0TTrGpoPZorOM6oO7evD8XOtOp+r/eDC hQvzqk/oPKZaVRiKAtbpDWmbWDrR9kb/jn9+qsU2za+ec5U6/lAgsue5n1eaT6r/+7/z4c+Dali+ X9nOk57JZQZnhr53/TCrq6urd70Mu8mV1nuVo0cP2vvvV9mkSRsIQRQybRAIQYxt+k6SdPy4b2Kt /0UhFX+CIR/ZLsiFOyLfjZKDWh60Y9evHnJpQUGVoPCk+VBUMfOJVC13+qXhaC17mgfh9I8GFV14 yLVpoYGoKPSipn1G0p9cjPZJpEKlZUbbYFXsFUbps8yXRQcW78+wTOkHli5P6JdBZSmrKF1nqVVz em+T4S8+aQetccqt9Cw/J91Dz/NcS7hsqB99H0/x3btB5DCYbJ/XNkbbGxUt7/6WLzqJunTpUvcY NuuXq7C5Pn+bGXc/7GXL3Heqyo+G7w8IRpu/4B++no9wG6/XtO0ZLn9bGYVRlI7XfMplm699g5bN 8PXB+ANxf4sf/934ZvtC+n7UnQJ8YXP2A1G3OkD08yicb6ebxuHo50dt3cZ1lk7F9pM6eRBNX1q/ 7Bhi/9nSUmq33bbZ7n9os7Wnl9vu73/fhSB0S4yw24H4kxX+e/DKyopt9eqUTZ8WjceKd62kuOfg Qevj6VovMDJ+exrW+bRe++8+XB4cLT+pEqtYPTv6u6fJVrU60q+78p5fwPp1fjRp+eT+oBiPVLKF IIYj3O+PJpVcQorx7rUtCl8fDeF8wemXrT6rv30Jv7Mk+X1eOE6jQcNT8bck9cv5aPCtnITjMNrC +TuUfL/jfD4XjisAjHVqxWfTps9sz54DduBA/3MvSdKxns5r6aKinvvX9eMYnY9esmRJn9dHg4YV zoMzLds+JNy/JCXct/kLs2F3ouNbhSF0rkolrAcMJbx2MxB1u2//Ptu3fZ+d+GJ4x9R+GsLX85Fk vzA+aJnQo84B60e/uiao7Ve2FmtzodBRfX2tLViwxl54YSkhiEKmhYMQBM4EX7Tx0DZAzRWpEjUQ va9maHK5cJaNTqzrfsw333yzO8FQ6Ce/fRI1fH24fEUnfB2nj75L/SpV2+Bwuf84Wu6141aQRxcM w/eHSzvw+fPnW1e03mmdUuXYJ7g1DP2Cxt1SQLcWaG6MbLTW1uh5U/2Xr220thbd368jWh/brKOj 1aqqOqO/2629/dT76la/4BHt9JUW9n/34frZYK0tzdEwosfWFje8eDdt0d+N7Y22sX2je97v89Hn WqJxVUsQ2p/5So/nDxz8c81vUbe6IK9H/1pStF6pNQLNYz0Px6mQafq0zQineTD+YCl+YKZKaLh8 xml5V1PICrANd9lXv31CXS13qOUhPQ8T7OJv4aCwjKZPy0Ouwnlzpmi+Hvn8iC3duNTSZacuRqfq 6qzp1VetfuZMS9Vkv5WFV1OTstmz623+gnqrKd9gTa+9NqwARK90uQuKZPvOurujxy+/d81z/XJh PK0bZxut2wo4+dBLWO/qS019l9i8eZVRXUyhiZ5fFPVbfk4D7euGap1Hv1mJHuzEcU6qoHCojDQE AeDM8BcVwteTpEK9CwAKX1TLi/YZOtcyvPMyw+XP4fjn8df16M/vhJ9Liu93OP0YWPz852g6HfUW IB9aNnXdT7d3SaK19p4W5rdaZWWZu56tvwlBFCBCEDiTtLz51KiKdqADUVm9erX7hbWaqNTGbLi0 jD/11FNuY8Tyh7HEVyBDKrrIpIuFQ60juVLLHzqQ8OuAftXu1xGFIBQ2am6NnleXRIqtuaXVWstX 9LxW9YF1NJTa6jVboh16e7RD32hTp3ZH6+aH1rGpLXp/vbXU6rYQba4/CioodDFlyhT3vLf/nvpZ udZaGqqstWK1tWysc7eUiHfT3tRuxZ3FtqFzg3sefl6fa6qrsI7O7CGIgfiDg1y7Hy7/fYWvn838 vNZjuFyGVLRvUGAi32VfReuO1qGh+hGOayHR/Pzi8y+so7nDXYz2F3vVkkNVtN+sXL++p1WHLBeE e7tN9wQhaqpTruWZsmhfG3YzFP3KXqGVHdt3uG3aUPN8tNY9nB4ufHPkSL+6VnYdUd2tPToG6Iy2 3R3RgaPCcw0uIBG/7+tgfKteWtZGcp9ZDVMHswof+l8FnLLduqPld2f9Cuve8qHt/vK+puG0A2OR CiEIAAAAJGWwY6HB3gOAM8Wfj0yy6Ad0hCAKGCEInGla5nJJdqo7nUjX8qoSXkzJhYqW8/3791NZ Q8HwKejw9XyFLX9kDWC417SeyYmeX8V++Zq7tVvs3m66J2HP876f8eucQhZqcSHreqvPfPl6zy9v +6+3J6J+fTk49zz8fO8vdoPpQuHTcj/SbXXS689Y5etzan3EBxLcY0XFkAGIJGTKM+4C83Pbn7Md e3fY58c4KXI2yCXQ1Lst//K+oNo/qOiYQEEEBfPUMoNaD1HQVbfLyUbvqVUXLWeDdTcUH75Yvnx5 7y1x+hysRvurhg/m28fbP7J91BdRQFQIQQAAAAAAkAwV/ZCGEEQBIwSBQqIy0pPRKlwsBU4fX8LX ASRL+zbVs3T7Jx+COJ3KUmXWvbfbvjg+sv00zg6qz2mZjQu7idP7Ci3odipDdTsYfVa3hlI4b8D+ uMDfybMiQIXxQ4UQBAAAAAAAyVAhBFHgCEEAAAAUPl2w1e0/whBEqra2X2BhNGiYba1t1tXVZUc/ PTri0CLOPlpmBqL3VdSqxFDdDkaf9c0jDtSfcLyAQqBCCAIAAAAAgGSoEIIocDrRRwgCAACgsPUL QUSPmVTKNt96q2WKiy0d/R0GF5JUHA1DtzXwF6kBAKePCiEIAAAAAACSoUIIosARggAAACh8WUMQ 0WPn735nmZKSUQ1BaJidnZ1u+NxCAABOPxVCEAAAAAAAJEOFEESBIwQBAABQ+BQ+OHTokJWVlVkq leoNKJTV17tARBhcSIoCF6rg+1sM0BIEAJx+KoQgAAAAAABIhgohiAJHCAIAAKDwqQ537Ngx27Fj h6t0u9YgsoQWRoNagmhvb7eOjg7XIoTqlioKRIQUlgjHHQAwMiqEIAAAAAAASIYKIYgCRwgCAABg fFBrECoNDQ19WoM4HUpLS624uNhKSkpsy5Yttn37duvu7u5DdU29rrCG6pzh+AMA8qNCCAIAAAAA gGSoEIIocIQgAAAAxgfV46S+vv60hyA0vJaWFndLjv3799vevfvs6NE90fNdtmvXKbt37yYEAQAJ UyEEAQAAAABAMlQIQRQ4QhAAAADjw5kMQej2G7odhuqTW7dutd27N9ucOQejgwRX5XNFt8LgdhgA kDwVQhAAAAAAACRDhRBEgSMEAQAAMD6cyRCElJWVudtiSE3Nhqg+2RLVK/fY7t07XOsQtP4AAKND hRAEAAAAAADJUCEEUeAIQQAAAIwPIwlBZDI93N+ZTO/rauFhMPF+6G8fgkinS23FinIrKaly/dVB w8mTJ3vHkUAEACRHhRAEAAAAAADJUCEEUeAIQQAAAIwPPlxQV1fnWmUIAwuDKS/vkU6lLVNc7F7L ZDKu8l5RUTEgH35Q6ELddnV1Odu3b7L33ttj7e0ap2OuvhmOLwAgGSqEIAAAAAAASIYKIYgCRwgC AABg/Dhx4oTt2LEjqs+ts6KiopxUVKyJKuZN9uTTjVZVvNyaf/c7W7t+vdXW1dn27dtt27Zt/aje KAo/rI+6VX+Ki4utqqrKqayssoaGiugAQK1ExFqWKE9bVWmV1ZbX2rHPjtEiBAAkQIUQBAAAAAAA yVAhBFHgCEEAAACMHwpB7N+/f1i3w2hpKbW77uqyhx/utObmsn7vZ2IhhqFouIOpLam1ZxqesTk7 59jxz473G38AwPCpEIIAAAAAACAZKoQgChwhCAAAgPFDIYh9+/YNKwTR3Fxq9977oT36aIc1NZVZ ubs9Rs97arlBws/0inWbi4ZUgz3X9JytP77e7AvqggCQBBVCEAAAAAAAJEOFEESBIwQBAAAwfuQT glBLELffvtkefOhDa61ZZ+2PP27pTMZq0jU2s36mvdT8ktWn6vt+Lnpf3TS/9JLVLlxo6aiiH/Y3 pNtlbGzcaDs277BjB47ZF8e5FQYAJEGFEAQAAAAAAMlQIQRR4AhBAAAAjB8uBLH/E0uldQuL3Fpp qKlJ2YwZDTZnTr3VVKcsU1ra+14qk7KyTNmAt8TIlJVZ+ZeBi7LoeWn0WT2GSkpK3AHDjh07XJ3z 8OHDrt4Zjj8AYPhUCEEAAAAAAJAMFUIQBY4QBAAAwPhx4uRJ2/fxVksXvW/lmcp+oYVs0ulyq6tL WW1tKnqesXTlqc8p/DBQAMLJ9LyXTqetpaXFOjs7raOjo5+2tjZXD1Q5GY0jAQgASI4KIQgAAAAA AJKhQgiiwBGCAAAAGD9OhSBW5ByCUADi9dcb7Z2pjVafXm/tTzzhbnXhAw65UAiiubnZBR7a29v7 0cFCV1eXe1+tQRw/frzfuAMA8qNCCAIAAAAAgGSoJB6CiJdwgLpA74ua+tXJ03iJj5jeDz9/uqho 3DQO8fGKv+9LfBqynQxWGWhafP99Cd/P9lqIEAQAAMD40fd2GP3DCtlkMuVWXFxhxSUVlilPW2VR Ub9ucqFbXmzYsCHqV3Ef69atc61EaPyOHj3q6oPheAMA8qdCCAIAAAAAgGSo+BCEftSVyWRcyGEw 6kafyRqCUNO4+hXZggUL3MnSeDO5ei46uTpv3jzbu3evO4G6dOlS97dOrPpu1NzuJ5984vrnwxJ6 7oMJPkyh18KJigctfIm/7oMKvqgfvhvfncbl4MGDtmfPHvfLt7CfNTU1Nnv2bPv444/dZ5YvX+7m gaYnHmzQ51pbW920+r/9dKjo9ZkzZ7rpX7lyZe/06VHd6iSIAg4qet2/p0c/3vpbrr/+ekIQAAAA Bc6FIPbts1Qq1S+kMBgFIUTP0xUV/d4fiurwquOpHhxqbGy07du399Y943V8AMDIqRCCAAAAAAAg GSo+BNHd3e3Ob6oV3ME0NTW5FnCzhiB27dplP/3pT+3GG2+0hQsX9mkBQUXdXXvttfbiiy+6g3v9 suzb3/62PfDAA27gPhzw29/+1mbNmuUuuCuMcOzYMdu/f797VDhCrylcoNfC1hf06zSFAXSiViGF 3bt39963WPc4Vj/1fOfOnbZ161YXdNDE+xMNKrfccov7XH19vd1///3uNfVPdCL47rvvthdeeMEm TpxoU6ZMsd///veOpknjs2XLFjdsldtvv90lRw4f7gkQaJw1fDW9oTCFPn/nnXe6EIOmTeOg9zUv Fa7QZzR+Gs9Dhw65/hw5csQOHDjgvhD//Oc//7kbP0IQAAAAhSvfEMRIaXgK6KouqTp3nEK5qgOq nn1UrUBEf4fjDQDInwohCAAAAAAAkqGiEIRavdW1e11LV75gKOpWGYB+IYj169fbVVddZU899ZQt WbKkTwhCQQQ1JTFp0iRbtGiRCyQ8++yzdscdd9jTTz/tLqz71g0eeughu/DCC91A3njjDReo+OUv f2lTp051n9f9iBVOuO2221wowA9HpbS01C655BLXX71/3XXXuUCDxucXv/iFvfLKK71hjbvuussF HtRvBRV80Wv33Xef3XTTTW7cFC649dZb7Yc//KELbmhYCj0ovDBt2jR79NFH7eGHH7bFixe793/8 4x+78IOCENFMcmEHTZOmWX+/9tprdu6559ratWvd8F5//XU3jpovy5Yts6KiIvfaM8884+49oumZ Pn26vfPOO+4zCpHo9heaPs0L9fNf/uVfXFCCEAQAAEDhUr1WYYSysrJ+QQWvoiLt+L/T6XKrqkpb VWXa0uUZS0V1z/AzuaioqOjXDFxcRVRfrqmqcvXBMIgMAMifCiEIAAAAAACSoeJDELp2rkYK1BjB UNRt1hBEbW2tu5WFisIHGohvLte3bqDWFdS9QgEKTahoBJ588kn3XOXee+91702YMMFeffVVF6xQ KEGP6k6/VFMY4utf/7oLGvjbYqio3wpXqCUJ3Wrisccecyd11TqFwg5qxUETrVCDmv195JFH3K0t FDjw5eabb3bDVZjjueeec8GEGTNmuOCD+qvpWLFiheuH3leo4eWXX3aBCA1fzxW2WLNmjWstQvPl hhtucGEIBSs0XE3L/Pnze0MNKtu2bbMHH3zQTas+o/6rhQz9rXCHpkW3zlD3CkTofYUu/uEf/sG+ 853v9P56jxAEAABAYfLJZAUSVGfsH1RIR/XkyqgOWdkbhKisTNvKlVW2enWVVaZLrfa99/p9Lhca 3kDKqqutOqoPd0+dagePHOGWGACQIBVCEAAAAAAAJEMl0RCE7pWhkIFaaVDLC2HRhX2FAO655x57 ++233e0e1GKCggi6vYVOvipEoYCDWmpQ6EAX///t3/7N3T5CF/3VMoMCBmodQdQ0RbwoPOFbj9B4 qVv1V60sXHnllbZq1SoXNlDAQicZdF8PvaZWJnSy2besoHBFQ0ODC1SoBQcN+4ILLnDhA70veq7+ KrigW3po2OvWrXO3+NAtPdQPhSB02woFIzR8hTEUBLn00ktdP9R/jZ8valVCLUyo6WHNS91+Q4ER BS/02YsvvtiFLdQyxDnnnGMrV650rVB885vfpCUIAACAcUAB346ODlcPDoMKPvCwfHm1e67XmptL o3pjlz386IfWml5hO6M6cjqq15ZnMv0+PyKplJUVF1t7e3tvCBkAMHIqhCAAAAAAAEiGSqIhCJUt W7a4i/w6MapQgG8V4c0333S3rvjoo49cGEL3FtYv3RQ0UPBAZceOHe4eyPr1m8IQGpi60+vqn94T 9Ucnhnfu3OlOFKj/arlBjwpL+Pt2HDp0yE3UkSNH3LDUqoKGr36q1QS9rvfVnah/+lt0sV/vqz8a hm6loQCCTvoqbKBWHdSNioIKoqJWJRRe0O0tVDQcdadQg8ZZryscoSCBXle/9J6+EM1YTbOmUeOr 93TvZT2qKAih6VM3Gg99eX4Yl112mbttByEIAACAwjZYCELUAoQCELoNhv5WCOKeez60Rx7tsKbG Eqtcs6bfZ5JSlkq5+rvqhLQGAQDJUCEEAQAAAABAMlQSDUH4nqrofsY6casWFkS3kVC4wRdd5FeP fNFn9Rm9rkcVnQD23eh9/S3+fRVdkH/33Xddywh6VJBBJd6v+LB8P/Wo1/2juvPd+m70XEUhBd12 IpPJ9Bl2OA36W61MKAii4sc53i8V3w89+vf9l+KnMf5Z/3f4eRW9r7+vv/56F/AgBAEAAFDYVPdT 4HWgEERIIYh77/3QHlUIojll6erqft0kqaSkxIV6VQcNxx0AMHwqhCAAAAAAAEiGSuIhiHAA8aIg QNjNSIXFBwaSFIY1BpNrd0nRuKlli1//+teEIAAAAMaBoVqCCPUJQTSWWkVUuQ+7SVIqlXItlRGC AIBkqBCCAAAAAAAgGSqjGoLA6CMEAQAAML7kG4J45LFOa65Zb63PPmvpTKZfd0lQAEK3ttPt6eKt mQEA8qdCCAIAAAAAgGSojEoIwrecEA4wPuCB3lcZ6QlVf+uJ8PXxiBAEAADA+DLcEERLS6ndccdm e3BCl7VWrbGuu+7qCUEMNwiRLnfDHIwOHBSCUJ1wpHV2AEAPFUIQAAAAAAAkQyXxEIQvW7dudSdw fdGHfDiioqLCNm/e3BtWUHf+uS6u65dl8aKmdgf62/fTF/VHE6KJ8n/Hxyv+3JfRuIXG6UIIAgAA YHxR3bS9oz3nEERdXcpef73J3pnaZPWpdbbpoYeGHYJIp9NWVVXlDg5k06ZNWSmcsXPnTm6FAQAJ UiEEAQAAAABAMlQSDUHojba2Nlu4cKFdeOGFtm3bNtu+fbs7qaowgt6vr6+3yy67zNavX+8+o272 7t1rx44ds66uLtevgwcPuhMAnZ2d1t3d7d5Xf9TtqlWrbNeuXY5ODKufOhG7Zs0aNzEqCmBcdNFF Lmyhi/aaWH9iV0UBDH22tbXVnfTdt29fwf6SjRAEAADA+GInzFZvW21rU2utIl3RL7AQSqd7ghC1 tSlLlWesLKpvh90Mprqq2kpKS+z+7ffbZ9G/oUohB4gBYCxSIQQBAAAAAEAyVBINQahcccUV9tvf /tbOOeccFzS44447XCCiqKjIHdTfdttt9qMf/cidcFXRZ998800Xbnjttdfs/vvvdyN1wQUX2KxZ s2zSpElWUlJijz32mF177bXuYv+WLVvsvvvuc/2dOXOm3XXXXXbxxRdbc3Oz66dCEfr8Lbfc4t5X 0cmEH/zgB+4XbA888IB776qrrrKbb77ZHnroIddNIQYhCEEAAACML+52GJ0d9sGGD1yQNwwthDIZ 3cYiY2VlGfc8fH8wlZWVNm3aNGtqarKqA1V29LOj9tmxz1xAWT799FhU1/zUjn9x1D797HP7NKpr qj6o+mc43gCA/KgQggAAAAAAIBkqiYcgbrjhBtcSw9133+0uyn/1q191QQiFIKZPn+5CCQod+JYg jh496kIJ+lx7e7sLJSjMcOedd7qL7bfffrv7jMIQa9eutZ/97GdueOedd54LVMyePdudLPjpT39q CxYscP1USEL9U/cKT6g1iaeeesq+/vWvW3FxsU2YMMEaGxvt1ltvdcO68sorXZO+hCAIQQAAAJxp qs8dOXLEtYqmlsyGCkI0NZVG9dvOqL7bFtVxU5aO6sZhNwPJZDKuzqz6dHNts2sVQsP0amqqLJWq sfdXNllD6QZrWL3aMtHre/bs4ZYYAJAQFUIQAAAAAAAkQyXREIR+tTZx4kTbsWOHCyGsXr3aXnnl Fde6g25nodtQ+FYbdCuKxYsX26FDh1w4Qi076ETq448/7lprePLJJ+3w4cMuMHH55Ze7X6gp8HD+ +ee7C/BTp051/dIELF++3LX8oPcXLVrkhv+rX/3KbrrpJqutrXUX7X/xi1/YNddc4/6eMmWKG76C Ffr8o48+2nu7jnAmjXWEIAAAAMYf1elU1EJDWVlZv/BCnG6DMW1aQ1QXrrfaqlKrjurGYTeD0S3k FLRIpVL9pNOp6GCh3Ja+X20V69dY5YoV9uGWLa6eXoh1ZwAYi1QIQQAAAAAAkAyVREMQvsfqQBfL 1cqDnu/evdv9raJftYleP3DggGtmVwEE/znfD13Y978uU1BCjxpBnXBV8f3VMNQfUdGjutXw9DkF M9R/P9xwJhQ6QhAAAADjk+qwar1sqBCEbwniiac3WUtqhe285BJLV1RYeSbTr9vBaDi6nZ0e41Kp 0uj9Ekurf1VVlom6pSUIAEiOCiEIAAAAAACSoZJ4CMIHGnzLChK/1YRe9ydM4+GH+OfCR//5+Gfj /Q27CYcjeu67iY9L/LEQEYIAAAAYn3INQVRUpG39+sqoflZpFeUpq1q9ul83Q1FLEBpWW1ubazEt 1NLSYvv27XMBZIWSFWQOxxcAkB8VQhAAAAAAACRDJfEQBE4vQhAAAADjU64hiEym3EpKMlZaWmGZ dMqqVq3q181QdOsLte6guqQCDtm4lt4+PWrHjxy3k8dO9htfAEB+VAhBAAAAAACQDBVCEAWOEAQA AMD4lGsIQrfDeOCBTTbxiU5rrl5n7U8+2XPrimHeDiMTdV9RUTGouvI6m1U3y2oO19jJ4wQhACAJ KoQgAAAAAABIhgohiAJHCAIAAGB8yjUE0dJSarfdttkeePBDa61dZ23PPNMTgsjS7WB0S4zBqLWI yg2V9oeqP9gHRz4gBAEACVEhBAEAAAAAQDJUCEEUOEIQAAAA41OuIYiampTNnl1v8+fXWXV12jKp VL9ucqHhlJaWZlVSUhINp8b2dO+x1N6UtR1vs+OfH+83zgCA4VMhBAEAAAAAQDJUCEEUOEIQAAAA 41OuIYh0uicIUV2dcs+HexsM0a0uWltbraOjw9rb2/tpa2uzAwcOuPqfnVAlkHogACRFhRAEAAAA AADJUCEEUeAIQQAAAIxPCkE0NTX1hiAyGYUV+gcYRkoBiLVr19quXbtc/e7kyZP9qGh8VNcMxxMA MDIqhCAAAAAAAEiGCiGIAkcIAgAAYHxS6KCystLdjkIBiNLSjBUVVbjn8RCDWn9QKxDVVSlLl2cs VVfXL+gwmIaGBnv22WfdLS8UeDh+/DNHdcxsTpw4QRgCABKkQggCAAAAAIBkqBCCKHCEIAAAAMYf 1elk0aJFLpxQXV0ePa+JKuEtVleX6hNiqK5O23vv1driJbVWXV5sG6dOHdYtMTJRt6rbpdNpa2io iQ4OGpz6+hqrqemrtrbWtm/fbkePHiUIAQAJUSEEAQAAAABAMlQIQRQ4QhAAAADjk1qCOHz4sAsn ZDLpqP5VYStWVFtFRbpPiKGxscwee6zDJj3bYc3pVfbR1VdbuqJiWEEI3RKjJxBRZitXVjh6nkql +lHrFHv37nUtQoTjDAAYPhVCEAAAAAAAJEOFEESBIwQBAAAwPikEceDAAReCqKxM27JlNfbqq01W U9O3JQi1DPHmm402dXqj1aeLrO3ppy2tAMQwQhCebq2hkEV9fVmW9xTGyFhHR4cdOnTIjV84zgCA 4VMhBAEAAAAAQDJUCEEUOEIQAAAA41M8BKFgwrp1lbZwYa0LRMTDCRs3ltlTT7Xbcy+0W1N6tW39 zW+G3RKEVFVVuZYe0ukymzq1NqrvpaO/y6ys7BS9r9ti7Nu3jxAEACREhRAEAAAAAADJUCEEUeAI QQAAAIxPChmo8q3wgYIPy5dXuxYfwpYgJJXKOHqeKevfisNg1LqDwg1Tp061zZs3244dH9nSpQes s7Pburu32bZtp6i+efTo0X7jCgDInwohCAAAAAAAkqFCCKLAEYIAAAAYn1SvU+Cgrq7OUqmeW2LU 1qqlhr4hhubmUrv//k322BObrDW9wnb89KfDbglCrU0UFRVZU5Nut1ETPVZGj9XuolxI3e7evdtO nDjRb5wBAMOnQggCAAAAAIBkqBCCKHCEIAAAAMYvFdXx1BpEGFzwdDuMp59us+f/0GZN6TW25eab hx2CqIi6Ly0ttenTp1ttba01Nja6Ol9IgYzOzk5X/1S9MxxfAMDwqRCCAAAAAAAgGSqEIAocIQgA AIDx6+TJk7ZmzRpbsWKFCyqE4QVR6xDvvrvRZszaaHXpD6x18mRLDyMAIZWVlbZ8+XKbNGmSCzrs 2LHDurt1O4y+tm7d6m6ZcejQIUIQAJAQFUIQAAAAAAAkQ4UQRIEjBAEAADB+HT9+3AUSdAsKCcML UlGRtvXrK63og0qrSJdZzZIl/boZTCaTsVQq5VqB2LJli82aNcu2bdvmnsd1dXW522AcOXLEjh07 1m9cAQD5USEEAQAAAABAMlQIQRQ4QhAAAADjl+p2UlNT44IKYYBBGhrKbPLkVnv55Warb0hZuqqq Xze58C1NaFglJSX9FBcXu/eamprcgYMCGuH4AgCGT4UQBAAAAAAAyVAhBFHgCEEAAACMX6rbqdUF XRwbKARRV5eyV19tsrff3uieh+/nSi1CqI43b9683ttehHTw0N7ebgcOHCAEAQAJUSEEAQAAAABA MlQIQRQ4QhAAAADj24kTJ6y7u9vKysr6BRdk48YymzSpzf7whxZraBhZCELDWLVqlTU2Nro6n7S1 1ltjU5NtbGyyuro6F5A4efJkv/EEAORHhRAEAAAAAADJUCEEUeAIQQAAAIxvChzs3bvX0ul0v+CC NDeX2v33b7KJE9utqSl7UCIXCkDotheq5+nWGFJbW26/n/yhrV28wqrLVlkqnXEtQSiYEY4nACA/ KoQgAAAAAABIhgohiAJHCAIAAGD8060n1DpDttYgMplyKynJWGlpxj0P389FTU2NTZs2zV599VXX IoSGpzrm559/Zrt2nbQjhw7b58eOuFtzSDh+AID8qRCCAAAAAAAgGSqEIAocIQgAAIDxT61BLFq0 yIqKilxIIQwxVFSknfD1XKnVh/Xr17v+d3R0WFNTU6/W1kZrbm62hoaNtnv3bm6FAQAJUyEEAQAA AABAMlQIQRQ4QhAAAADjn1pmUEVcLUGkUql+IYYk+FtgaBih0rJSK/ugzHZu3mknTnIrDABIkgoh CAAAAAAAkqFCCKLAEYIAAAAY/1THUz2sra3NBRXS6b6tPlRU9NwWIww2JKUqXWVLqpfY7ObZ9vmR nlBGOI4AgPyoEIIAAAAAACAZKtlCEDq/eujQIfdcrx0+fNiOHj1KCGIsIgQBAABwdlA978SJE1Zf X9+nNYja2pRNnbrRZs2qt5qa/G+JMRiFIJZWLbW5TXNt7869hCAAIEEqhCAAAAAAAEiGSjwEoYDD vn377L333rM9e/b0hh+2bdvmbkHsgxGEIMYQQhAAAABnB9Xz9FhXV9cnBFFXl7I33mi0d99tsNq6 tKVqa/uFGEYqXZ62irIKa29ot493fUwIAgASpEIIAgAAAACAZKjEQxAHDhxwwYebb77ZJk6caMeO HXOv3XnnnfbAAw+4a+2EIMYYQhAAAABnBx+CqKmp6ROCaGkpjSrsXfbQhE3WUv+BbXz3XSvPZPoF GZJQXFxszc3NrkWKcPwAAPlRIQQBAAAAAEAyVMLbYRw5csSdV/3Zz35mzz//vD322GP2q1/9ylpb W11AghDEGEMIAgAA4OyhFhi6u7daJlNm6XRPMKG5udTuvfdDe/SxTmuuLbKmKVNGLQRRWlpqbW1t hCAAIEEqhCAAAAAAAEiGShiCUMhB51Z1q2EFIa655hrbtGlT7+0yCEGMMYQgAAAAzh4nTx63zZsP 2dKllVZZmXbBBLUEcdddXTZhQqc1taQsVVfXL7wwUul02srKytyBQ0tLCyEIAEiQCiEIAAAAAACS oZItBOGDDplMxhoaGly34XuEIMYIQhAAAABnD4Ugtm37xFatylhFRU8IYuPGMnvqqTZ7/vmWqPJ+ 6jYZSVEAoqqqytUBa2trbfPmzS41HY4bACA/KoQgAAAAAABIhspAIQg5evSouz1G+DohiDGEEAQA AMDZQy0w7Nu329Lp0j5BBQUifChipBR40G0vRKlotQDR3t7u6n6qa0o4XgCA/KkQggAAAAAAIBkq g4UgBtInBPG1r33NVq1a5XpGOXNFIYiPP/7YPd+wocEmTPir6NnfBf7GPjt4rX1n1hT7k7dut798 555e/8ubd9q9779lqz682mZ/eL7N2XShM7frInur8bt28ZXftqOHek68qwlknRSnUCgUCoVCoZz+ ogCsmmurrKx0gQWpru7h/85XXV2drVy50rZs2eKoFYj169e7AwUKhUKhjF7RPUnfeeed8GUKhUKh UCgUCoVCoVAoeZRt27a5H3epqNUHtf4wFJUXX3yxJwTxla98xf1aobOz01pbW3GatbW1uVDCZZdd 5r5I/T19+hK7+ea/jr6T/zfwN9ZQ9TP75uRH7S+evNr+6qnrev35E9fY9a8/aW+t/alNXvtde27N 953n1/3Anlz2r/ZvF59jtdUbrampyVasWGEzZ87kOwcAADgDNm3a5IIJc+fOtQULFiRi8eLFNmXK FHv++eft0Ucfdbe80HBSqZRrAYx6HwCMHm1jlyxZYk899RTbWwAAAAAARkjH1jqnOWvWLHftXLf4 zYW6nTBhQk8IYuHChbZo0SKMOfpesllkCwcw2GcXfvlZAAAAjE/vvfeezZ8/v89ry5Yts+XLl/fr FgAAAAAAAADGIxeCiDcrQaFQKBQKhUKhUCgUCoVCoVAoFAqFQqFQKBQKhVKIxYUg1GzuI488Yg88 8ADOoMmTJ9vs2bNdsx4zps+wJ5952h54/GF78PHf9XpAj4/9ziY9OtEmP/aEPRvzXOTxRx6zByZM ivy+jwcfftaef+GlqP+zevo/Y4a98sor9sILLwAAAGCMevGlF+3NV960t19621559RV3uwvv1Vdf tZdffrnfZwAAAAAAAACg0P3hD3+wqVOnuuvnM2fOzImug7/11ls9IYh//Md/tPPOO8+uvfZau/rq q3GaXXPNNe7xn//5n62jo8M+/vhjW7V+rf3X//B/27X/3/l21d/9oNc1f/sDu+Kffmh/+d+/Yv/D P/8n+5++8V96/dE//2f72+/8k117yf9q1176J9Hjn/W49M/sqgv/Z/vWN/+rbdnabd3d3ZbJZFzo Ys6cOW7BAQAAwNgyd+5ce2vKW3bL5Fvs16/82n4/8ff25JNP9po4caILtS5YsKDfZwEAAAAAAACg UOncqM59Ll682Hbt2mUffvihdXV1DUnX2XXe1IUgvva1r1lxcXHYSgTlNJcbb7zRtm/fbidPnrSi ilL73bevNnu+zeypqlMmRqY22PdXvmR/PvNe++vZD/X64xn328Si6WY7v2328X+JHv+ux67I5v/L bvjVObZ3/2f2+eefW1NTk6VSqXAUKBQKhUKhUChjqOzv2m93lt1pV7ZdaRsWbLClS5f20gHAmjVr 7NChQ+HHKBQKhUKhUCgUCoVCoVAoFAqloMuOHTuspKTEXTs/ePCgOw86FHWrFiRcCOKf/umf7P33 33c90wVynF5ffPGFffbZZ/brX//aPvroI/f3+vISu+9bV5g9WWmf/q6o1xcPFtm+KaV23vxn7C/e uN3++q27e/3J63fag0tfM2v7lln7f44e/7ZHx9/ap/X/p/36ynNs996j9umnn9rGjRvtgw8+cN+5 hr1hwwarqalxqZpt27bZiRMnesdPz2tra13TIRo/LXCNjY0uOLNs2TJbvny5C1XEPwMAAID8qT54 7Ngxq1pfZfeU3GO/aviVrZ2z1hYuXNjHvHnzXCCioaHBjhw54j4X9gsAAAAAAAAAComKWn/QNWyd 89y/f7998sknQ1K3upUGIYgx4EyHIPbt22evvfaavfTSS7Z69WqbNm2ae12hBtEJ+EmTJrkFZvfu 3S49o/tPKxih+6o8/vjjrhlmlh8AAIBkqA6mUMOqeavsvrL7BgxBiOph06dPt/r6eupjAAAAAAAA AAqeymAhiKNHjzrDCkHESzjA48eP93k//ne8JQBfws+fLioaNzV5EY6HJj5efDf+ebZ+ZXtdNM3x km044WdCYyEEoVYeJk+ebHv27LG3337bjc/atWvd+KjpELX68N5779lvf/tbe+qpp9zJ9p07d7pf H6oZkjlz5uQ0rQAAABjcF1Ed9lhUr1Jda82CNUOGIHwQQi1C6J531MkAAAAAAAAAFDKVgUIQygCs XLnSXaPW85xCELqor9YAnn76aXd7BH3QD0zvHThwwN544w2bMGGCa3ZXF9T195QpU9xJV996wKpV q3pPwqrEgwYq8fBAOFFhsMB3E389DDL413x3mh61WtDV1eUu5oefnTlzpj300EPuF3Pq7ve//709 ++yz7lYP8aLPaSZu3brV/e1DH356NI0PPPCAPfzww661BF/0vmheKlAwWPH9uvHGG92tKE53CGLv 3r3uNhiaJ2rlQWEHTaducaGAxOHDh23JkiWutQgtNK+//roWHLv55pvdfCsvL7fZs2e7foXfJQAA AIZBddxjx2xnVL+eN3++rZy70u5P3z9kCEIUTl28eDFBCAAAAAAAAAAFTSVbCELXsIuKiuyiiy6y yy+/3Kqrq/sEIQYMQeiCti7G60P+on58YLrYfcMNN9iaNWvc83feecf9rQGtX7/edaNyxx13uAvl mzdvtk2bNrmggUIVOinb3NzsHnWyVkGKeAsSGjF1qxCFJiqVSrlxUtGI62K8ggoKFuh9hQwqKytt 3bp1vZ9X0Tht2bLF0um03XPPPe41db9ixQqrqKhwE69+3X333e52DmpCWLeBeO6559xM1C/pNGyV W265xY1DS0uLG4fGxkbbtWuXzZ8/301zJpNxYQC1kKBpVahAYREFDZYvX+5aUtB4KlSg+dHd3e3G TdOuFhQ0vR0dHXbBBRe4X/yd7hCEpklBls7OTjceBw8e7J2PWmj0XC1CtLa2utdUNI/a29vdZxYt WuRCFCrhAgoAAIDcHT950o5s3Wrbzj3X5r33nq2ctyrnEEQ8CKE6pa/LhcMAAAAAAAAAgLFMJR6C 8LfAUCbgJz/5ic2YMcNeeeUVu/TSS921en9rjAFDEG+++aZdccUVLhSg2yMooOBbWNBJVF3A1+0S 1GKAwgzXXnttbwDA90NFrSxcf/319uijj9rzzz9vr776qrvIrxYmFI5QywoTJkywiy++2I2QD0Ko qOUGva5bL9x6661ufNSigybkxz/+sXtd4/GjH/3ItcCgcbj66qtdqMEXtVJw5ZVX2iWXXOJaeFAA 4c4773SfUdMYKur3XXfd5U4UKzSh21Eo1KCghEIder+trc0ee+wxq62tdf1USOD222930/y1r33N ysrK3ExVYETBDIUn3n33XXcCWsECBTAUFtCXoZYWXnzxRTefnnjiCfelaPgKRGgav/nNb7oAxekO QWi+67tUqw8q8VBKfEFT8aGIeMse+uz27ds5yQ4AADBCqmM1Fhdby7nn2ntRHXW4IYh4EELB4SNH jrh+ZqvfAQAAAAAAAMBYpBIPQagBAjU88Jvf/MbdoULXpXXNW40d3Hvvve46/aAhCLVMoAv1vifq MB6CUGsAamKiuLjYXcB/8MEHXQsJ+rxaUVA3OsmqoIJuq6AwhEIBCi+8/PLLroUJjYze0+e/+tWv ulYhdHLWT9CyZcvspZdecidw1Z0CBqWlpa5FBgUbFEDQRKu1CbUuoUCBAhDqzg//pptucuOo1hoU vFDLFWq1Qs91Owe17KDmMdQPBTXUnVq2UNBCrTYoOKHwhoICClpoOJofGs4111zjWnxQ8ELjMmvW LDeNKvoCFLZQtwpu6FGBg/vuu88NTy1PKECiUIjCFhdeeKFrSeEb3/iGnXvuuWcsBKGS78lxFf/9 AQAAID+qix04fNhWzJhhnd/7Xt4hCFmwYIGrR6vuqjCvbyouHCYAAAAAAAAAjDUqYUsQ+kG/cgq6 Hq87Gxw+fNj27Nnjrnnr70FDEAo/PPPMM3bddde54EFYdPFfF/l1ywwFCzRwhRMUhtAFfAUP1OqC bi1xxRVXuEf9rTCARkyhAbUkodCBggoKS2iY8aLbVejErZqzUP8UzKivr7eqqiq77bbb3MQpOKFQ hfqtFhbUIoOmQeOslhdee+019+s3Py5qwUEtPZx33nnuhLCmUS07aBrq6upcOEHU8sPKlStdqwwK a+jXc+qXplutPKh1C72uZjXUAsXUqVPtrbfecq0h+NYR1JqGWtHQiWYFQzSPFCxRvxS48K1W6HOa R5o2BTS+9a1vuVtjnIkQBAAAAM4shSA+iuqvS999d8QhCFGdV3Vq1ZVV51X/Ca4CAAAAAAAAGOtU 4iGI/fv3u5DDsWPHegMPoue69u3/HjAEoZOjoo5V1DqCWktQ8OH+++93yQoV/76KmpdQD1U0YP2t 4m+boP6p+EcfFvCfUahBt5hQIEKPChz47hUkUPd6VFG/NQzf7/j7egyH7z/X0NDgbnmh8IZupaGi 21j4os/4z+mEsVqEUPH99eOabTr9PIt/KfFu4+Ma717z0M8L/a1QxUcffUQIAgAA4CwU1ZKtvLLU Fr75lm36/vdHHIKIhyH0qBCvDgSo/wEAAAAAAAAYy1SyhSCGMmAIQj314QE9bt261QUIRK0qKDig 9+LN6ao78c/jrw30enw4O3fudP3XhXk9Kmjhu4l/Vvx4hf3M1u/45xU2UPjB33rDDzvejaemM9Q6 xUD98vy4xN8faDzij9noPbVUQQgCAADg7HPixHHr7DSbNjNly6cnG4LwQQjdwk23Y1NdO9/boAEA AAAAAADAaIuHIHRN3t8CYyjqdsAQRJxvqcCX8IJ/EnwLEb7EwwlJ8iV8PaThn84Tw5qnalWCEAQA AMDZp6f++4ndfvuHdt1vKm3DwuRDEN7cuXNt1apVvcHmcFwAAAAAAAAA4ExT8SEInctUQwe7du0a kq6D5xSCwOgjBAEAAHD2UZ1PwVvdCq68fLldfXWF3XZXtX3w3uiFINQihCgVTT0QAAAAAAAAwFjk QxC6nq3zp5WVlVZdXT0odbN582b7wx/+MHAIQidlBzsxqqJWIsLXZaDXh0O/TBts+IPx4+5L+P5Y QwgCAADg7OJLY2OjzZ4921asmGE33FA76iEImT9/vpWVlbk64Wi08gYAAAAAAAAAI6GSeAjCl3Q6 3ftcRcEEH07QydP6+vo+t7Lwt85YunSpHTp0qPf1bCV+m43wdhj6e+fOnfb222+7v32owpf483jR 6zqRK8uWLXOhAj3GQxF+uH464iXe3/g4hcOL/53EiWNCEAAAAGcHX1SPLi4utgULFriWGdasmXPa QhCi4MXWrVupCwIAAAAAAAAYc1QSDUEoHKAQw2OPPWZf+cpXrKGhwX1o2rRpdvjwYTty5Ig7afq9 733PnbhVqa2ttfb2dtu7d6+Vlpba4sWLbf/+/fbOO++4v6uqqtwANWDdt+P55593f+tC/FtvvWWf fPKJZTIZe+6551y/VLq7u+373/++e1/3+NDEzps3z6ZPn+7GUcOeMmWKG1d109TU1BtsKC8vt0mT JlldXZ0LUihUUFFR4fq/fft2KykpcaGDmpoaN9PWr1/vQh0KPqi/OhG9Y8cOe+mllyyVSrnX9ZnJ kye76dHf6mb58uW9oYvwixkOQhAAAADjn+qq27Zts+bmZldfVp3ahxJOdwhC9WrVO6kLAgAAAAAA ABhrVBINQahcdtllLmBw6aWXuiDBJZdcYj/4wQ/cCdO1a9fqQ3bVVVe5ZnRVfEBAQQm55ZZbXChC n9MJ3kceecSFCx566CF3of+mm25yJ11//vOf2w9/+EMXTrj33ntd95oIFYUVLr/8cnvqqadcaEJF J4rPOeccF8y4++677emnn7YrrrjCHn/8cbvxxht7x18BBb2notCGwhkapyeeeMJeeOEFe+ONN9x4 Pfvss66liPPPP9+FOhTEUPjjxRdftH379tk999zj5oHG5dZbb7UJEya4aVCAQAGN7373uy5coRJ+ McNBCAIAAGB8U9m1a5fNnTvXZs2a5eqr8VACIQgAAAAAAAAA6KGSeAji2muvdR3oonxLS4v967/+ q911110uEKEWExRKuO6669xA9+zZ4y7a33///S60oBYUrr/+etcygw9DqH8TJ050rTOoZYVvfvOb rkWHCy+80IULioqK3HDOPfdcN1Lq55b/n737jI7yyvN9f86L8+reF+eudd+cde+EO3edM2tNT8/p Gc+d6TDdt3tm3U7uPN1uT7u7bZxzwBHbYDc424AjtjG2wTbGmGDA5CRQKmUhrIgAEQwiChQRJvxv /ba85dKuKqlKegRS+bu1PktVTw772c9+nudf+9m71wVjvPPOO25++sWcpvNP//RPrjWJyZMnu263 3367NTc325VXXtn/CgutpOa1adMmmz59ugti0HBqMeK5555z66bAh9mzZ7v5fvOb37QHH3zQzXPa tGkuuOONN96wP/7xj/Zv//ZvrlUKrZ9alVBQhoIlvvvd77puGkfzDXdMNgiCAAAAyF2qK6p+pzqm giDCgAQhCAIAAAAAAAAA+ihFGgShm7QKUFBLCGpNQa08rF271p566ikX4NDe3u5aUFBLDLpxqtdR dHR0uEAGBRmcP3/eja/Agfnz57sbvnothlpV2LBhg7vxq3EVuKBx1PKCFkavlrj77rstFovZihUr XCCEAifUX80Gaxi1QKHl0LgaRgEICxcudPNSCxRqYljz03+18KDWIXSz2X/X9Hfu3OmWUa1PqEUJ bcR58+a5QAsFB2g4Td+/EuT1119366cgELWG8eijj7p5vPrqq66fXhGi6Yc7JhsEQQAAAOQm1RNV z1MgsOqtYTCCRxAEAAAAAAAAAPSJPAjCT1Q3bMOkbondfcsLemjvkx8/Vb90yQ+bmBLno6CFxGH0 Xcl38//9Rgnn6Zcp1ffEYf1nP32fenp63Ma69dZbrbCwcEA/jRPulGwRBAEAAJB7fH22oqLCvdYt DERIRBAEAAAAAAAAAPRRijwIAgMpKEGBFt3d3aOyjQiCAAAAyC2qz6nuqNe3qaWxJUuWJAUiJCII AgAAAAAAAAD6KBEEcQH412yE3aNAEASALytftuaqcH3Hi5Hul3B6wJeFP3aUjhw5YsuXL7cFCxa4 18EpCGLx4sVprVv3vl13XaXdeme5bV70hu38t3+zRUuX2uoP1th9RffZ77f93ta/vz5pvOFSyxR6 5Rx1QQAAAAAALqzwXlom99SyuV8XRQvmADAcYXk0EkoEQYxzKYMgSgvswe/8weyREjv1wIZ+Z+/e YCdezLdvffC4/adXbrT/5dXb+v2nl2+2+5a9Ytbw/8T9n2b1f9mn8S/tVNX/bjdc+S07evyUC4LY vn27FRUVuX1OIpFIFyvpAVxdXZ01NjbmlIaGBvffn6jHW1IlQb9eD9drKFpv0XmMRPoyJr1CTWVa U1OT1dTU2KZNm2zr1q0ZKS/faI89tsuendFs27assMM33mhbCgqsdFOZvVT/kk3eM9kqNlYkjTdc WrYTJ06Eq0AikUgkEolEIpFIJBJplJMe6oX33vRdz27Spc7OTqutrU26HxfSfYmDBw+Go5NIJNIF Sc3Nzf3PR0ZC5d2xY8fs8OHDBEGMZ6mCIDYVbLGH/3i72ZZP7ezG3f3Or99tRzfV2ksla+1P5avs yYo1/R4pW22LYuvts4OzzI7OjHuxz7EX7dT+J+2Ga35pR4+1uxOpMtC8efMsPz/fZR4AuBg2bNhg 69aty1l5eXlJ6zwejHS/jNf1BkZCgQWbN2/uPw50HOlYyNxm27Qpz9HnLRs39nXfnGeb1S9vk/uc PN7waFnDdQAAAAAAAKNv/fr1SffTRNfqur8QDh/ecxjKxo0bU04HAEZbuvJtOFTuqXVdTVfBYwRB jEOpgiAKCwvtst9dbis2rrZFq5b1W/jxkviOX2P3rX/ffrpqlv1mzev9frzyVZu1eZGd3XOH2f4J cdf2+fRaO9X8H3bD1T+0o8c6XRCEogqXLVtmLS0tLioHAC6GnTt35rRwfceLcD2yFU4P+DIJj4ds 7NrVZ+fOXbYzXrHv7x7/vnvnF9+jEi47AAAAAAAYfeH1eSbX6eGwQwnHB4ALISyLRkLBDHperiAI WoIYp1IFQRQXF9ull15qb731lr388sv9XnzhBVsyf4H94INn7b+8eov919fv6vefZ91uk5a/atb4 zbj/y6zhv/dp+u92qvq/2Q1X/YsdPd7T/zqMgoICt89JJBKJRCKRSCQSiUQikUgkEolEIpFIJBKJ RBorSa9UJwhiHEsXBPHTn/7U3nnnHXv99df7vTprli374EP72aKZ9l/nTLT/4637+/2vb9xjkz+e bdb0r2Y7vhL//z/7NP9PO1Xzf9sNV32nPwjik08+cZmGfQ4AAAAAAAAAAAAAGCuU9BoMgiDGMYIg AAAAAAAAAAAAAAAgCCInjJUgiHPnztn58+cvmnPnz5md0wJlng+1rcLpjHfaD+F6ZuPs2bP900kU zmc0aRnC5RoJv/zhOg0mXKaLRcsSrk9oLC2vZLLMPp+NZeny4YUsN859LuyeTibbXsZanhmr0uWB VC5kvohKpvlF0p0bRkPifBKXdbRkuy1Gw/nPzpudNVeXCffTWKO8Hi7/aPP7aawK89RwaVqDlTvj 4dyZqWzObYNx9f/4sXP+7Pmk7ZWt5HL84ue7MI9kK1zHL4PxeJwk7iu//InnXf8/UTiNKAxW/kQl 3fpEuV6ajlK6Y2Cs55Fwm6SjYYc6J6t/ON5Qsl2ObMYL13Wo5cfIDFV/7+sXr4OahlO35Px4IWhZ wmUfiVR5bSxzdZkz8b3w2cjKYF+PCfdzKv3zTtEvE9mMHy4nMJTkOjmidrHOvxejDhbFusYvN01n y/MJ5d9oGmmdPJvzgZft8InjZUPjhMs7HBeinAjXMfF74j7y3dJtm/D7aEjM56nmfSGWYaS0fH7f jvQYCBEEkQOUMcZCEMTx48ft8OHDduTIkYvi2OFj1nys2ao/q87o4kHbqbOz0w4dOpQ0rfFK2//o 0aMuP4TrmwkVMG1tbXbgwAFrbW0dQNspFfXz8x1suExoOvqv/eILv5CWMVvHjh3rn36m/PYMl1G0 nlpfDTOSdfbjavlSTcd36+3tTVtp077WcqYaP5yWljmTYVMZalkTh9N8wuVMpHVpb293w4d5eKzQ sp08eTJpu+t7d3d3fx4ZVcqL8f+iz0n9A1qmTI5/rYOO8wuyDuOY8oDyaZgHUtEwHR0ddvDgwaRj whtr29vnFy1/WGYm8ut34sSJlOeG0eDLKUksW0aL9pvmGe7XC0V1ltazrVbWUWZth9qS9tVYou3U 09OT0XERFZVpft7h8owVyqPKR2HeypaOMZXP/thL5I/DwcqZdDRt/Q+X+2I6pOM8xXJmu5+PHzpu Wzq3WGtnq50/13czYjhUx1R9q287qY53NKNzbzpaD9WZhlvvStwmw+HzyVB1glwzkuMkpO042D4c qn+m/HT8zR7VPdRN19a+XEk8L3rZHitD0bKoLhNeg+l7lPd5tK6pyku/z8LlGg5tu23btrl5KYXr ozwS1bxGg98e4TYKaRhdl6Q7J6u7ztmZTCtRYt7MxmDj+bqWX0f/WcsZ5rnxJNX5eqzw5Umq+nvi /jh69LDV1qqer3NftOVKJvz50m/TcD2yoTzvz+WJeTIbGm9A+Rr/fFhlfbxcGUm9YDCqy+T35Fv7 uXYX1BnWUTKhbaf7aH750/H7f7DjNROZjO/no30S7isgHR3Heu7g81l4vIwlI60DJtJ0ND1/3zac VyYOH+4r09vadP8puf8Xwx12x6U/j0UlXX0kcd/6+q2WI4rnCOlouv5ZwEjvX5yJr9vJXTFr3b8r vtzHkrbncPnlC5db/VLdj86U9oXq9KnO/4Px88+WxgvXLR3lPeWBsD6VLdUdVU5kM+/h0PqlOmcm 3rfxz2VS1bfD8RK/R/FcKXF62h7+WEy856//frhMy5a+8mPosiRKvvzT8nd1dWV8Pz5TSnv37iUI YjxThrjYQRCapzLG5s2bXffQ1q1braSkJKlbYWGhFRUVRaIyv9JerHzRboz/KYXRRGFkkf7v27fP Nm7cmLS82SooKEhanotB21P7frCbIYPROCooEwt4FUL79+93+zeViooKty/Xrl3rPof9M+HHy8/P t7y8PCsrK4tfiNe6fJaopqamv2DXCV03sDKhAmvnzp2ukBNFfulYSeyWSN21T7VeicuXuLwbNmxw +T3slw2NG4vFbNWqVSmno+2gQlf7UyeBVPtL26K6utoNG44fzmvNmjVuvVLNayhDLaun5dC+8ssX LrPo2NN21rGjPBtlORAVLVtzc7MrS7QenpZdJ2XljXCcdBLXz6/vUNyw8TKzbMUKK1+yxApLS5Om G9J4KmdVwfcXIKmo/FOeUf7VeqQSlnGi4zOc58Wm/Jy4jNnsl6Foeio7hjqfiJLyhY4N3XQPVVVV uWmOdl7X9hAdq+m2i89jfjiVkapg6qZZIpWx+q/8oqTPqphqPQejc4imOdyKvKaxfPlyV47os8oc lYP6HA4bFS2r1i0sqy4UtWC1If535Z4rrXZLbdJ+vVCUL/zxn66OpnJAFyOZHBeez0NKKoNSnc8G o/F1zti0aVNSuTQYX/dMV6alo/VUXSrsno6WS/WTKPKo6l86flKdP7UttR20TuG5dygqm0rj55Hw XJOKzwthtygVxrfvJx9+aFXx/+Xx41vLJzrWtX7ZzFP1/yt2XWF5u/Ost6c3qSzLlL/Qrv6kwYqW vmzFK+daYax82NtCeejjjz/uW8aEdcyG6lQNDQ3Dzlsq13SNGNYDEoX5bLwbyXES0j7QOUj7UJ+z 7Z8pHZv19fWubFRSveHdd9/tDxjWNcuH8eMlvHGm/KFzeZhHs82rnqalvNrY2Ojyneizui1atMht 2zD/ZMPf0Proo4/cOiTekBPl87q6ukHrp8nynbBc1vp/8MEHbp00zcTrSV1jKn8Mtu1Gym9T/zns Pxgtl669VZ8K61ipDHZjX90THyRlQtPUMmg/ZFP2aFjlFR0TqcbT/tZxonpE4vpqnyiv6RiIkvJu 2C1qWnYdn6qnhNt+LND+TxekrfODrgf7ru8KbdmyUsvLU75NzpOSbT4ODTa+vybRsalrr3T5ORO+ nPHn0LC8zYTGHVBGxM/nxRs3WonupcQ/h8s/Uto2qstMODDBGnsa7VTnqaQ6Sia03jr2Wlpa3HZM R/lBw61fv95t91TH61A0ju7/aRsPNr7KHv+wNdxXQDr+Aa6vI4XHTColBSVWXPjF8TlYmRPWf4bL zTdeVgy3nh/SdFS3WbduXdbXQ1/Q9Xxx/Fys+4cD1zlxG6js1/GpOkSqe0HDoX2me9fh/kyk8+WO HTvcftW9f5VDWvewHI6Cpqs6ia7JtGwjOVfrbsa+5ZOsbPOy+Dlh4LOt4fD3J7Sv/bImLveKFStc 3UgpXJZMDHb+T0dluea7ffv2Qcv1kD+fLFy40OWtcD3D48+f81WPGkn9T/U8XTON5vM4XydXQIpf fl8/Vz1K+V5JeUuBHYn1c9Gw2p86X+q76o2+bqLu2v/aTlEdAzq2VAcQf4ypPq/5+u66Nx3WxVNR +bFlS1H8GrDcfU7u37eNwu7hMGG3wfi8oWe12sfav9r+ejaj/d3U1DRs2jbKbyoTtM31XFDbLAx6 CGkYgiDGEBVuFzsIQhQFlarCrSgbZdjFixcP6K5hlbkTDwx9Vwbz3bJRUlhiS0uW2hstb9jelr39 B7hfJr98ujGmE4EKKd1oVsYPlzkbOjh181vbXBWVi0nbTQVFmEeyoQqnf2iRSHksFQ2vbaBC20fA ZUvz1YWRpqN9pH2SKkBB3TSMbiprfioMlb+GouF0bIjygfKjHrIpH/juIS2HxvPLl7i8Wk8dAypE h7vOomPVn0wHm064j0Lh8Klo+joJap0Hm1c6WladwHWsZTJ+uIyJlL+0fbXeYR4eK7RsynNa1sRl 17GgaF1X5qQYLx1/EyXsPpTS+Hwk7J6KLz8Huxkq6qd8kE3Zp+NI+X0slHMSi1cci+L/VUFXmeCX UWWE6x/fFuE42dK66macygPNIxNh2SO+XNPxF8VypaPl1fbQ+UjlW7hdfBBLON5gfIVP0/Ll52B0 EaT5azx/MZAtHXPKw76s0GeVKanOS1ELj5ULRUEQefG/m/bdZPWF9Un74UJQ3lQeVbmgPKM8q/0Y 5ll9V37K9LjQtJQv/MWqksqgcNsPRkl1T00rLJsGozJcdU/9D/ulo2XO+/xi0R9DQ9E2S/Vr4+FQ Ph8qSCQ832ZC09SF91BlgMoRlRVh96hpOY7E89D5oD6hbaBtmu35srik79ykPDxcGl83JcrKyq2k aKuVFBfEu/V1Hw5NSzeSlDcyqTelo+NlJOVfmH++LMLtOBzabzomdJMr1T70/Ue6jz0tt5KucebM meM++32vm8p+n/pgBOWzdPUyldXp+g1G4yReh2s6us8zdepUtzzhds6W1lM321PlaSV/bd6yp8UO thy0vbv2Jl0PfmG37WpuspadO5LKZZ3D/PVceE2p6esGYHh+i5K2ner++qwbwNnMS8NqufVwIqxn hbSOQ/34IdtzrvaNrst13k21n9LRsNq/qrelGk9J9erwPKTv4U3QkfDT03k88fto0P0w3VgNrxfH knTnECXdUPb7o7xc9cDk/Ohlm49DQ42vfhpG1zJD1YMyEZav2dD2UZ1T+1jLVvTJJ9Y4Y4btvf12 K2xoSFr2kVJZoXXPL4zXv+L7oHSEdY/wwarnH5KoDFbSMa71TZU/hqJxshk/3D9AJpR3FEQTnjdC 5bFyW1a9zDaVb7KyWFl/eRIOFzWVEapXaDnDcmQ4Eu+t63w5nHpcRUXMli2rtiuuOGjbtn0xvq7v 0pXB6uevhUZCy6vr/aGOeb+uqp/pIWcUdehUNF3lHdUtozivnD931m1Dba9M7xOk4++3PPXUU/2/ dk9cbn99MdS2HEy68386GjbxPlzYPx1fb/T3PRPXUXWkVPlY2zGsUw2Hpq3jRf/9tUuUNA/lU9XJ /XrpXnpiPdzf8w3r6L6/hvd1am3bxP2s6xFts6iOAc1H+1D/NV+/P/wzMXXLtGwpLY1ZXl6ZzZjR EK9bJJcd2j7+WicdHSuZzMtTvlA9RstdG8872+Llya749vc/ih6J2tq+ABQ9JycIYhwbK0EQvvAL KemA1rKF3VQgalr6hYYicpQhV65c6T6rW7aa6ppsZ83OARldF1LKtEuXLnXzUiGjQkzbScsQLm+2 lPRQXdsjLJA9VSh8ATpSmpa/QZXIR7/pQbWWK8wnI6XtlYr6+e0w2HCZCLdtKko6ASVG3GVD09Dx ovw42Ph+fuEyitbTp5Gss8ZVHhxqOuG+CIXDp+KXWeuW6Tjh+Jksa+Lw6ai/Tsyq7Om/LhyUf5Wv E6WrpF8ImrfKDf1CRmWGp+86EYbDp6LjUeWPykytj8ojH2mdjq+saNz+aWV5QeKXM3G5Q1ouX/aK vosuWrR/lMLjTgE7A5brIlEARPmmTRaL1zt2xyucflmVdCPYV4DD/JQtXzFXxS0V9dN8/Hfl4XSy zsulZVnvdy2Lzqnaf3roHCb9Wl3nvsQ8GEbvhxQ9rnNKpjS8LkJ0vtU+CY/9TCWWI5mUKePdWAmC UJnnlsf6zhUq65TPw+NCeTrdcRDSDSjlCQUvKiBhypQp9u///u+uLqMyJYyWT0c3AXTOCOsEg9E6 6FyfeE4fipKi+EUp7J9OFDdWMhWebzOlmxM6RtNR+anzsX7Joc/qpnLC/1I0rHeOVFk8v+l8lHiR 6evsMZV/iWVgvNwP86zogY3ohqfPxyNVUhJz8y6M52td8KrOqHJT2095UcdBuBypaFo67+vmXngx nQndoND44UOMKOk41DoqD4f5bLwL8/9waDq+PEw1zaH6Z8tPT/v/rbfecp/9+iSWMfqs8lP3X/yx msifwzO9yTUUTUMPlH1+HqnBpqMyQMvd+Emjbdyx0bbt22b79qYOMt376SHbW73RunflZ1VeK/nr kHDbRUH7RPVp3RvQZ93b0EMclafhsOnohn1Yx0pF5ypdO/j8E5XEPJmNocbLZhsMl/K+9q22u7aP r8+OBs1nqCCUsSzT/aF11C/ndI2a6Tipxtf1yVDjq3+4nMMRlq/Z0nHVX0bEl6k7vuw9+/ZZe4oy dyS0bVSPVn6tKKuw7q5uN9/R5Ftl8OsabrtMjXR8YCjKX0Ndv0hXR5cd7D5oxzqPuc86h+qYUl0p 8Ryg4011DH/vsa/en1zvyZTGV306fNiWiuo4uqbydR19TsXfo9O0h1OH03VRYWGprVhRbkeO9L0G QtQqsMrgxHtB2h6qn6h8VvfwXpDfdmEZMphsynCf/L6Omp9HVNfpZ86ec69z1HpmU+8cjLa/rjVH c7mzkbgM2dA44bopqbu2V3jMRkV5WPcudE9Bde/wGeFI6YeAag1P12XK25nWzxPr6Vp/v01T7Wdt q7DfSGl64T0w/31A/WYInZ0d8WmdTOoeXuuE/f0w2jctLS1ph0nnZNwx3Rd6/30XCKEy019D9pWV euYxuG3bquPDa5w+27fXxPNJpS1ZspggiPFMGXwsBEEMJdWwKtR1IPpgBBUoqpTos7pFQdPSAaeD xR/46h4uy3Bpe2u50zUzpF8PLVu2zD2c0uewfzY0vn7hqyCRcFqavwrYKNdtrPL5I+yeKe2zVPkR F472gfahkiIkVWFPvDGvk41uzvsWFBJpWAVM+c+jxV/UhAEF6hYOm4puaKis1Prq4i0T2ibaHr7Z MG0Dv66Z6vsl69B0MtdN7by8PPdZ89L6pbqZqnJTDyH9cl2sYIjS0r4giIp4Zark449tVxAEoYs3 VY7CBz1RU/7UNlBggT6H/cNh9fqcjLdZaXxfbFpupVvWuM9J/VNQXtU+VX5TPtL+Ciu2Og8mBtxk QuMoT/rzZib8vgiPeaTnX4cx4dMJ1lAY/S/MMqE8FAZB6MJGZUL4kEr1Kf/wOtPjQOWopj9t2jS7 /fbb+19zEpZL6WgZNW9/kyDchukMJy/6YMiw+3jnz7tDSTze9dm/tzWsk46U/xWF/ntLliyxbfH8 VRK/xijVL7ji56WKynj5Fj9PlcTzWiwhz+rXCVu26PyoYImR3cRMRddSuuBObJ1M9e9Mb5jq2NCv bP26Zsq/L/TZZ591TWdmO342dN0Y1a+jEA2lVEEQqYTHbiIlXSv6elum+TYdlcPK04lBpv57osH6 ZaNua539ce8fbUX8T+fIcN2/kPn5IFGm5eFI+LI0mzrUcITrNpaFyz6aRnu7e9nUScaabI6DkW7P bMYPl/NiCLeN7h7J2Sy2WaZ8vTObbTQS4boCY1l4LKZz/ux5O3d24DVMOIySbznUX4eG9Z1s+WCF waheo3ttuhbW/U29klufw+vdRP7aOrzXJ5qm+qULkigtVb2t0I4ePea2X3jPMVO6L6jtmG1KfPCa a2VO1OukFHbLJZkev8Phz5u6R+RbIQuHGSlNU4EqvtWvsH+mwu1yMUW5T1KVs9n0T0epq7bWyt98 0xp273b3VPpe11hvn356LF629cb3S09aR470WGtrp7W06BVhffbuPR7fjwft/fcXWl7eZoIgxqvx EgSRCZ/Zw+4jNVrT9TT9xBN9SA+jNFzYfTgGm5YKmHDZgLHON9uUSN0VOalWVnSh4rW09L1GQ+/O Ur90Ff8o6IJGDz1Urqr5KN+EVDbz9Rc7XnhxE9LFjH/YonXVzWs9QNfnxO2Qjk7kenDtL1oGo23s W4DQZ3XTeOH+EZVxepCuddc8VAEZ6Q314VDzfiXx+RYpQCb+/5P4svsHOX4/6deBeoCfyTYYLm0T VYR0Qeu3XTo6Jyu/6mJX6xBeFCfRr5ELt1qsKN99TupfnPxwQflswYIF7sG0zs/61b2WT/vKUx5K /D4U5UFt27CJtWz5im/YfTSE+Xa8OH/mvH1y+hObXjfdqouqk/J9pmKxvmOkojyeh0pKrTieH8Jh 0vGBNDqGtN/1cNqXeyEdY/pljZKa/svkOND+0cWp8qYe7vnXTYXDDSZd+YTRpWM4rG+OFpXdu+N5 I/bRR1a5YoUVlJTZ4o+2WdUHC600frFaXPJFGVpWVmSLF1fGy9eyeBmYXE4Oxt9A9GVo2F90TGi4 xJZNUrValY6G13GkFK5nJnTDRb/ACrtHTeVzuM9x8ShlGgQxGO1XXTP6erTK93R5PVuDHTfij6+R qC6stpm1M636dLU7R4brBwAAkC1/j0j3aHRPS881fN0jvD6OiupFuiZQvVv3aHTvZqj7I1pWXTu3 BPdwNL5+oa4fR+qHCYPdk1Pdz9+DTHc/Ml130TT0S3gFZIfN/GdC9+d0D1HXkuM5YBBjm9Jo5i8d tyO5JkP2tM0P6jXk8Wvi/fv2uXtEvmWa7m7dG9S9R91LTO30ab3Ovd1qa9U6SGO/HTt2xcv8rbQE MZ7lUhBErlIFJ6pCOcppAWOB8nMqqYKLlBQcoYcD+vWiLijCyn6UVJaGD5yzvUDShUkmNF1dEOnC zCc1va1fhCqF2yKdcDsOxqfEbuH+SdxPfh/ov2/+yrcMoQulMEo9G5pGuE08/cq3oqLEJkzYHb/Y 2xM/D3XHK0Fd1t7R12RwIj2cHU7Euk8DolXd54RfFOjzOT000vT7tkX/sGkoqRUN/aJXDyTC5U3t 5OcGdtf4epjhm1H0dCGsVj30K2VdzOvhmx5U+/fWDYfG1wM/7eeW+MV38ru4h6bxtF/VCsBwp5EJ bRMts+pCg+XhserM2TN2quOUNW1rslhp+hsZQ9H7nFevrrS16yqtoqTQqpcuTRomHX+shcdkKspf umjQxYgvR8J8n05iCvtJWEaFwm2H3KLytzuer47Hy/ET8fKu7fiJ+DHeaW0q69UtoTxsazsRvxBu i5f5bUllZToqQxW4o2AcXUQrQE3lpj6Hw46U6iojaSZd51kdE2F35DalKIIgxNfbRHlfeTLMp9nS saLlU/0vPG5U//KtFobjZavtRJv1HO+xs6fix8CZ5HUDAADIlr+mVNKDen9NoDqS7sWNxisAdU9F D9IUtKBnKbq/ImFri6lo+ERqOVv1ML3uQ//77pUlX9snXt+PhK79w/XJlNZb9wj9qwr89g/3CQAk 8uW0yh9dV+pesp4B6dlIX4uWak10cK2tB+PXpYfdeJ7Kef04UffOCYIYp5QxCIIA8GXhH3DrBKjK dVjZH690kaGLBP8KAr+uunkdboOLTcunm9R6mKRKiB5EL168uP8X5L5lhkxpPD3I1nYII9BV6VD3 LVs22/PPN8YrIvW2f/8+29Oy2/bu3mF7Ujzs9y0Z7NL/lr3x77usqanFduzQg/jd1tDQ4obpH+5z +sWkAha0jr29p623pzPu85Y1ek9Z+2cd1tt5LN6tr6WJTPloft9k20ike1CceD5WngmXIVuapm4E qCl8fQ77Z0Lj6WJfARXDnUamxnNLEOL3o24S6OZLGHiQie3bt9r99++wR6ftsNrClfbpr39thbp5 UdzXZGY4fCJ/vIXd01HZq3qgLiaU38JXqQxF65r4TlJR2RduF3z5KG8klnlmA5uKHqnE82uq+UVJ 0w7XDxiMUlRBEImU78P8OVw+X4fdRfPR+TjsPlwcQwAAYDQk1mdUf9H9Rd/6a9R8a4r6r6b1P/zw Q9dd99Oy4aeha3Bd3yvQQPcRw3uLY4GeS2ldDx5stePHD6lWm7QPACAVlcv6UahaowlbCB8uPSvw 9zF1/58giHFIJ26CIAB8meihmy5S9LqIsLI9lvjo6UzoZKzhE4MgxjIto28ZQp9VQVEKW6bIhJLO XVr3kM45+mWhIjbPnj0Z31YFtmVrvuVvWmsFK9+zrQWFLh8ky4/bYvlrFsXH2RK/0CyxZcuKLS8v 3+bNU6sV6j9wHN8comsWsKLKKvKWW1nhRisrr7TS8lJbWL/MypfPsPKtq62sou89koPR/lTLDOP1 Rr7ft2H3bPg8EXbHQMofyutqNUN5RhX9zOy0Hc19ATw7dzZbff1Oa2iIV/Kbd9iu2lpX2df0li5d 6v7rIkI3IxJpXDUvp/krMCh5HgNpmvqvYbW8emWPDz7KhIbVdYNaMUkMWtJNnfHamgfGF5/HyGsY a5RGIwgiaoMdO4P1AwAAGCsS6yzhParR4O97jeTemZ+Onv+oRTv9cEX3E8NXi2XC/xAr7J6KhtM9 zrB7OgrQ0D2D9vbjVl/fZhUVau03eR8AQCq6jx51UjAZQRDjGEEQAL5sVM7pV8RqdcAHG4QBCBeb ymE1Yadf0qt1gaHoQkj/x+tDQFVQwm7ZCpvG960e6L+Stk3itjp2vC1pOw4QH+74/kY3/PHjx+L6 xmtvb7Nly5a5ClC4f/qGPe6aGly1anX8c5sLwpBjh4/ZkWPx7/FhfLfB+Ne2jMf9iQvLB0EoMKCl paW/mczBNVhjfa0111X3fW6sj1fUd1hV1Q7XfWdpqRtOgQ4+UCF8TYrmpZsnaoHCXwTocyZUF1Rw xfz5893xGR676ejGjZZJzbPrc2K/cLsAwJeJ0ngIggAAAMDwRHHvTNPQtbSu5VV31I8TsqF7lbr+ X7Nmjfsc9g+H1f0EBVsMNWziOFqu2toymzOn1p55Rg80k9cDAC4EJf0AiyCIcYwgCABfRqr0q6UA BRyMxSAIXSDoQbpS2LzvYML1xEDh9hpSiu2vi0UF0eiha9jP99e8dL7T57B/Nniwi2yoDqd31ale vWrVKvc/vTW2fvVyy1/1vq1avdby85fb3Xdvswcnb7PilfNt909+Yss+/thqtm935VD4SgodAwr4 Wbt2rXuvqObn6ftQ9H4+tdCi15FkG+ijxLEBAAMpEQQBAACA0aTrd/0oQfcth7ouV3/VT/UqjqGG TeX06T5hdwC4UJQIghjnCIIA8GWkyrevtIdNr6WTTXNvqaipuTDYIZWyMv0vcL/q1kN0lcujaTgX Il922m5ht7D/UMMAUdOxrHqWWlrQK3LC1+YkKtb/eLlUWFziPldWFthbb223d9+tscqyfKtYudIK 491V5tXU1LhfY4T0Kw2VbWE5qtfDrFu3zlm/fn1KqvvrwkDLzLECACNHEAQAAAAyFd4bzJTG1XW8 r2+G/cNhlfyPhcL+meBVGAAuJiWCIMY5nUwIggDwZePLPr3jXg/5KioqBuVPYHp457+HwwxGw2/a tMm9204PDPWAMlULFBUVMVu2rNxmz95vR48ecr+2VosVmdCw+oW21q+jo8N9V5mrYI+h6NfY4TYC MP4o6VcWKmsUeJWpqqqYLV68LV7+VFtlVYnF4mWWuqucCgO6wuCuRH54vW5Ir4cJX/PiHTp0yJVP KovDdQAAZE+JIAgAAAAAAKKhRBDEOEcQBIAvKx9VrHJJQQCDUTnZ2dlpeXl5GQ0f0vz0gFDvstdJ UCdP/ZI6/LV2cXFRvHwsto0bK9wJM1WgRDoqu/WLbTU139LS4qanwIt9+/a5eaajYRVEQYsQwPin 16joNRU+ICEsJ9KJxUriZU7M0eewfyY0P5VbuihQmalfe6hcSUXLSQAEAESHIAgAAAAAAKJDEEQO IAgCwJdZ2MzaYHxzb2H3TCnpoaDoAeDGjRtdc/IqExPV1sp29zqMbGhaKsefeOIJO3HihLW1tVlr a2v//Aaj5Qu3DYDxR8eyjmmVCarPhYEK6WzbVmyzZ9fZ3LmfxMuSzMdLpPmpZR0FXukCQRcHqTQ3 N7uyicArAIiOEkEQAAAAAABEQ4kgiHFON8sJggCAC0utQ+iEqM/hL6RHQg8/q6qqXKsVSv69ewC+ HHzQlVqFySYIQq0/6HU8w20JwrdEc/jw4f7gqrB8cmWU/sfLpdPUAQEgUkoEQQAAAAAAEA0lgiDG OYIgAODiUBqNFhhGa7oAxr7hBkFUVRXbBx/U2OLF2+IV9sxfo+HpVRh6BYfqeAcPHkzrwKFD1rpz p53Oy7MzZ2kJAgCiokQQBAAAAAAA0VAiCGKcIwgCAAAgN/ggCL0eJ5sgCLUCsXJlVbxOrsp69kEQ RUVF1tDQYB0dHXb8+PH02tqsLV7fPBe/KDh77lzS8gMAhocgCAAAAAAAokMQRA4gCAIAACB36LUT qmxnEwShliDee2+7LVxYE/+cfRCE5rV9+3bX2sP+/fvT+lT/DxywlkOHXMAErdYAQDQIggAAAAAA IDoEQeQAgiAAAAByx7lz5+zkyZNZBUE0NBTaxIl7bPLkXVZfX5TUPxOaX0FBgRUWFg5p69atduTI Ebes4fIDALJHEAQAAAAAANEhCCIHEAQBAACQOxRY0NbWllUQRH19oU2atNumTWu2uroiKyktTRom Snp9xtGjRwmCAICIEAQBAAAAAEB0CILIAQRBAAAA5I4ogiBiZWVJw0SJIAgAiBZBEAAAAAAARIcg iBxAEAQAAEDuGEkQxNTHd1tj6Trbf911fYEQo9QiBEEQABAtgiAAAAAAAIgOQRA5gCAIAACA3DGi IIjHdllD1WZrnD7dYqMUABGLxdyyHTt2jCAIAIgIQRAAAAAAAESHIIgcQBAEAABA7hhREIRvCSJe LyyurraSUXgtRmFhoTU0NNjZs2eTlh0AMDwEQQAAAAAAEJ3EIIidO3daaWmpC3IYjIZpaWkhCGKs IAgCAAAgdwwnCKKqqtgWLKixDxdvt+riPNcSRPWSJVZaUJD1KzE035qaGmttbbUDBw7Y4cOfuv/e /v377fjx4wRBAECECIIAAAAAACA6Pghi69at1tnZaQcPHnT3OwejYbq6uuzFF18kCGIsIAgCAAAg dwwnCKKurtAmT95lTzzZbPVVeVb7xhtW/9JLVr5pk8WG0RqEj4wuKSm3JUs+GRARrddhNDc38yoM AIgQQRAAAAAAAEQnMQhC9zHb29uto6NjSBqWIIgxgiAIAACA3DGcIIiGhkK7++49NmXKTqtvKLbi bduc4bwOQ0EOmrcUFRXbunWl/d/1KgzVAevr6wmCAIAIEQQBAAAAAEB0EoMg9Oz8xIkTdvLkySFp 2LRBEOqp5nH1P5yhqF9if/89cRj1Szf+hZA471TLEa5jqnUYbPxEftxU4w81rh+GIAgAAIDcMJwg iPLymK1aVWlr11RYeUWJFdXUJA2TCQVA6CHc9u3b+9XW1rj/ekXGoUOH3LKpWbhUdVcAwPAQBAEA AAAAQHQiD4LQTVs9kFdzEaku3M+fP2+9vb39/ZV0E1UP1hOHHyyI4kLwN3V9sENiP62juqvZDK2P XwdJtc6DrYu2hTa6tkdPT09Sf00z7BYiCAIAACB3DCcIorKy2BYu3GZLltZYVWyLNbz0ksVKS5OG G4rmqVYeVKfct2/fAHv37u1/d57661166eq4AIDsKBEEAQAAAABANJQiDYLQw/w33njDbr75Zlu4 cOGAZnIVMNDU1GT33nuv6//RRx/Z/v377dFHH7U777zT/bpMw8hLL73kbsCmS5quT+FK+cCExKQF Huy7kl9WjT9jxgx3g7e2ttZmzZo1YLjjx4/bww8/7NZhyZIl7p3J99xzj1sv/XouTM8//7wLGlBK XG4lrb+mc80119i11147oJ+GXbZsmQtwGCz59b3lllvc9AiCAAAAGL98EERRUVFSkEI6eh3GnXfu sQen7LEdsVV29Ic/tOLKyqxfh6G6rOZbUFAwUFGxFRQWus/5+fmWl5dnhw8f5pUYABARJYIgAAAA AACIhlKkQRArV6603//+93bjjTe6QAY9oE+c2Ycffmj333+/C3jQDdapU6e6IIArr7zS3VT16YEH HrD/+I//sA0bNtimTZvcQ3c9xK+oqHCBAS0tLfbUU0/Z+++/76btf4WmG7EKtFBghRbwlVdecdRP 3R9//HErKytzv1x7+umn7dlnn3VBG08++aQdOXKkP0jhtttuc/PW9B955BHXmoOCGSZNmuQ2lt6H rP533XWXG1cBHx988IELmGhubrb77rvPfdb09Lm8vNwWLVpkBw4ccNtAN5gnTpzotpe20XvvvefW UzeV6+rqbNeuXfbxxx/b4sWL7ejRo9rQtmbNGjfvbdu2uWHnzp3r1lO/ylO/73//+24dCIIAAAAY v1R/VKVc9cUwSCGd2toie+yxZntuZrPVx9bZ/htusG3xumdZvG6ZTYsQegCnumZ1dfUXtm23mvwV tq2iJP65r5+GU2AwQRAAEA0lgiAAAAAAAIiGUqRBEHrQrgAGPcRXawka0Aco6L9e+bB582abOXOm rVq1yq677jrbuHGjCxDwF/tKGlfTmjJligs+UBDAZZdd5lpcUODEnj17bPr06fav//qvduzYsf5g CyUFBCiI4bnnnrMnnnjCtZCg9xg/9NBD9stf/tK1uqDAgd/97nc2b948u+OOO1wwgYIhfLr99tvd cArEeOGFF9yv3TS9W2+91S2vkgIi7r77blu6dKmb30033eT6KXhBrUJoORWMoCAJ3SxWYMjOnTvd tGfPnm0/+MEPXCsSCpp47LHH3DQVGKJt8/LLL7vpatnUIoaWRdNVCxXa1pqm5jd58mQ3ze9973tu W+hmNEEQAAAA45sP7FXgbRiokEpVVbG99952++DD7VZdssXqX3nFyuIV/JIsAikUdKE6vIJ21bpY v08/tU/3NNun+/e5z+qm12PwOgwAiI4SQRAAAAAAAERDKdIgCD0YV2sLauFALSj45F/ZoBus/gH/ gw8+6B7Mz58/301MLSTopqse5Ku1CI2vh/x65cR3vvMdW7t2rQtKUMCCWndQUMQ3vvEN11JC4jwU LKBWKNQyg1qNUPCCWplQoMHll19uCxYscC1JqBUHtdCggAItr4IPNH+toAIV9K5jtRqh8aqqqlzL EXpth1p4UMCEWmPQMmp8BRu8/fbbLrhBQR4KvNCy65d0Wk8FQSgwYtq0aa6lDN041rJoegqyWLFi hVt2bVh1U9CDtsMNN9zgAg4UbNHQ0GDXX3+9m7bmv27dOrvkkkvc9vvVr35l3/3udwmCAAAAyAGq 1yrQNdMgiMbGArvjjr026eG97nUYx77/fSuuqLCSLFqBENWZdWGQJD/ePT+//7vqu7wOAwCio0QQ BAAAAAAA0VCKNAhCN2wVhKCAAQUR6H3GeuCvX4y1tra6Gaj1Bb3KQjPu7u52AQt6WK+k112oZQS1 kKBWD3QzVjdY/Wsv1NKCbgYruECBAGpBQv01L81DQQxqOUE3D/Rfv6BTIIOW4dChQy6AQdNub293 rTtoPM1jx44dVltb68ZTKxO6AawWJjSe+qsliSuvvNK9ckKvrFArFgp+0M1pbRBNy5Wx2QAAKplJ REFUV7Q+CvBQAIICG7Q9tHH1mgoti4bRttLyK+hC/zU9LZteuaEbyQpgUICFPuuVGxrXf9e21TQU VKHgkNdee81tU41z6aWXum1BEAQAAMD4pjqk6sSZBkH0twSxsK8liIZ4/TrbAIi0LUGkQEsQABAt JYIgAAAAAACIhlKkQRB+oj69++677hUSel2EXmWhlgoSkx78+6SJpkq+hYd0/RUYodYR9OoI/Vcr D2HSNPx0lPx8E7v55LtpGP9ZN3oV2KFWGzo6OhIHd8EJiUlBDf6VGX57hMOEyb/OI3H7heOG29Yn 31/bWTelCYIAAAAY31Q3zOZ1GLFYXyBEVWWxxUpKraimJmmYoaj+qMAGJV93HgwBEAAQHSWCIAAA AAAAiIZS5EEQicIgg9G4WRoGGCh4IRxmpBLnMdT0fQq7jxZt09OnT7tXZ6hlC4IgAAAAxjfVNxU8 rDqdWmgIAxZGg+al1tGUwoCHRLwCAwCip0QQBAAAAAAA0VAa1SAIjD6CIAAAAHKPAiEaGxutqKgo KWAhpJYgKitjVlERcy1BFFdX93UviVl5rNwqY5XuczjewGkUW3lFpR1sPWQHDx5wr8VI5eDBg66+ OVRgMAAgcwRBAAAAAAAQnVENghjsxqh+QZauv35hFnbLlhYwiumMBwRBAAAA5B7fglpNTc2QgRDl 5TFbubLS1qyptIqSQtu2aJHrXhErt1WVq2zxtsUuECIcb0AQREmpVZYW2r7m7bZ336e2d+/etI4d O+bqhKPRyhsAfBkRBAEAAAAAQHRGJQhCPb3E736m+tze3m7d3d393xP76Rdmvb29Lkgi1XTC76n6 aXwtaGKgRbrhfbfxSstPEAQAAEDuUeBwXV3dkEEQDQ2Fdu+9LfbI1BZriq22Iz//ucXKyqyypNI+ qv7I3t3+rlUVVyWNN0BpmZUUbLbSvFXxz+XJ/RMUFBTYkSNHeDUGAESEIAgAAAAAAKIzKkEQSprQ rFmz+r9rBP8OYaXHH3/c8vPzB/Tz/ZcvX26dnZ0D+imYwSc98E+crk/qpuAHpX379tl9992X1E/T F03Tj+unHW6c8YIgCAAAgNykemptbe2QQRD19YU2adJum/r4bmuMrbFDl13mgiBipWoNosIFQAz2 OowyBUxUVlp5eUV8nHIriaUfVrQ8R48eJQgCACKiRBAEAAAAAADRUIo0CELBBVOnTrVrrrnG/vqv /9oFOixYsMAmTZrkAhNaW1vt4Ycftu9+97sWi8XcOOvWrbNNmzZZU1OTzZ8/39588007dOiQ3Xrr rbZo0SJbuHChVVVVuX4zZ860O+64w3bs2GFLly61e++91/06bvbs2S4IQDdllTT+D37wA7vrrrvc jQTdoH3ttdfsnnvuca1QvPHGG3b77bfbY489ZhMnTrTFixeP29dnEAQBAACQm7IOgnhsp9VXbbbG GTMsVlqaNFwqpfHhdDGwdu1aKywsdN/DYQaI1+ELysvtcLxOTRAEAERDiSAIAAAAAACioRRpEITS dddd5wIcFHCgwIfvfOc7dsUVV7hAAwU1zJ0716ZMmeJmqrRr1y4XjPD000/bhg0bXJBDQ0OD3XTT Ta6pXT/stGnT7JlnnnFBCwqY+NGPfmR/+MMfbPr06TZnzhybMGGCC4hQUjCAgig+/vhjLaRbYM37 X/7lX9yyKRBj1apVbh4rVqxwQRu+dYhwI411BEEAAADkpmyDIKYpCKI6z+ri9b6SoYIZPqeHbgpa /t73vmfXX3+9+z5YIETxtm1WM3u29RQW2plxGkQMAGONEkEQAAAAAABEQynyIIgbb7zRWlpa7PLL L3ctQVx11VUuIELdNCO9puJnP/uZC0YoLy93D/AVBPG73/3Ourq67Oabb7b6+nrXUoMe6itAQdNQ KxAbN260v//7v7d58+bZnXfeabfddpu7MazpfP3rX3eBFPqs4AvN48EHH3TBDxUVFXbppZfat7/9 bfcLt0cffdQ9yNc0mpubXeCGfslGEARBEAAAAGNF1kEQ05qtrr7YiuJ1tXCYdFR3VqtsaqlN9frq 6upBgyAKGhtt9623ms2ebbqcCJcZAJA9JYIgAAAAAACIhlKkQRDqsW3bNuvp6bG8vDzXYsPOnTtd IIJ/b7C6q4UGvZZCN107Oztt79697oarWmPQ+JpJTU1N/3e11qDpqGWI5cuXuwfxCqrQqzIOHjzo 3mPs56HPmubmzZttzZo11t3d7ealJn4VRHHs2DHX0kRbW5t7mK95aR7jMQBCCIIAAADITZkGQTQ0 FNrEiXts8pTd1li1yXY8+WTf6zAGCWZIpHq46ufvvfeeq0uH/UX1S9XFC+KfY/E6+Mm6OjtLSxAA EAmCIAAAAAAAiE7kQRB+ohogTP6dwT7ppq5S4rC+v++XOHxi8v2VFCgRfk7sr8+J37Ucif8T5zUe EQQBAACQmzINgqiuLra33/7E3ntvu1VXFVl5Xl7SMINRC21VVVUuMFitpml+iRT8oH5qbW1PS4vt itc52+N1wrPjNIgYAMYaJYIgAAAAAACIhlLkQRC4sAiCAAAAyE0KglC9a6ggiOLiEtu2rcjq6sqt srK6rxWIFMMNxr+qTi2mhbQMra2tru7n03htRQ0AxiIlgiAAAAAAAIiGEkEQ4xxBEAAAALlJQRD1 9fVDBkGUlpbEh6myV199y6ZPf869BqM0y0AI1R/1OjrVK6W3t3cA1QH1mjnR53BZAQDDRxAEAAAA AADRIQgiBxAEAQAAkJsUBKEKulppCIMWEtXVFdnUqfvshz+cYy+8OM2q4nW1cJhMqTWIdMrKytyy NDc397/qDgAwcgRBAAAAAAAQHYIgcgBBEAAAALlJQRAdHR1DBkHU1xfa/ffvtqeeOWAt2/Ntz+23 970SI8vWIETzGkxBQYE1NTURBAEAESIIAgAAAACA6BAEkQMIggAAAMhNCoJob2/PKAhi0qTdNvXx 3dZYvNqO/PznFisrG1YQxFAKCwutoaHB1TnD5QUADA9BEAAAAAAARIcgiBxAEAQAAEBuyjYI4rEn 91hz2Xo79JvfRBIEUVqSPL7qmdXV1dbV1UUgBABEhCAIAAAAAACiQxBEDiAIAgAAIDdlGwQx5U87 rGrjYjv8ox9ZrLx8REEQFbEKW1K9xNZXrLfyWHl/dy1LWVmZu3DQ8oXLDADIHkEQAAAAAABEhyCI HEAQBAAAQG7KJgji0UcP2D9/4wV7+O5rbPdLL1mJWoJIMWw2ikqLrLikeEA31TOrqqqss7OTIAgA iAhBEAAAAAAARIcgiBxAEAQAAEBuyjQIoqGh0O69d6/ddFPM8gtWWGldXdIww5HqdRgFBQXW1NRE PRAAIqREEAQAAAAAANFQIghinCMIAgAAIDd9EQSRHKCQqLIyZkuWVNuqVZ9YTU35kEETQykqKrLC wsK0jh49SisQABAhgiAAAAAAAIgOQRA5gCAIAACA3NQfBFFcaCUl6QMbFCSxbVuxVVcXW3Gs1Iqr qpKGycbOnTttz5491tLSMoAuHNRd9U2CIAAgOgRBAAAAAAAQHYIgcgBBEAAAALlJgQYnu05Z2bKX rCRvlZWUVSQFLMgnnxTZ00832QsvNtonVflWs3ChlZQmv8oiU3V1ddbQ0GD19fUDqFttba01Nze7 OqHqneEyAwCyRxAEAAAAAADRIQgiBxAEAQAAkJv6giB6rWzpTCvN+zhtEERjY4Hdccdee/ChFmus 3mQ7nnjCYgqCGGYghOqSeiVGfn5+kry8PCuNT7ezs5PWIAAgIgRBAAAAAAAQHYIgcgBBEAAAALnJ vQ6jo9NKtqy2kqJ8KylJHdRQU1Nkr7xSb2+8WW/by/Ks4YUX+oIgUgw7mFhJzCpiFRYr6nv1RlNT k+3YsWMAdVNLEAqCoCUIAIgGQRAAAAAAAESHIIgcQBAEAABAbnJBEO0nrbikbNBWHWKxEquuLraq qmKLlZRacVVV0jCZKIuV2ZrKNRbbFrOG+gY7d+6cq++dP38+SbisAIDhUyIIAgAAAACAaCgRBDHO EQQBAACQm/qCINotFutrmSGd0tISy88vs4KCMistiVlZXl7SMJmoLfzErjl0s5Weq7AzPWesp6cn pd7e3qRlBQAMH0EQAAAAAABEhyCIHEAQBAAAQO5SIIReP1FUVJQUtOBt21Zsb7xRa3PfqbWa2Gbb 8eSTfa/DGKT1iFTKSitt/ZY5Vt9YZi179rgLhZCWpbW11S1XuKwAgOEhCAIAAAAAgOgQBJEDCIIA AADIXUotLS1WWFiYFLSQSK1BiD7HysqS+meiuLLWPnn9Wju9v8rOxueremU64XICAIZPiSAIAAAA AACioUQQxDhHEAQAAEDuOn/+vO3atWvQIIhYrMQqK2NWURGzWEmpFVdXJw2TiVhlrVW9cY117y23 8/F63rlz59IiEAIAokMQBAAAAAAA0SEIIgcQBAEAAJC79NqJzs5OKy8vd3W8MHBBystj8fp4pa1d V2kVJYVWvXRp0jCZKC0rty2rF9uSD+dbR0eHuzhIpa2tzdUJCYQAgGgQBAEAAAAAQHQIgsgBBEEA AADkLl/X08OxdEEQ9fWFdt99LfbItBZriq22w7/4Rd8rMUpLk4YdXCw+XqUVFcfcvNIpKCiwI0eO uBYhwuUFAGSPIAgAAAAAAKJDEEQOIAgCAAAgd6lu19vbO2QQxAMP7Lapj++2xtgaO/TrXw8zCCIz RUVFdvToUYIgACAiBEEAAAAAABAdgiByAEEQAAAAuSuTIIiGhkKbOHGPTZ6y2xqrN1vjjBkWG6UA iFgs5i4eaAkCAKJDEAQAAAAAANEhCCIHEAQBAACQuzIJgqiqKrYPPqixxUtqrCq21epee23UWoHQ cuzbt8+6u7vdsoXLCwDIHkEQAAAAAABEJ10QRE9Pz4Cgh/b29gHdCIIYQwiCAAAAyF2ZBEGUl8fi 9fFKW7e2wsoqS62wsTFpmJFSCxBahgMHDtjx48ddnZAgCACIBkEQAAAAAABEJwyCUIBDW1ubNTU1 9Qc9KACis7PTdSMIYgwiCAIAACB3ZRIEoddh3H33Hpv8yG5rrNhguydN6nsdxii0BsHrMAAgegRB AAAAAAAQnTAIQgEPcs8999i6devcfc2zZ8/awoULbcqUKe7+K0EQYwxBEAAAALkrkyCI+vpCe+CB 3fanx1qssXi1Hb30UouVlUUeBKEAiKKiIissLLSjR48SBAEAESEIAgAAAACA6IRBEP5VGLru/tWv fuXudSoY4uc//7ktWbKEIIixiCAIAACA3JVJEIReh7F+fYVt2Fhh5SVFVvXxx0nDjJQCIEpLS62u rs69DkPLFC4rAGB4CIIAAAAAACA6YRDEiRMnrKOjwz1TnzNnjv32t7+1yy+/3BYtWtTfUgRBEGMM QRAAAAC5K5MgiFisxCoqYi4YIlZSasVVVUnDjJTmXVNT099UnJYrXFYAwPAQBAEAAAAAQHRSBUEo yKGzs9M9V581a5a999577j6ngiPUjyCIMYYgCAAAgNzl6nq9vbZte60Vx/R6i1hSgMKF4IMgCH4A gOgRBAEAAAAAQHTSBUGIgh5EARGJARAEQYwxBEEAAADkLkUjd3WfsrVL37WSvFVWUlaeFKAwUnrN heqPqjs2NTXZwoULrbW11dUt9+7d6+zZs8cOHDiQtHwAgJEjCAIAAAAAgOgMFgThAyH8KzAIghij CIIAAADIXQqC6O49axsWzrLSdQuspDz6V114hYWFFovFbPPmzVZRUeEoAEIBEQqAOHz4MC1BAMAo IAgCAAAAAIDoDBUEkc6AIIhLLrnEVq1a5SZ2/vx5XGBKujl+9dVX28GDB913BUF8//vft7lz59qr r77a7+WXXrKPFiy0H3z4nP2X2bfZ/zbn7n7/+fU7bNKK18yav2m286/i//9Hn13/wz7b/t/s6t/9 k7WdPO0yTm1tbX8QRLg8AAAAiM65c+dcnavr1GdWFCtLClyISlVVlb3//vs2e/ZsV5dUnU/Br2HS 8oTLCAAYGSWVw3PmzHGfw/4AAAAAACBzSmrZVkEQSv71F0NRmjlzZl8QxC233GIvvPCCLViwwObP n48LTDer9X/SpEn29ttvu++zZs2yu+66y5599ll76qmn+j355JM287npdtf0x+2PTz9sE56e3O8P Tz1sjzz/lC144zZbMOf6+P8b+sy5wea/fq1Nuu9WmzfvPTcv3Rx/+eWX2ecAAAAXgOpc8+bNs1de ecXV80bDa6+9Zk8//bQ988wztnjxYjdP8XVNAMDoUXnry2GuswEAAAAAGBldW7/55pvuebbub+rt CZnQsE888URfEIQiIvRLse7ubuvp6cFFoqRf62k/6PUYSmohYoBz51wzHnbmXLynBhjo/Bk1t2xJ evomZ6c+n1dvby/7HAAA4AJRnUv1PNXxRpOvM1LHA4ALy1/HUwYDAAAAADByurbW82xda2dzna1h 1RKuC4LYsWOHSWNjIy4i7QO9Q1Tvbq6urradO3cmDSNNTU1O2H2wfuqm6ft3Q6uZTr0SY/v27QAA AAAAAAAAAAAAjBl6ll1TU+OebesZeqY0nguCuPTSS+2rX/2qXXLJJfYP//APuEi++93v2qZNmywv L8818fGVr3wl5T752te+Zn//93+f1H2oft///vfdtOWjjz6ye+65x72CAwAAAAAAAAAAAACAseKu u+5yr57cvHmzrVq1ylavXj0kPWt/6KGH+oIgvv71r7t3ZLS2ttq+fftwge3fv9/27t1rV111lXtF hZJagrj11luT9snBgwddBIv663NivwMHDlhRUZFr9eHTTz/t767Pzc3NNmHChL53YsSTxlUmUDMi XV1dAAAAAAAAAAAAAABcdHoNht52EIvF3LNtfddz9KEovfLKK31BEN/61rds/fr1/Q/ISRcn3Xzz zdbW1uY+K5hhypQpwRB96fDhw3b06NGws0t79uxx7zsJk4Idbrrppv5+etVGfn6++6z3ogAAAAAA AAAAAAAAcLEpqRGBrVu32pkzZ+zEiRN28uTJIWnYF1988YsgCDUPoRRGS2D0aWcoekVBCj4Iori4 2DXVEe6T8+fPu5Yj1OqDPif2U4ZQiw/awWfPnu3vrs8dHR124403DgiC2LJlS9L0AQAAAAAAAAAA AAC4WJR2796dMghCn32LEWFwBEEQYwhBEAAAAAAAAAAAAAAApA+C0P9Tp065ViIOHjzonn0nBkIQ BDGGEAQBAAAAAAAAAAAAAEDqIAgfAHH48GG74447bPLkydbe3m7d3d0EQYxFBEEAAAAAAAAAAAAA AJA6CEKvv2htbbWJEyfanXfe6Z6tP/roo+75up6FEwQxxhAEAQAAAAAAAAAAAABA6iAIPU8vKipy z7wPHTrknotff/31VldX556BEwQxxhAEAQAAAAAAAAAAAABA6iCIzs5O27Nnj+3atct6e3vd8/Wm pib79NNPaQliLCIIAgAAAAAAAAAAAACA1EEQPhCiu7u7/7ueffsACIIgxhiCIAAAAAAAAAAAAAAA SB0E4QMdBkMQxBhCEAQAAAAAAAAAAAAAAARB5ASCIAAAAAAAAAAAAAAAIAgiJxAEAQAAAAAAAAAA AAAAQRA5gSAIAAAAAAAAAAAAAAAIgsgJBEEAAAAAAAAAAAAAAJA+CKK9vd099/ZBD/qsbgRBjEEE QQAAAAAAAAAAAAAAkDoIQsEOR48edc/COzs7raury3U/duwYQRBjEUEQAAAAAAAAAAAAAACkDoLo 7e21kpISmzFjhnu2rqCIp59+2urq6qy7u5sgiLGGIAgAAAAAAAAAAAAAAFIHQeg5d1NTk/32t7+1 1157zZ599lm76qqr3HNztQpBEMQYQxAEAAAAAAAAAAAAAACpgyD0DFytQZSXl7tAiAkTJlhDQ4Od OnWK12GMRQRBAAAAAAAAAAAAAACQPgjCPwcvKCiwyspK1893JwhijCEIAgAAAAAAAAAAAACAwYMg RK0/6Ll3YjeCIMYYgiAAAAAAAAAAAAAAABg6CCKdAUEQ3/jGNywvL89NjHTx0i233OKCFZRKSkrs 0UcfDYboS9rJ7e3tYWeXWltbXTBEqnTzzTf3Z5qWlhYrKioKhiCRSCQSiUQikUgkEolEIpFIJBKJ RCKRSCQS6eKmgwcPWmFhofvc2dlpXV1dQ1J66aWX+oIgfvrTn5pcf/31du211+ICu+6669x/7QMF OKj5Dr3H5G/+5m+ShtU++sMf/uCE+0vT+d3vfmcTJkzon6bvfvXVV9uvfvUrl0HUGoRagnj99ddt 6dKltmTJki+9xYsXu/9z58612bNn26JFi/q7AQAAAAAAAAAAAMBY559vLly40D3zfPfddwd0Hy/0 DPvNN9+0zZs3u+fbagjg0KFDQ1KDA6+88kpfEMQ///M/21/91V/Zn/3Zn9mf//mf4yL56le/at/8 5jdNryd55pln7K233rJLLrlkwDDaR3/xF3/hpNpff/mXf5nUzfu7v/s7N321/CFf+9rX7Ctf+Yr9 7d/+7ZeetoO2z7Rp0+ztt9+2b3/720nDAAAAAAAAAAAAAMBY9+Mf/9jeeecdmzhxonsGPd6eCWt5 tdyKY/DPtrPhgiD+8R//0WKxmG3YsAEX0fr16y0/P99uu+021yKB0mWXXeb6bdy4MWn4bGn6q1ev 7rd27Vp8Tk2pqGWNZcuWWW9vr/3617+2TZs2JQ0HAAAAAAAAAAAAAGORngd/9NFHdvnll7tnzTNm zLCHH37YvYUgHHY8WLNmzYDn20PRs3bFPrggiJ/97GduI5w9d87Onj3rnIt/Fv/dCb8P4dy55G4D aB5htzSSlmWY0xnrlNQChF5VoaY9brzxRtf9/Pnz/cP4ffPFOn/+3W1v//mL/TdwXyYO+8X0wmmH y5Vq3w823XAZxjqlF154webPn++aSlEgijsmUgwLAAAAAAAAAAAAAGONnim3t7fbDTfc4J51PvXU U7ZkyVL3OXx27PSP6z8nPN/N4FnvwOfOA58Ph8+LBzw7Thhv4DRGRukXv/hFXxDEj3/0I9fh9JnT 1tl+0jo6u6y7s8P97+rutJMnTtiJk+3W3d1tHfGNdvLkySG1t3daT3dXUnfvRFxnV7d1xedz8kRy /4Hi8+455ZZN4w3od0LT6bHurvh0Tp5IMe74ojRr1iz3jpauri677rrr3Dp39/RYZ0d838TX9ZS2 a3uHnYpvE+2Prvj3jvh3t406+qbTEd+23fHuXfqvfRmfVldnp3X1xLd5V6d1n+q2dg3X2W2nP+u1 jpOf748OP6zfLyfi+7LL5Y2ujnY7ceKLfdfT9XkeiQ+vvNEZ79/5+X8tQ3u8X4/mM+T+vfiU9AqS 999/3w4fPmw33XST9cS3eTgcAAAAAAAAAAAAAIxFHR0dduDAAfeMWempp5+2hR8ucp/bO7sTnt93 WM+pnr7n7ydOWvepXvfst72jy0739rjnyF09PXaqp8vFCoTzEQ3brViCk33TcM+nu/q+fzFMp3te 3KnnxvFh9V3PlvUMu/dU37J09/b2jZdmPtlQ+slPftIXBPGTn/7C7LPj9voD021L/SE73lJmD972 e7v2toesoPao9fR02+nTh2zN4lVWt/u4G/m8nY0vaI+dPa9v56yrQw+9e8x9jaejTQU2a/Zya/vs nJ2Jr9jpvsAL+yy+MgqoOH2qzTYtmW9LNtd/PoZZT2f7F9M4f8Y64hu95zON1GrvvfCY5e/sVA83 bG93h52MD6tU8dHzNndFiXWdOpW0ouON0oAgiOtvsM96DtvHC96ztWX7reN4o01/6Eq7YcIEe3rR Zus6fdpKl75mE66dYLc/O8+2F622ibfcaFdfcbldPelV21ax2e68+g92y+QXbFc8M7fkvW+/+81v bOpra639zDk72Vppz9/zvNUc6rS9VWvs9muvslseeM5q9rTH9298f3R0xzP3Xnt78nO2MtZsp86c ju/z89Zal2/3Xn+FXXvPY9bQetwqV71mv//jlTb19VW2v6nCHr37Brv+qj/YL6+cZDWt8UzclVnw zMWiRBAEAAAAAAAAAAAAgPEqDIKY+fzz9uxDE+zBW6+1CddPtHWxGlv0ysN2803X2S9/dJnNzWt2 z/1jy16zN9dss5aieXbnpJnW2nPGYnOfsweeed+OqyGFEyesvavv2bye4/d0n7K2/dU29Y5r7b0t 9fbZmTO2t3SJ3XrlH+zG2563sm1lNvOR2+zGa6+yn19+h22trrMXJl1hV94w0YqbDlvBB4/ZgzOX 22ene23+n+635xYVWc+ZXhd8Ea5TNpT6gyB+/otLrW7jPPvFP/zGlpTvtb0NMfs4VmJLpz8d3zAb 7VR84I49W+zfv/1tm/TqElu5+G174k8vWkFZmb394qP26LNvW9OhHuvcV25P33uPPTDtHYuVfGRT H5tnBaUb7OPCctv4wcv22CMP2Yeb66zn1Ck791mbffDyM/ba/M22au5jNnHSk1a5p8vamkts5hN/ skdmLbLDnb3WuGmB3X3vzXbZr39pW5o7rXr1W/bYtGdsa9MRO7V/u8189hG74pf/r02du9l6PzuT tKLjjdLAIIgb7XzvQXv9ycdtQX69LZ8+xaa+tdpOHqixh26/31asXG5PPfWMrcmP2dIPP7BPWo7Y yRNHbeEzd9j011bY6zMn2az8fda4+jV7/p23bPoD8emsXGVP3vaQbdm53za8McUu/aerrWjvEast 32Ibqkrt7Qen2tsLK+3U+dPW3dNhZR+/ar++5Bf29qYmO3moyQpXFtrcVx60x5bV2aexD+y5Jx6x 2yc9aht3nbA1sybbaysrXAsieW9Ptnv+NM+O9PZaZ4p1HUuUCIIAAAAAAAAAAAAAMF4lBUE896w9 fPd1VtDYag2rZtqdf3rJ9p/stk8rl9pdN0y0koOnrGNfqV37//2D3TU3Zju2vGHf+9Fd1tzWYrPu utVuuet5O6TGEXp67cSuSnv6wbvswRcWWdvpU7Z46tX2j1+/zDbtOGznrccW/ukem/inN61+/xFr P3nCjp1ot8pl0+2+ya/byg+m212vrre2xo02Y/qz9sL0R+zX18ywI91Nds+Pf2tPvb3SOu2Me3tB uE7ZGBAE8eMfXWqdJ47Z3AeftaV5Da5n9+4Cu//2a+2dNZXW2XvGeo9W27033mXzly+2O664xt5Y EbOKLR/ZfTf/3n74rZ/a3LXFNv/pP9nM15bY3Dfn2LsfzbM7f/kf9uCcZba9crX99mc/sj/eeo+9 9VaBnTx72s6dbrOP575s999xv9077WWbP+tP9uTM+RbLW263X3O5fe/rV9jStavsyfum2Nvvz7Hb rr/K3l/0of3+l7+xK3/7I7v6wSk2Z/oMe+rVBfbMPb+xR+fmWe/pz5JWdLwJgyCuv/EWszNH7K0Z M+2jDRvthWkzLL+urzWOgjdftWem3me33vRru+6Gu+zeGXOstdOssyXPHvz/27vTpyjOPIDjf8u+ 3H23b7dqt7K1tbVVSVxrU9nduEllE6OiomA8IoxccsiNnAFJ8ABFkIjIHTCaQQGVeOBBlHuY4T5m erp7TvC7Tw9mK4uvtnZTJanfUB9muvvpp/t5fk/x5vdjOiENp27QfTaT6KQCCpL2cthmIzavku/n fTSV7OZCzyTa8mNKY3K4MTQd6XNOLfjYfXtpvj0SeQSHVW2zvDRGbWo+dW2D6PoCUyNO7I2l7I5L pzQ9luiEE+RnJpOQ+zm26L+SeukB+IZJTzxKz/AywZdfg/I6s15SBCGEEEIIIYQQQgghhBBCCCGE 2Kw2FkFkZWVx+Wq7+uSnPiOHs1cGeLEW5Ep5AiWNAxCep+bzIjJSj/J5+12e2K9wYMdROm5dJScz g9zMWmZerPIiuExt7nGSSs5zMj6G6q5B+i4VsOtAEQ6vSdjnpvlMDh9+tItdcan0ja5AwEVR6mHa Hi3hunOZqINxVOQdY/dnhygsqCQxPouv+69iO5hMzcVu3Guh/3MRxJtbsR5pcfZQBo32ZywvupgN qF0THdjSjzNs5dyNYfIzKxgYvEV6cilTXh8360+RVlyO7Z/vkV1Vx4mEbO7OWM+9WGWov5H3f/8H 9uVcZGFhkq/OlRG9/QP2HE1naD6oJneF1tPFfPzhdo53OMDRSVaGjcpT1eRXlLH/nQ/JzsvhWEE1 YV5wseBTThZmsWV7HFcaazlfXcXxpGPY52CyLZWc6nZM/8+rCMI0fWp+3sc0nFwoKeHSjX6+TEqh vm+M5Zn7lCefpKYsg+jEVKwHhVwujKL63gwDZ/PJLLuKT82cc/g+lxvqyT28m6zKUhKSinnomOVc cixNjxbVWQ6KdqVhf+ZibnoKt9qjDXzB0bwKPCqUPsNUs++mLiGT880PCKp1Yj2SZH7iCU2NdRTH 7yFOLfZHjwZoqD2PLWobVer+xrrOk5hcyUJoLfIsmY3jfN1YLymCEEIIIYQQQgghhBBCCCGEEEJs VhuLIHLy8mioKafzTCVnGgYi+/Tpe6TuiePu0irGUCvbtm7l3S1v8McdiTQ11HEiL4e0hCwqcgsp L69jenVVnTTFiXR1fAzGGm3k1V3n+95G0gtbMAmhe5aZmnJFnjDh6D5J+sVvcQ10kHAwB0cAvPMT dLRc4osMG3EZyVRWnOZEWSGpn2Xxxcliai51/RRFEH9WmyFOH0ynuW+CyYdt7IuNIeVILGUNnbjN MC+CTrJjY0nPLyb5eBkTKx5aTqXwwd4j7Hj3LVJOd3Oztoz9uw4Ruy+RgjOnyCuuoir3BKmFZ8gv TCTtyG7e2XGAx3NqpGturlQVk51WRPz+KKL27aW+yU5lfjw7D8bx/pa3KW2wcy4ljp0HdvDuX/5O 641eMg9/ii3+EBVfddLXcJaoPfv5x9u/JeVsD4HQz6sIwhdaY+eWX3M46k3e+cSGfURjtLeOmJjt bPvTL/nVb7ZS13KT6qpcjtiSsWVk8mx2ljNFmZzuGsGq6LG3nSU+MZmDaiFffz6O/VQm7723jT2f ljHmCRIOjnJyZxr944vcv1bNnpg44o8e5KK9l3vdfQwOz7HGCrXHTlDb/piV+WF6O7/jtlrUtqRE Du89RFvPd1yuL+FYSiIHYnMYXfbSUV1AVs1t1l74Xxnj6yjyR0CKIIQQQgghhBBCCCGEEEIIIYQQ m9TGIoiS0iKifvcL3njjbyTmZFPz9QNcg83EHj/Hkj+AtrLEwuICbZXHOFbVyt2O82QXVZOTFUd5 5RUulFXjXA0RDpv0Vpfw8Se72Bsdx43HswzdqCEp5zLetVDkmyBaLp5kT0wyyanHufbExZ3WSmyl XbxQP46H17ClfEbC/mjONfXSdOEU5V+eJjEthdrKS9TWd/wURRBvYf13v+P5GK65FXy6mwf2Zpo6 eph1+zG9Gl5DY/zxPfrvPGBkzMGSpuOeGeNaeyvXe/sZn5jHby7S095Mx/WHrHgWGBubZnFukifq 3fH0Fs2tbTwYmcPn09E1N87JCWbmlnh27xot3b2sBFdZmXhCR1sbN2/fxTnjYWX6Ka3Nrdy6P4jb DOAc6qelpYvReZOwOU9vdzsd13oYm13Aq3lfGehm8+MiCMMwiY7azkBPF9/cfohbbQeDAZ4PdNP+ jZ2H9+8xODyDNv2c5qtNDAzPETQ1RsdHcMyvoOsG+vI0dhWTawNP0dVCNpcddKr5HZxQcTAMNG2J ie9HmV32Yrrn6Pv6Kldv3EPz+xh/+Jhx54LqR8M5MoZzdomlOQdPHoyi6Uvc6VaxvqXaBkNoriHa mpu5+9xFwGfimBxldGYRXa2djWN8HUkRhBBCCCGEEEIIIYQQQgghhBBiM9tYBJGbm0tRVgp9fT00 NzVhvz/M8ryLoUkXXk3Do5g+P0uzk0xML7A4M8X4uEv1Mc6kaxbnhIMVr4amGfi0OXo6W/hW9eEL +lVbByOqrcc6rpuRb3v4prmJzv6nkT5nnWM8c86j6zqGrvH4VistXT0sGuqYYzzyzRFTrkn1Po3T Oa36+d9z/RuKIN6M7DB8ZiRp7fZo+IOrrIaDatujthW3B9MfIBDwY5oGmtpnDSYcDhMKhTANdVOa TjC8SjjkV5OmR9pZiXifqQbmC7K6ukrAZ+BxuyN96oahBqzjC4RYDQXxetx4Dd96n8FgZDKsbeu8 UCAQueZ6P2FM676s64XCqr26vm5NivuVgW42/1kEYbBj5y4CwbCaH2v86/PmC1hjDkcKInymF6++ PkcBNc+ROJkmhhVHNc8e73pMQipuWmTbIKza+lVbKw4eFWvTrxal9ciKl/Fbv5aKzw/rwf3ys24t cBVXnxV/L4GQinVw/b40dQ9Wv1Z8revqhhmJiXXuxjG+jqQIQgghhBBCCCGEEEIIIYQQQgixmW0s gsjKyqa+4XLk8w+5es2r4zONH53nxquv53a9uoFp5fYNU7HeVftIvtcdySWHInlnXyTPrHnX23qs 4y+3Q+oaYev4yz59hpUvXs9J+62cdzgUyUtH6gQi/a9fxyqUWM9dvzqm/4b1+ncRhPVLCCGEEEII IYQQQgghhBBCCCGEEGKz+xdIgLq01GeTjAAAAABJRU5ErkJgglBLAwQUAAYACAAAACEAzi6LxOMA AAAMAQAADwAAAGRycy9kb3ducmV2LnhtbEyPT0vDQBDF74LfYRnBm91stBrTbEqpf05FsBXE2zSZ JqHZ3ZDdJum3d3rSy4PhMe+9X7acTCsG6n3jrAY1i0CQLVzZ2ErD1+7tLgHhA9oSW2dJw5k8LPPr qwzT0o32k4ZtqASHWJ+ihjqELpXSFzUZ9DPXkWXv4HqDgc++kmWPI4ebVsZR9CgNNpYbauxoXVNx 3J6MhvcRx9W9eh02x8P6/LObf3xvFGl9ezO9LFhWCxCBpvD3ARcG3g85D9u7ky29aDUwTdDw8MwQ 7CbJkwKx1xCreQwyz+R/iPwXAAD//wMAUEsDBBQABgAIAAAAIQCqJg6+vAAAACEBAAAZAAAAZHJz L19yZWxzL2Uyb0RvYy54bWwucmVsc4SPQWrDMBBF94XcQcw+lp1FKMWyN6HgbUgOMEhjWcQaCUkt 9e0jyCaBQJfzP/89ph///Cp+KWUXWEHXtCCIdTCOrYLr5Xv/CSIXZINrYFKwUYZx2H30Z1qx1FFe XMyiUjgrWEqJX1JmvZDH3IRIXJs5JI+lnsnKiPqGluShbY8yPTNgeGGKyShIk+lAXLZYzf+zwzw7 TaegfzxxeaOQzld3BWKyVBR4Mg4fYddEtiCHXr48NtwBAAD//wMAUEsBAi0AFAAGAAgAAAAhALGC Z7YKAQAAEwIAABMAAAAAAAAAAAAAAAAAAAAAAFtDb250ZW50X1R5cGVzXS54bWxQSwECLQAUAAYA CAAAACEAOP0h/9YAAACUAQAACwAAAAAAAAAAAAAAAAA7AQAAX3JlbHMvLnJlbHNQSwECLQAUAAYA CAAAACEAjK2ppE4EAACvDgAADgAAAAAAAAAAAAAAAAA6AgAAZHJzL2Uyb0RvYy54bWxQSwECLQAK AAAAAAAAACEACy1r0AIrAgACKwIAFAAAAAAAAAAAAAAAAAC0BgAAZHJzL21lZGlhL2ltYWdlMS5w bmdQSwECLQAUAAYACAAAACEAzi6LxOMAAAAMAQAADwAAAAAAAAAAAAAAAADoMQIAZHJzL2Rvd25y ZXYueG1sUEsBAi0AFAAGAAgAAAAhAKomDr68AAAAIQEAABkAAAAAAAAAAAAAAAAA+DICAGRycy9f cmVscy9lMm9Eb2MueG1sLnJlbHNQSwUGAAAAAAYABgB8AQAA6zMC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24;p20" o:spid="_x0000_s1027" type="#_x0000_t75" alt="Picture 21" style="position:absolute;top:474;width:88251;height:13690;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6RE6zQAAAOgAAAAPAAAAZHJzL2Rvd25yZXYueG1sRI/RSgMx EEXfhf5DmIJvNrGKutumpSiCSlVa/YCwGTfbbiZLku6uf+8Igi8DM5d7hrNcj74VPcbUBNJwOVMg kKpgG6o1fH48XtyBSNmQNW0g1PCNCdarydnSlDYMtMN+n2vBEEql0eBy7kopU+XQmzQLHRJnXyF6 k3mNtbTRDAz3rZwrdSO9aYg/ONPhvcPquD95puxeXg/PWxyucn9wNuKb2r6ftD6fjg8LHpsFiIxj /m/8IZ4sOxTz6+JWFaqAXzE+gFz9AAAA//8DAFBLAQItABQABgAIAAAAIQDb4fbL7gAAAIUBAAAT AAAAAAAAAAAAAAAAAAAAAABbQ29udGVudF9UeXBlc10ueG1sUEsBAi0AFAAGAAgAAAAhAFr0LFu/ AAAAFQEAAAsAAAAAAAAAAAAAAAAAHwEAAF9yZWxzLy5yZWxzUEsBAi0AFAAGAAgAAAAhALnpETrN AAAA6AAAAA8AAAAAAAAAAAAAAAAABwIAAGRycy9kb3ducmV2LnhtbFBLBQYAAAAAAwADALcAAAAB AwAAAAA= ">
                  <v:imagedata r:id="rId19" o:title="Picture 21" croptop="45369f" cropbottom="2865f"/>
                </v:shape>
                <v:rect id="Google Shape;125;p20" o:spid="_x0000_s1028" style="position:absolute;left:5290;top:9020;width:82962;height:71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j0zMzgAAAOgAAAAPAAAAZHJzL2Rvd25yZXYueG1sRI9RS8NA EITfBf/DsYJvdpMSW017LaIIClawVuzjkltzwdxeyF3T+O+9guDLwDDMN8xyPbpWDdyHxouGfJKB Yqm8aaTWsHt/vLoBFSKJodYLa/jhAOvV+dmSSuOP8sbDNtYqQSSUpMHG2JWIobLsKEx8x5KyL987 isn2NZqejgnuWpxm2QwdNZIWLHV8b7n63h6chukzDy+ve3v9OcePzf6wG3CTodaXF+PDIsndAlTk Mf43/hBPJpXzvCiK23k+g9OxdApw9QsAAP//AwBQSwECLQAUAAYACAAAACEA2+H2y+4AAACFAQAA EwAAAAAAAAAAAAAAAAAAAAAAW0NvbnRlbnRfVHlwZXNdLnhtbFBLAQItABQABgAIAAAAIQBa9Cxb vwAAABUBAAALAAAAAAAAAAAAAAAAAB8BAABfcmVscy8ucmVsc1BLAQItABQABgAIAAAAIQBJj0zM zgAAAOgAAAAPAAAAAAAAAAAAAAAAAAcCAABkcnMvZG93bnJldi54bWxQSwUGAAAAAAMAAwC3AAAA AgMAAAAA " filled="f" strokecolor="#009600" strokeweight="1.5pt">
                  <v:stroke startarrowwidth="narrow" startarrowlength="short" endarrowwidth="narrow" endarrowlength="short" joinstyle="round"/>
                  <v:textbox inset="2.53958mm,2.53958mm,2.53958mm,2.53958mm"/>
                </v:rect>
                <v:rect id="Google Shape;126;p20" o:spid="_x0000_s1029" style="position:absolute;left:29900;width:2850;height:1543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zr1ozAAAAOcAAAAPAAAAZHJzL2Rvd25yZXYueG1sRI9Ba8JA FITvBf/D8oTe6m4qtTW6SlECPdZUen5kn0kw+zbsbmP017uFQi8DwzDfMOvtaDsxkA+tYw3ZTIEg rpxpudZw/Cqe3kCEiGywc0warhRgu5k8rDE37sIHGspYiwThkKOGJsY+lzJUDVkMM9cTp+zkvMWY rK+l8XhJcNvJZ6UW0mLLaaHBnnYNVefyx2ooj9+7ob59ypsJe58Nh6JQqtP6cTruV0neVyAijfG/ 8Yf4MBpes6VazF/mS/j9lT6B3NwBAAD//wMAUEsBAi0AFAAGAAgAAAAhANvh9svuAAAAhQEAABMA AAAAAAAAAAAAAAAAAAAAAFtDb250ZW50X1R5cGVzXS54bWxQSwECLQAUAAYACAAAACEAWvQsW78A AAAVAQAACwAAAAAAAAAAAAAAAAAfAQAAX3JlbHMvLnJlbHNQSwECLQAUAAYACAAAACEAXc69aMwA AADnAAAADwAAAAAAAAAAAAAAAAAHAgAAZHJzL2Rvd25yZXYueG1sUEsFBgAAAAADAAMAtwAAAAAD AAAAAA== " filled="f" strokecolor="red" strokeweight="1.5pt">
                  <v:stroke dashstyle="dash" startarrowwidth="narrow" startarrowlength="short" endarrowwidth="narrow" endarrowlength="short" joinstyle="round"/>
                  <v:textbox inset="2.53958mm,2.53958mm,2.53958mm,2.53958mm"/>
                </v:rect>
                <v:shapetype id="_x0000_t202" coordsize="21600,21600" o:spt="202" path="m,l,21600r21600,l21600,xe">
                  <v:stroke joinstyle="miter"/>
                  <v:path gradientshapeok="t" o:connecttype="rect"/>
                </v:shapetype>
                <v:shape id="Google Shape;127;p20" o:spid="_x0000_s1030" type="#_x0000_t202" style="position:absolute;left:33144;top:14006;width:15192;height:19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vN14zwAAAOcAAAAPAAAAZHJzL2Rvd25yZXYueG1sRI/NasMw EITvhb6D2EBvjZQWh9iJEkJ/oFAoddxDjxtrY4tYK9dSE/ftq0Kgl4FhmG+Y1WZ0nTjREKxnDbOp AkFce2O50fBRPd8uQISIbLDzTBp+KMBmfX21wsL4M5d02sVGJAiHAjW0MfaFlKFuyWGY+p44ZQc/ OIzJDo00A54T3HXyTqm5dGg5LbTY00NL9XH37TRsP7l8sl9v+/fyUNqqyhW/zo9a30zGx2WS7RJE pDH+Ny6IF6Mhv1/kmZplGfz9Sp9Arn8BAAD//wMAUEsBAi0AFAAGAAgAAAAhANvh9svuAAAAhQEA ABMAAAAAAAAAAAAAAAAAAAAAAFtDb250ZW50X1R5cGVzXS54bWxQSwECLQAUAAYACAAAACEAWvQs W78AAAAVAQAACwAAAAAAAAAAAAAAAAAfAQAAX3JlbHMvLnJlbHNQSwECLQAUAAYACAAAACEAQrzd eM8AAADnAAAADwAAAAAAAAAAAAAAAAAHAgAAZHJzL2Rvd25yZXYueG1sUEsFBgAAAAADAAMAtwAA AAMDAAAAAA== " filled="f" stroked="f">
                  <v:textbox inset="0,0,0,0">
                    <w:txbxContent>
                      <w:p w14:paraId="7EE8CCA2" w14:textId="77777777" w:rsidR="00541652" w:rsidRPr="007013E6" w:rsidRDefault="00541652" w:rsidP="00541652">
                        <w:pPr>
                          <w:rPr>
                            <w:kern w:val="0"/>
                            <w14:ligatures w14:val="none"/>
                          </w:rPr>
                        </w:pPr>
                        <w:r>
                          <w:t>Non-specific mapping</w:t>
                        </w:r>
                      </w:p>
                    </w:txbxContent>
                  </v:textbox>
                </v:shape>
                <v:shape id="Google Shape;128;p20" o:spid="_x0000_s1031" type="#_x0000_t202" style="position:absolute;left:52135;top:9731;width:34593;height:190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CPKAzwAAAOcAAAAPAAAAZHJzL2Rvd25yZXYueG1sRI9BSwMx FITvgv8hPMGbTSp0226blmIrCIJ0ux48Pjevu6Gbl3UT2/XfG0HoZWAY5htmuR5cK87UB+tZw3ik QBBX3liuNbyXzw8zECEiG2w9k4YfCrBe3d4sMTf+wgWdD7EWCcIhRw1NjF0uZagachhGviNO2dH3 DmOyfS1Nj5cEd618VCqTDi2nhQY7emqoOh2+nYbNBxc7+/X2uS+OhS3LueLX7KT1/d2wXSTZLEBE GuK18Y94MRomSk2z2XQ8gb9f6RPI1S8AAAD//wMAUEsBAi0AFAAGAAgAAAAhANvh9svuAAAAhQEA ABMAAAAAAAAAAAAAAAAAAAAAAFtDb250ZW50X1R5cGVzXS54bWxQSwECLQAUAAYACAAAACEAWvQs W78AAAAVAQAACwAAAAAAAAAAAAAAAAAfAQAAX3JlbHMvLnJlbHNQSwECLQAUAAYACAAAACEAzwjy gM8AAADnAAAADwAAAAAAAAAAAAAAAAAHAgAAZHJzL2Rvd25yZXYueG1sUEsFBgAAAAADAAMAtwAA AAMDAAAAAA== " filled="f" stroked="f">
                  <v:textbox inset="0,0,0,0">
                    <w:txbxContent>
                      <w:p w14:paraId="38C9D359" w14:textId="77777777" w:rsidR="00541652" w:rsidRPr="007013E6" w:rsidRDefault="00541652" w:rsidP="00541652">
                        <w:pPr>
                          <w:rPr>
                            <w:kern w:val="0"/>
                            <w14:ligatures w14:val="none"/>
                          </w:rPr>
                        </w:pPr>
                        <w:r>
                          <w:t>Evenly distributed across the entire virus genome</w:t>
                        </w:r>
                      </w:p>
                    </w:txbxContent>
                  </v:textbox>
                </v:shape>
                <w10:wrap type="topAndBottom" anchorx="margin"/>
              </v:group>
            </w:pict>
          </mc:Fallback>
        </mc:AlternateContent>
      </w:r>
    </w:p>
    <w:p w14:paraId="68B2D620" w14:textId="77777777" w:rsidR="00541652" w:rsidRDefault="00541652" w:rsidP="00541652">
      <w:r>
        <w:rPr>
          <w:noProof/>
        </w:rPr>
        <w:drawing>
          <wp:inline distT="0" distB="0" distL="0" distR="0" wp14:anchorId="75F797B1" wp14:editId="36835B0F">
            <wp:extent cx="2757463" cy="151895"/>
            <wp:effectExtent l="0" t="0" r="5080" b="635"/>
            <wp:docPr id="12" name="Picture 11">
              <a:extLst xmlns:a="http://schemas.openxmlformats.org/drawingml/2006/main">
                <a:ext uri="{FF2B5EF4-FFF2-40B4-BE49-F238E27FC236}">
                  <a16:creationId xmlns:a16="http://schemas.microsoft.com/office/drawing/2014/main" id="{A0172E3B-1BDF-FF26-3BFB-B938046B3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0172E3B-1BDF-FF26-3BFB-B938046B3BB3}"/>
                        </a:ext>
                      </a:extLst>
                    </pic:cNvPr>
                    <pic:cNvPicPr>
                      <a:picLocks noChangeAspect="1"/>
                    </pic:cNvPicPr>
                  </pic:nvPicPr>
                  <pic:blipFill>
                    <a:blip r:embed="rId20"/>
                    <a:stretch>
                      <a:fillRect/>
                    </a:stretch>
                  </pic:blipFill>
                  <pic:spPr>
                    <a:xfrm>
                      <a:off x="0" y="0"/>
                      <a:ext cx="2757463" cy="151895"/>
                    </a:xfrm>
                    <a:prstGeom prst="rect">
                      <a:avLst/>
                    </a:prstGeom>
                  </pic:spPr>
                </pic:pic>
              </a:graphicData>
            </a:graphic>
          </wp:inline>
        </w:drawing>
      </w:r>
    </w:p>
    <w:p w14:paraId="2FCD6710" w14:textId="638459C7" w:rsidR="00541652" w:rsidRDefault="00541652" w:rsidP="00541652">
      <w:r>
        <w:rPr>
          <w:b/>
          <w:bCs/>
        </w:rPr>
        <w:t>Suppl Figure 2</w:t>
      </w:r>
      <w:r>
        <w:t>: visualization of several possible measures for better estimation of read coverage</w:t>
      </w:r>
    </w:p>
    <w:p w14:paraId="6F3F15FB" w14:textId="23733A0F" w:rsidR="00541652" w:rsidRDefault="00541652" w:rsidP="00541652">
      <w:r>
        <w:rPr>
          <w:b/>
          <w:bCs/>
        </w:rPr>
        <w:t>Suppl Table 3</w:t>
      </w:r>
      <w:r>
        <w:t>: An example ViraQuant report</w:t>
      </w:r>
    </w:p>
    <w:p w14:paraId="04B63DBB" w14:textId="5E6AEF38" w:rsidR="00541652" w:rsidRDefault="00541652" w:rsidP="00541652">
      <w:r>
        <w:rPr>
          <w:noProof/>
        </w:rPr>
        <w:lastRenderedPageBreak/>
        <mc:AlternateContent>
          <mc:Choice Requires="wpg">
            <w:drawing>
              <wp:anchor distT="0" distB="0" distL="114300" distR="114300" simplePos="0" relativeHeight="251661312" behindDoc="0" locked="0" layoutInCell="1" allowOverlap="1" wp14:anchorId="476831B4" wp14:editId="0347919F">
                <wp:simplePos x="0" y="0"/>
                <wp:positionH relativeFrom="column">
                  <wp:posOffset>0</wp:posOffset>
                </wp:positionH>
                <wp:positionV relativeFrom="paragraph">
                  <wp:posOffset>3082925</wp:posOffset>
                </wp:positionV>
                <wp:extent cx="5197475" cy="5143500"/>
                <wp:effectExtent l="0" t="0" r="22225" b="0"/>
                <wp:wrapTopAndBottom/>
                <wp:docPr id="2" name="Group 1">
                  <a:extLst xmlns:a="http://schemas.openxmlformats.org/drawingml/2006/main">
                    <a:ext uri="{FF2B5EF4-FFF2-40B4-BE49-F238E27FC236}">
                      <a16:creationId xmlns:a16="http://schemas.microsoft.com/office/drawing/2014/main" id="{684B6CC9-E002-AA81-EEA2-E748D6FD5750}"/>
                    </a:ext>
                  </a:extLst>
                </wp:docPr>
                <wp:cNvGraphicFramePr/>
                <a:graphic xmlns:a="http://schemas.openxmlformats.org/drawingml/2006/main">
                  <a:graphicData uri="http://schemas.microsoft.com/office/word/2010/wordprocessingGroup">
                    <wpg:wgp>
                      <wpg:cNvGrpSpPr/>
                      <wpg:grpSpPr>
                        <a:xfrm>
                          <a:off x="0" y="0"/>
                          <a:ext cx="5197475" cy="5143500"/>
                          <a:chOff x="0" y="0"/>
                          <a:chExt cx="5197537" cy="5143500"/>
                        </a:xfrm>
                      </wpg:grpSpPr>
                      <pic:pic xmlns:pic="http://schemas.openxmlformats.org/drawingml/2006/picture">
                        <pic:nvPicPr>
                          <pic:cNvPr id="1921309048" name="Picture 1921309048">
                            <a:extLst>
                              <a:ext uri="{FF2B5EF4-FFF2-40B4-BE49-F238E27FC236}">
                                <a16:creationId xmlns:a16="http://schemas.microsoft.com/office/drawing/2014/main" id="{5AF3244B-D789-2D77-79E3-8E0DD6CF67E8}"/>
                              </a:ext>
                            </a:extLst>
                          </pic:cNvPr>
                          <pic:cNvPicPr>
                            <a:picLocks noChangeAspect="1"/>
                          </pic:cNvPicPr>
                        </pic:nvPicPr>
                        <pic:blipFill>
                          <a:blip r:embed="rId21"/>
                          <a:stretch>
                            <a:fillRect/>
                          </a:stretch>
                        </pic:blipFill>
                        <pic:spPr>
                          <a:xfrm>
                            <a:off x="33810" y="0"/>
                            <a:ext cx="5133981" cy="5143500"/>
                          </a:xfrm>
                          <a:prstGeom prst="rect">
                            <a:avLst/>
                          </a:prstGeom>
                        </pic:spPr>
                      </pic:pic>
                      <wps:wsp>
                        <wps:cNvPr id="2130671233" name="Rectangle 2130671233">
                          <a:extLst>
                            <a:ext uri="{FF2B5EF4-FFF2-40B4-BE49-F238E27FC236}">
                              <a16:creationId xmlns:a16="http://schemas.microsoft.com/office/drawing/2014/main" id="{26C6868E-C53E-FABC-D3F3-44DF041ED71A}"/>
                            </a:ext>
                          </a:extLst>
                        </wps:cNvPr>
                        <wps:cNvSpPr/>
                        <wps:spPr>
                          <a:xfrm>
                            <a:off x="4062" y="1549666"/>
                            <a:ext cx="5193475" cy="9837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954553" name="Rectangle 2134954553">
                          <a:extLst>
                            <a:ext uri="{FF2B5EF4-FFF2-40B4-BE49-F238E27FC236}">
                              <a16:creationId xmlns:a16="http://schemas.microsoft.com/office/drawing/2014/main" id="{0ED7DCDB-CCE3-6677-BCB5-F506EEF88EE2}"/>
                            </a:ext>
                          </a:extLst>
                        </wps:cNvPr>
                        <wps:cNvSpPr/>
                        <wps:spPr>
                          <a:xfrm>
                            <a:off x="4062" y="1175917"/>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0043263" name="Rectangle 630043263">
                          <a:extLst>
                            <a:ext uri="{FF2B5EF4-FFF2-40B4-BE49-F238E27FC236}">
                              <a16:creationId xmlns:a16="http://schemas.microsoft.com/office/drawing/2014/main" id="{1411C2B1-43C5-8FAD-670D-96E5F6E8F643}"/>
                            </a:ext>
                          </a:extLst>
                        </wps:cNvPr>
                        <wps:cNvSpPr/>
                        <wps:spPr>
                          <a:xfrm>
                            <a:off x="4062" y="3872245"/>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230080" name="Rectangle 979230080">
                          <a:extLst>
                            <a:ext uri="{FF2B5EF4-FFF2-40B4-BE49-F238E27FC236}">
                              <a16:creationId xmlns:a16="http://schemas.microsoft.com/office/drawing/2014/main" id="{4C8B3B91-5C4E-D652-F57A-90B68F38E919}"/>
                            </a:ext>
                          </a:extLst>
                        </wps:cNvPr>
                        <wps:cNvSpPr/>
                        <wps:spPr>
                          <a:xfrm>
                            <a:off x="4062" y="4843880"/>
                            <a:ext cx="5193475" cy="1398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140587" name="Rectangle 213140587">
                          <a:extLst>
                            <a:ext uri="{FF2B5EF4-FFF2-40B4-BE49-F238E27FC236}">
                              <a16:creationId xmlns:a16="http://schemas.microsoft.com/office/drawing/2014/main" id="{8994EA84-700F-320E-27A3-B47BD9F15A62}"/>
                            </a:ext>
                          </a:extLst>
                        </wps:cNvPr>
                        <wps:cNvSpPr/>
                        <wps:spPr>
                          <a:xfrm>
                            <a:off x="0" y="4363418"/>
                            <a:ext cx="5193475" cy="1398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1673025" name="Rectangle 2111673025">
                          <a:extLst>
                            <a:ext uri="{FF2B5EF4-FFF2-40B4-BE49-F238E27FC236}">
                              <a16:creationId xmlns:a16="http://schemas.microsoft.com/office/drawing/2014/main" id="{FBE2025D-1558-75DF-8756-B9D8EA3D2867}"/>
                            </a:ext>
                          </a:extLst>
                        </wps:cNvPr>
                        <wps:cNvSpPr/>
                        <wps:spPr>
                          <a:xfrm>
                            <a:off x="1345975"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5752527" name="Rectangle 235752527">
                          <a:extLst>
                            <a:ext uri="{FF2B5EF4-FFF2-40B4-BE49-F238E27FC236}">
                              <a16:creationId xmlns:a16="http://schemas.microsoft.com/office/drawing/2014/main" id="{FFBC6CF2-1858-F6DC-39BD-EFBF1A67B636}"/>
                            </a:ext>
                          </a:extLst>
                        </wps:cNvPr>
                        <wps:cNvSpPr/>
                        <wps:spPr>
                          <a:xfrm>
                            <a:off x="2102037"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451238" name="Rectangle 457451238">
                          <a:extLst>
                            <a:ext uri="{FF2B5EF4-FFF2-40B4-BE49-F238E27FC236}">
                              <a16:creationId xmlns:a16="http://schemas.microsoft.com/office/drawing/2014/main" id="{69E0C9AD-BF58-9EC4-4281-5A82611CA69D}"/>
                            </a:ext>
                          </a:extLst>
                        </wps:cNvPr>
                        <wps:cNvSpPr/>
                        <wps:spPr>
                          <a:xfrm>
                            <a:off x="2323586" y="39584"/>
                            <a:ext cx="22167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304670" name="Rectangle 1957304670">
                          <a:extLst>
                            <a:ext uri="{FF2B5EF4-FFF2-40B4-BE49-F238E27FC236}">
                              <a16:creationId xmlns:a16="http://schemas.microsoft.com/office/drawing/2014/main" id="{82424086-29C3-1019-1A5C-FC085EA27A1B}"/>
                            </a:ext>
                          </a:extLst>
                        </wps:cNvPr>
                        <wps:cNvSpPr/>
                        <wps:spPr>
                          <a:xfrm>
                            <a:off x="3443949" y="39584"/>
                            <a:ext cx="134462" cy="902434"/>
                          </a:xfrm>
                          <a:prstGeom prst="rect">
                            <a:avLst/>
                          </a:prstGeom>
                          <a:no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DA03D88" id="Group 1" o:spid="_x0000_s1026" style="position:absolute;margin-left:0;margin-top:242.75pt;width:409.25pt;height:405pt;z-index:251661312" coordsize="51975,5143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IXZ0kqAQAADcfAAAOAAAAZHJzL2Uyb0RvYy54bWzsme9u2zYQwL8P2DsI +t5YFEn9Q5JiS9ZgQLsFzfoANEVZQiVRIOU4efsdSUm2Y2etA7QZAgWIIuXI4/H4O+p4On//0NTe vVC6ku2Fj84C3xMtl3nVri78L/98eJf4nu5Zm7NatuLCfxTaf3/56y/nmy4ToSxlnQvlgZJWZ5vu wi/7vssWC81L0TB9JjvRgrCQqmE9PKrVIldsA9qbehEGQbTYSJV3SnKhNfz32gn9S6u/KATv/y4K LXqvvvDBtt5elb0uzXVxec6ylWJdWfHBDPYCKxpWtTDopOqa9cxbq+pAVVNxJbUs+jMum4UsiooL OweYDQqezOZGyXVn57LKNqtuchO49omfXqyW/3V/o7q77laBJzbdCnxhn8xcHgrVmL9gpfdgXfY4 uUw89B6Hf1KUxiSmvsdBRhHBNBicykvw/EE/Xv6x05Pi+KDnYhx4sWdOV/EMfgcfwN2BD77NCvTq 10r4g5Lmu3Q0TH1dd+9guTrWV8uqrvpHix4sjDGqvb+t+K1yD+DOW+VVOYRCGiIcpAGBAGhZA+hD MzO6tyMBnxsVppfTwcwcP0r+VXutvCpZuxK/6Q4oBoWG1cV+c/u4Z8CyrroPVV2bdTP3w1SB+CfE HPGWo/Fa8nUj2t6FlxI1zFq2uqw67XsqE81SwPTUn7k1iGW6V6LnpRmwgIE/g7HG0B2BtXJrmJmC BuCOIIZxgiBKj2GGcZqg52EBxynd3wjZeOYGDAQ7YIVYxu4/6sGiscngR2eEtQ5sMvjDHqRHl8HT gdNOCrO7knUCTDBqt1wYKqIYhRiPXBiPwULXwtuR2Wi0/e7G2NTPeY0EUWidhihJoyhym9pOhOIp QtMExxBzboHG+B7d8l2eY1krDWCggmV1a65a1lU+QqfVanlVK++ewY57FZifYbidZkCH6QoRPk7K 3vWPtXBqP4sCogj2l9CuoX0diEkt4xwARU5Usly40RDsPdNg5gVielgU6xYUGs2O0EH3oGBs6ZSM up2Lhvamq7Bvk8mw4L8Mc52nHnZk2fZT56ZqpTqmoIZZDSO79qOTnGuMl5Yyf4Q9RvX1lXQvNdby UkKE817ZzqYVcPzzgCYpJZQeB3qUwayMXRAIpwCNYpoiyysswPbFsQUawbZAx0X/MUAf44PYxavX zSeZO27iZ+GbuX+T3Ec4CAgOoyPYb0Uvoh4ncRgSamL59ajf3caD4PdgCrIZ5zeJcxqnIRCdQPrl 0tVtWrIVvQhnkhCcgN4Z52zKY+as5Men2YgENIHz5VOcIcseRKfg7I4lBEeYoOR1WZ4TEjgxTZvw nIgPFYcQIRTFOAihGnPI/CQ7BXqECU1NdQdO5DilCdkHPwxhQDh6mtpPGoQEW/lUwDnxTP7Nk+Ux 7t0ZbjcRN3n4eCDY32/nzGUKmjd1AMU0piENj231k+gU6kMUhIGpTM7UD0WU/dKIOZbouezyumUX QmNCoYw4lZe3+fpWdBL1OMQ0iWbqp5fGTP3/rtiIUgoZDoniI8fUHdkp3GNCcErS57iHFIiY8vqc 47hwmIvsT4rs9jMlfJ21R/rhS7L5/Lv7bKv42+/dl/8CAAD//wMAUEsDBAoAAAAAAAAAIQAV44LW 7IEGAOyBBgAUAAAAZHJzL21lZGlhL2ltYWdlMS5wbmeJUE5HDQoaCgAAAA1JSERSAAAGUgAABlUI BgAAAFFMTFoAAAABc1JHQgCuzhzpAAAABGdBTUEAALGPC/xhBQAAAAlwSFlzAAAWJQAAFiUBSVIk 8AAA/6VJREFUeF7s3Xt8jvUfx/HXROF3kznV5BBrs6KoOUfNMZoQ1lSaUwcUKxmpdEKnrQMKHTYs ijQplDCEjGyYTDaZGFs2h7EbY/f2/f2xYbt3cN+7D7vu+/48H4/r8ahd927vz+e+dp++1/X9uiml FEIIIYQQQgghhBBCCCGEEKKYSsY/EEIIIYQQQgghhBBCCCGEEPlkIEUIIYQQQgghhBBCCCGEEKIU MpAihBBCCCGEEEIIIYQQQghRChlIEUIIIYQQQgghhBBCCCGEKIUMpAghhBBCCCGEEEIIIYQQQpRC BlKEEEIIIYQQQgghhBBCCCFKIQMpQgghhBBCCCGEEEIIIYQQpZCBFCGEEEIIIYQQQgghhBBCiFLI QIoQQgghhBBCCCGEEEIIIUQpZCBFCCGEEEIIIYQQQgghhBCiFDKQIoQQQgghhBBCCCGEEEIIUQoZ SBFCCCGEEEIIIYQQQgghhCiFWQMpbm5uuLm5Gf9YCCGEEEIIIYQQQgghhBDCKbkppZTxD0sjgyhC CCGEEEIIIYQQQgghhHAGpg6PmHVFihBCCCGEEEIIIYQQQgghhCsp1xUpZvyK03LFXrhizcL+tH6c aT2flknvinOmnjhTLThhPaZy1bpNJf0xj9b7Jfkso/V8OEBGyWcZrefDATJKPstoPR8OkFHr+UTF cLbjwpnqcaZaKEc9ckWKEEIIIYQQQgghhBBCCCFEKWQgRQghhBBCCCGEEEIIIYQQohQykCKEEEII IYQQQgghhBBCCFEKGUgRQgghhBBCCCGEEEIIIYQohQykCCGEEEIIIYQQQgghhBBClEIGUoQQQggh hBBCCCGEEEIIIUohAylCCCGEEEIIIYQQQgghhBClkIEUIYQQQgghhBBCCCGEEEKIUshAihBCCCGE EEIIIYQQQgghRClkIEUIIYQQQgghhBBCCCGEEKIUMpAihBBCCCGEEEIIIYQQQghRChlIEUIIIYQQ QgghhBBCCCGEKIUMpAghhBBCCCGEEEIIIYQQQpRCBlKEEEIIIYQQQgghhBBCCCFKIQMpQgghhBBC CCGEEEIIIYQQpZCBFCGEEEIIIYQQQgghhBBCiFLIQIoQQgghhBBCCCGEEEIIIUQpZCBFCCGEEEII IYQQQgghhBCiFDKQIoQQQgghhBBCCCGEEEIIUQoZSBFCCCGEEEIIIYQQQgghhCiFDKQIIYQQQggh hBBCCCGEcCEKg/4UaSlJxMftZv/h4/yXmY0yvpkQBWQgRQghhBBCCCGEEEIIIYQLuERG/ArCxvTG p0ZdGjRuTus299GiWUM83JvR9rGpRGxPxWD8a8LluSmlTB5oc3NzA8CMX3FartgLV6xZ2J/WjzOt 59My6V1xztQTZ6oFJ6zHVK5at6mkP+bRer8kn2W0ng8HyCj5LKP1fDhARslnGa3nwwEyaj2fqBi2 PS4MZGz+kED/19h4Sy+ee6IP7Vo0olYVN1DnSU/cyaqI+aw+1JzRUcuYPbAplY3vwky2rce+nKkW ylGPDKSUkyv2whVrFvan9eNM6/m0THpXnDP1xJlqwQnrMZWr1m0q6Y95tN4vyWcZrefDATJKPsto PR8OkFHyWUbr+XCAjFrPJyqGTY+LnP1EBPgTrCawccFo2rhXMb4FSr+X+eOGMyo2gJgdr9Chen6e 8rJpPXbmTLVQjnpkai8hhBBCCCGEEEIIIYQQzu3ifyT+qWPoMwPxLWEQBcBN15LBT/XGY99u9h+7 ZLxbuDAZSBFCCCGEEEIIIYQQQgjh3KrdSvN2VTh7/rLxnuLcG1C/lqUTe9lWXlIED7k9RkRStvGu Qk6yYXIbGkzewDnjXcIsMpAihBBCCCGEEEIIIYQQwrlV8eaRCYM5+d2v7NXnGu/Np04Su3Y7PhMH c389bQ+kmERdIDPjvPFPRTnIGinl5Iq9cMWahf1p/TjTej4tk94V50w9caZacMJ6TOWqdZtK+mMe rfdL8llG6/lwgIySzzJaz4cDZJR8ltF6Phwgo9bziYph0+NC6UnZG8O6BZ8wL60bU4P9aHBj/r+X 7zIZf3zFS4v+x8T3htK68BUpVerT/O5G6Arf3ATWryeHtC2LWbzjJCrjT776MInWkwJpV6+kqcoU l45tZf7MBNotWcfiwKaYGb8I69dSscytRwZSyskVe+GKNQv70/pxpvV8Wia9K86ZeuJMteCE9ZjK Ves2lfTHPFrvl+SzjNbz4QAZJZ9ltJ4PB8go+Syj9Xw4QEat5xMVw6bHRd4BIvp0Y9TaNOM919cr nMRfR+Jt5vxO1q8nm6SIIJqPWma8o2S6Tgx/81WmjO6Nt+4G471msX4tFcvcemQgpZxcsReuWLOw P60fZ1rPp2XSu+KcqSfOVAtOWI+pXLVuU0l/zKP1fkk+y2g9Hw6QUfJZRuv5cICMks8yWs+HA2TU ej5RMWx6XCg9KX8lkp5jvMMEmrkiRWHQnyYj6zLqyDKGd9xI35hPCWhyo/ENoUoN6tXVYa0Jyqxf S8Uytx4ZSCknV+yFK9Ys7E/rx5nW82mZ9K44Z+qJM9WCE9ZjKlet21TSH/NovV+SzzJaz4cDZJR8 ltF6Phwgo+SzjNbz4QAZtZ5PVAxnOy5sWY9K28JXiw9x55NP0sWjpKm9rMuWtVQEc+uRgZRycsVe uGLNwv60fpxpPZ+WSe+Kc6aeOFMtOGE9pnLVuk0l/TGP1vsl+Syj9Xw4QEbJZxmt58MBMko+y2g9 Hw6QUev5RMWw33FRcGXHmVOkp5+nSu361Havwy21qlq0jogx+9Vje85UC+Wox8xZ3YQQQgghhBBC CCGEEEIIR3SJjPgVhI3pjU+NujRo3JzWbe6jRbOGeLg3o+1jU4nYepRs075b1wCFQX+M/XtT0BfJ nEvm/hi27k9zoFq0TQZShBBCCCGEEEIIIYQQQjg5AxmbPyKw86OErIMeUz8hfMkPREVFEfVDJHNn DObWXZ8yqssAxn5/kPIspWJfuegTvmVct3a0CFlHapEBkxzSt39ClxbtefitdaQZZDTFUjK1Vzm5 Yi9csWZhf1o/zrSeT8ukd8U5U0+cqRacsB5TuWrdppL+mEfr/ZJ8ltF6Phwgo+SzjNbz4QAZJZ9l tJ4PB8io9XyiYtj0uMjZT0SAP8FqAhsXjKaNe/F1RZR+L/PHDWfU9v5s3jGVLjUtuw7BpvVc2MWs AYOYVW0YM6aMwL99E3T5/xygMGQmE/PzXN54fhN3fvcjn/dtZNG0ZTatpQKYW49lR4IQQgghhBBC CCGEEEIIoXUX/yPxTx1DnxmIbwmDKABuupYMHtkfnwMJHPzvsvFuDVFcPvgHS9e1YPw7EwnsUHgQ BcCNyrU86fLUS7w89BJLVseTYdp4gSiFDKQIIYQQQgghhBBCCCGEcG7VbqV5uyqcPV/WAIkblavc SGX3BtSvVdl4p4Yosk+lcdjjHlo2rW688xq3Oni3vZMzyelkykCKRWQgRQghhBBCCCGEEEIIIYRz q+LNIxMGc/K7X9mrzzXem09lsH3FOupNHMz99bQ8kOJG1ToeNE3bza6DWcY7r1Hp7Nv6F+7N6lPL knm9hKyRUl6u2AtXrFnYn9aPM63n0zLpXXHO1BNnqgUnrMdUrlq3qaQ/5tF6vySfZbSeDwfIKPks o/V8OEBGyWcZrefDATJqPZ+oGNY9LnLRp/xNYvqlaz9Sp9kTPp2wC4P4ZEwn6lXJ//fyXSR14zwm fV+bKXNf5bH7bqVq4d3lYN16jFzYxawBA3jNMJSvPxyNf+tG6CpfCawwZB7k98j3GRO8D/81P/Hx Qx6yRkoh5tYjAynl5Iq9cMWahf1p/TjTej4tk94V50w9caZacMJ6TOWqdZtK+mMerfdL8llG6/lw gIySzzJaz4cDZJR8ltF6Phwgo9bziYph3eMim6SIIJqPWma84/o8phB9YDrdtLzYPLnoE5YQMiKE eTvTQOeL/4AW1KkEeacSWLE6Dj2tCAz7jNkTOlMvP0q52bYW+zO3HhlIKSdX7IUr1izsT+vHmdbz aZn0rjhn6okz1YIT1mMqV63bVNIf82i9X5LPMlrPhwNklHyW0Xo+HCCj5LOM1vPhABm1nk9UDOse FyVckWKymjRpdQd1r17hUT7Wrack+VeebPttDb9s/JN9sRtYHafDL6Ab7dp14IGuPel+320WX1mD XWqxL3PrkYGUcnLFXrhizcL+tH6caT2flknvinOmnjhTLThhPaZy1bpNJf0xj9b7Jfkso/V8OEBG yWcZrefDATJKPstoPR8OkFHr+UTF0NZxoTDoT5PJzdTVlW+9FG3VYxlnqoVy1GPZtUlCCCGEEEII IYQQQgghhNO5RPL343ny+3/IM96lOQb0J9NISdpLXNx+Dqelk5mt/dSORAZShBBCCCGEEEIIIYQQ QghHY0gnfvlHjOl2FzXqNaBx81a0adOCZg1uwb1eBx6bGsn2tPJMbSaMyUCKEEIIIYQQQgghhBBC COFI1H9snj6czoPeYh1+TP00nCVRUURFRfFD5BxmjPJg1/RhdHxwMsuPZhv/tjCTrJFSTq7YC1es Wdif1o8zrefTMuldcc7UE2eqBSesx1SuWreppD/m0Xq/JJ9ltJ4PB8go+Syj9Xw4QEbJZxmt58MB Mmo9n6gY2jouskmKGMU4pvLrSJ9yXZFgu3oUOUnzCfCdhpqxhAVj2+FeOf/fuiYXfcIixj36ErHD VrPjtY5UN7qFOWxXS8Uwt57yPP5CCCGEEEIIIYQQQgghhKgQiovH/uHPKv15ZohvCYMoADega+HP U482Y9/mvzkmS6ZYRAZShBBCCCGEEEIIIYQQQgiH4Ua1hnfQjizOm7CovHuz+tQqaaxFmEwGUoQQ QgghhBBCCCGEEEIIh+FGFa+HmTA+k+9++gt9KbNTqdPxrP3lNiYGdaCeDKRYRAZShBBCCCGEEEII IYQQQggHos7ncHOXh2n64wSe/mgFMXFxxBXetq9m9ktT2dC5L+2rHGFXoX17U/SUMvYiSiGLzZeT K/bCFWsW9qf140zr+bRMelecM/XEmWrBCesxlavWbSrpj3m03i/JZxmt58MBMko+y2g9Hw6QUfJZ Ruv5cICMWs8nKoa2jgstLzYPeUkR9Gk+irXGO67Lg17hG8yuyZa1VARz65GBlHJyxV64Ys3C/rR+ nGk9n5ZJ74pzpp44Uy04YT2mctW6TSX9MY/W+yX5LKP1fDhARslnGa3nwwEySj7LaD0fDpBR6/lE xbDpcZGTwvbVcZzzfoCed9Um/1+yLVvWo/Qp/JWYTo7xDhNUqd+cuxvpzOqBLWupCObWIwMp5eSK vXDFmoX9af0403o+LZPeFedMPXGmWnDCekzlqnWbSvpjHq33S/JZRuv5cICMks8yWs+HA2SUfJbR ej4cIKPW84mKYdPj4vIeZnXtxvudf+DAB92oabzfBmxaj505Uy2Uox5zrt4RQgghhBBCCCGEEEII IRzPjd70HT8E3c8biT2da7zXgSkM+lOkpaWR9l8m2aaNCwgzyRUp5eSKvXDFmoX9af0403o+LZPe FedMPXGmWnDCekzlqnWbSvpjHq33S/JZRuv5cICMks8yWs+HA2SUfJbRej4cIKPW84mKYdPjQulJ 2bWWJaFhRFR7is+eb0et/H+uBDVp0uoO6lYu9QYmsU09eWSn7SH61w1s/v0XoiI3cqjIfh2efo/Q t0cPevZ+iO733UZVy8oAm9VSccytRwZSyskVe+GKNQv70/pxpvV8Wia9K86ZeuJMteCE9ZjKVes2 lfTHPFrvl+SzjNbz4QAZJZ9ltJ4PB8go+Syj9Xw4QEat5xMVw6bHRd4BIvp0Y9TaNOM9xXlMIfrA dLrVtGxCJ+vXc4m0DTMZ/ew0fj6kB50v/gPupmEDT+6oVxV17hj7j2SQkbCR1XFpgA/9ZnzGvEnd 8NDkoFDFMbceGUgpJ1fshSvWLOxP68eZ1vNpmfSuOGfqiTPVghPWYypXrdtU0h/zaL1fks8yWs+H A2SUfJbRej4cIKPks4zW8+EAGbWeT1QMmx4XSk/KX4mkm7Q6uzavSFFpK3n+wWGsvXM8704dycOt G6ErMaMB/dFd/BL+Aa++c4ReK3/k876NzFpc3pi1a6lo5tYjAynl5Iq9cMWahf1p/TjTej4tk94V 50w9caZacMJ6TOWqdZtK+mMerfdL8llG6/lwgIySzzJaz4cDZJR8ltF6Phwgo9bziYrhbMeFdesx kL5qIj6PZxAW9xUjvasb36C4nP1EBPgz0WM2B+b0pX5+nHKxbi0Vz9x6LLs2SQghhBBCCCGEEEII IYQQNmYgMz2VMzWacPutVY13lqxKfW5vXoczyelkmjZeIEohAylCCCGEEEIIIYQQQgghXIQBfUo8 G1ctJWJWGGFfbiFNAeo0+zduYf/JS8a/oBGVqVW/Ae5pcWzfn4kp4yLq3CF27U7HvVl9allwNYqQ gRQhhBBCCCGEEEIIIYQQrsCQSsy88XS7qzXdHhnCqOAQQqIOkqUAlc729wNp0WkcEQlnTRqosK/K 1Lt/MBO7/s1rQeN4L2oLCf+eJrtY0DyyM4+TFPMD7z37HCEx9zAxqAP1ZCDFIjKQIoQQQgghhBBC CCGEEMLJXSA5ajrDQg7T7autJB49TMzMAdd2V/Jk4OyFzOwYS/BrURzMKTZCUeHc3Dsyft4s3rhz F68NfoCWTetQrZIbbjXa0Pepp3isqzdubjdQzb0hzTsF8Nrq+rz49fuM71DXooXmhSw2X26u2AtX rFnYn9aPM63n0zLpXXHO1BNnqgUnrMdUrlq3qaQ/5tF6vySfZbSeDwfIKPkso/V8OEBGyWcZrefD ATJqPZ+oGDY9Li7vYVbXwawK/J4V4++jOtkkRQTRfGlvEn8diXclAMWFuI/p4bef4IS5BDa+0fhe zGKrelR2On/v3Mb2XbvZuyeZ1H93sGzTQfD0I+D+26l9awvatW9Dm47tuNujulUGUWxVS0Uxtx4Z SCknV+yFK9Ys7E/rx5nW82mZ9K44Z+qJM9WCE9ZjKlet21Su1R9FdloiCanngcrU9mxB01qVjW9U Jq33S/JZRuv5cICMks8yWs+HA2SUfJbRej4cIKPW84mKYdPj4twGJvtMgkVr+KBbXShxIAXykiLo 03wNgYmRjPQ2cVH3Uti0HjtzplooRz0ytZcQQgghhBDCSC5nYj6lTZs2tGnzIlGHso1vIIQQQggh hGOpWpvbmp4nJSOrjPVPcsk8dpij7g2ob+aJRPZXsBZKfByxW35jxfLlrPhtC7Fx+zmcocdgfHNh ERlIEUIIIYQQQgghhBBCCOHcbmzGg4E+rJz6Ll9uP158kXbDOY5uX8y0aYvIHdab9vW0OpCSw5mE lYSN6UNL94Y0b92Gtg/05tFBg3i09wO0bdOCZvW96fDYVCK2Hi1epygXGUgRQgghhBBCCCGEEEII 4eRqcs/It5nT/QATOzakXtuBvPrNHjj0Da+PGExXn9to0vF5VtYcw7xJXamXP/OTxlwiLfoDBnXo R8i6qjwycyFRazaybu7TeHkOZeaazUSv/IHImU/RLDmcUV0GMGb+XvQymGIxWSOlnFyxF65Ys7A/ rR9nWs+nZdK74pypJ85UC05Yj6lctW5TOV5/9MSFPUKbkE3GO8zkR2jsSib66ox3lEnr/ZJ8ltF6 Phwgo+SzjNbz4QAZJZ9ltJ4PB8io9XyiYtjluDCcJmlbNNHRf/Dn3/FsWRYLfg/RpdV9dOnZmz7d W+NR1TrXH1i7HpWxhgn3P8Hq+8NY9vFTtHKvkr8j5yBLnxvOF3d8QNSUzri7gcr+l7XvjWXwx5WY snYBUzrWtWjReWvXUtHMrUcGUsrJFXvhijUL+9P6cab1fFomvSvOmXriTLXghPWYylXrNpXj9UcG Usoi+Syj9Xw4QEbJZxmt58MBMko+y2g9Hw6QUev5RMVwtuPCuvUYSF81EZ/HMwiL+4qR3tUL7cvl 9Ia3uH9wFqEHwuhbv2Basgs7CevRn/AeS9jxzgPULPQb5rJuLRXP3HqsM7QmhBBCCCGEEEIIIYQQ QjgEhUF/irSUJOLjdrP/8HH+y8wuYxF6LTCQmZ7KmRpNuP3Wqkb7bqBWw6Y0PhNPfLL+2o+rN+W+ Lg04sOMf/ssrfHthLrkipZxcsReuWLOwP60fZ1rPp2XSu+KcqSfOVAtOWI+pXLVuUzlefwxkbPmU p0e8zc+H9IAOr4AxPNOuvgmX9Odx7q8VTIuMkStSKojks5zWM0o+y2g9Hw6QUfJZRuv5cICMWs8n Kobtj4tLZMT/ysJ5c5k3by2HiuzzwDdgFGMnjCGoQwOssdS8deu5zNGlY2jxNHydMJfAxjcW2qe4 HP8ZXVsvpHP0Gj7oVrfgx8dZNbY3j599nYTFgTTOj1Mu1q2l4plbjwyklJMr9sIVaxb2p/XjTOv5 tEx6V5wz9cSZasEJ6zGVq9ZtKsfsTy76+C94svPz/KwH3Icyb/NnPNvy5usMphhIW/4CDQZ9IQMp FUTyWU7rGSWfZbSeDwfIKPkso/V8OEBGrecTFcO2x4WBjM0fEuj/Ghtv6cVzT/ShXYtG1KriBuo8 6Yk7WRUxn9WHmjM6ahmzBza1eDDFuvUocpLmE+D7Fhfe/I4lL3aiduX8+8dwnN9ee4zec3xYcnWQ RWE4+iPjerzA3hd+YeP41hQeejGXdWupeObWIwMp5eSKvXDFmoX9af0403o+LZPeFedMPXGmWnDC ekzlqnWbynH7c4FD37xA26D5nAF0/cOJWzYC7yoFH7pKJAMpFU3yWU7rGSWfZbSeDwfIKPkso/V8 OEBGrecTFcOmx0XOfiIC/AlWE9i4YDRtrizUXojS72X+uOGMig0gZscrdKhe1nvm67N6Peo0sR+N pGvInzQPeIIhvdvQtMop4td/yyeRKbSd8W3BYvMXOLzmc9564xMiMx8jav37DGxsPB2YeaxeSwUz tx5ZI0UIIYQQQginVh3PQWN4taM7APqfvmFZ3FnjGwkhhBBCCOHcLv5H4p86hj4zEN8SBlEA3HQt GfxUbzz27Wb/sUvGuyueW23avPgFmxYN59ZdXxAy6nEGB73AtOUweOY3LJ50P+5uABc4vHEZf9Qf wdIVb/OohYMoQgZShBBCCCGEcH7V76TnkE4F/xNL1J9HyDW6SVE34N7xRWJjY4mN/ZRBnvLBSwgh hBBCOLhqt9K8XRXOnr9svKc49wbUr2XpxF42UvkWfJ98l5X7jpKSGE9sQjKpKdFEjH8QjytTfVGb Tq+uZ9/KGTx21/Wm9RWmkKm9yskVe+GKNQv70/pxpvV8Wia9K86ZeuJMteCE9ZjKVes2lWP3R2HQ nyYjq+BDY5Ua1Kurs3jO57JovV+SzzJaz4cDZJR8ltF6Phwgo+SzjNbz4QAZtZ5PVAzbHhf5a6Q8 +XEtQhc9RyvdDcY3AJXOhilDmF7znYIpsoxvYB7b1mMuA/qTZ6FWbXRXB1xMp61aLGduPTKQUk6u 2AtXrFnYn9aPM63n0zLpXXHO1BNnqgUnrMdUrlq3qaQ/BjIPJ5BME+5tWuu6Z7VpvV+SzzJaz4cD ZJR8ltF6Phwgo+SzjNbz4QAZtZ5PVAybHhdKT8reGNYt+IR5ad2YGuxHgxsLv6u9TMYfX/HSov8x 8b2htC58RUqV+jS/uxG6wjc3gU3rMVfeASL6TIPZ4Yz0Nv+Kc03VYgXm1iMDKeXkir1wxZqF/Wn9 ONN6Pi2T3hXnTD1xplpwwnpM5ap1m0r6oycu7BECCePARN/rXs2i9X5JPstoPR8OkFHyWUbr+XCA jJLPMlrPhwNk1Ho+UTFselzkHSCiTzdGrU0z3nN9vcJJ/HUk3mYulGHTeswlAylFmFuPDKSUkyv2 whVrFvan9eNM6/m0THpXnDP1xJlqwQnrMZWr1m0q6Y8MpNiT5LOc1jNKPstoPR8OkFHyWUbr+XCA jFrPJyqGTY8LpSflr0TSc4x3mECuSNFWLVZgbj0ykFJOrtgLV6xZ2J/WjzOt59My6V1xztQTZ6oF J6zHVK5at6mkPzKQYk+Sz3Jazyj5LKP1fDhARslnGa3nwwEyaj2fqBjOdlxoqh6HH0jJJikiiOav 30H0gel0q2nm5UFGzK3Hsn9NCCGEEEIIIYQQQgghhHA6CoP+FCf1BuMdwgXJQIoQQgghhBBCCCGE EEIIUcQlkr8fz5Pf/0Oe8S5hOcNJkuLiiDN5282+fzON78VuZCBFCCGEEEIIIYQQQgghhBD2c2Ev 4Y+0oU0bU7dODJq2zvhe7EYGUoQQQgghhBBCCCGEEEIIYT/Vven1TB90eND2uY/5LiqKqDK3pcwN fsD4XuxGBlKEEEIIIYQQQgghhBBCCGE/lRvSfernLBzdgJ2/n8C9cz8GDhxYxtaPbvfcYnwvdiMD KUIIIYQQQgghhBBCCCGEA8lLiuAht8eISMo23lXISTZMbkODyRs4V8mHkb8tZqR3VeMbVZzKt9Nv yiSGn/iStyN3c8F4v4bIQIoQQgghhBBCCCGEEEII4WzUBTIzzhv/VEPcqNzofgYF3kbMwvXsvaCM b1BIFep3eI6oOf3xquZmvNPm3JRSZaUrws0tP6AZv+K0XLEXrlizsD+tH2daz6dl0rvinKknzlQL TliPqVy1blNJf/TEhT1CIGEcmOhLZePdRrTeL8lnGa3nwwEySj7LaD0fDpBR8llG6/lwgIxazycq hraOi2ySIkYxjqn8OtKnXFckWL+eHNK2LGbxjpOojD/56sMkWk8KpF29KsY3BBSXjm1l/swE2i1Z x+LApuSnKR/r13KFwqA/TYb+BtxvqUVVS0Kawdx6ZCClnFyxF65Ys7A/rR9nWs+nZdK74pypJ85U C05Yj6lctW5TSX/Mo/V+ST7LaD0fDpBR8llG6/lwgIySzzJaz4cDZNR6PlExtHVcaHEgJZukiCCa j1pmvKNkuk4Mf/NVpozujbfuBuO9ZrF+LZbIH3zJ5Gbq6q53ilfJzK2nPI+/EEIIIYQQQgghhBBC CCHs6iaaPTaX1NRUjsfMpCcDmBnzL6mpqcW3jCxysv5g/kR/iwdRtOcSyd+P58nv/yHPeJeNyECK EEIIIYQQrsaQwf613xA2eRhd76iBm5sbbneEEWcAMPDfb+8zfsZitqacx7Tzs4QQQgghhHA2VfEe uZjfynk1im24UVlXBw8PDzya3Mvg0P7c26RB/v8bb3V1152OV5hOpvYqJ1fshSvWLOxP68eZ1vNp mfSuOGfqiTPVghPWYypXrdtUztEfhSHtdz596UVClsYX3eUZSuyBifhWNpC2/AUaDPoCvJ4h/MdQ RrS42ez5lLXeL8lnGa3nwwEySj7LaD0fDpBR8llG6/lwgIxazycqhnWPi2vriZjN7Q4eHtOfu6qb +y64KOvWU7G0VYv9p12TgZRycsVeuGLNwv60fpxpPZ+WSe+Kc6aeOFMtOGE9pnLVuk3lFP3JSeKb YX0J+u6g8Z6SB1IAXf9w4paNwLuKeR8itd4vyWcZrefDATJKvqLykiLo03wOraPX8EG3usa7iylf vjyyM09y5mIuuFW77oK2KjuTE2cuoriBau51qVXVvK9pypfRfiSfZbSeDwfIqPV8omJY97gwcz2R wlq+S8yOV+jgEAMphV7fSuFWzZ1balU1++SowuxTi6nsP5BSnn9DCCGEEEII4XByOb3hayZ/dxDQ 4ek/iblLf2Xzr6H4F7mdG9Ua302Alw4A/U9r2Hr4UpFbCCGEY7pAwteBNGjQgAadvyah9O+bAMhN +JrODRrQoEEgXydcMN4thBBC86riPfJ7lFIFWx45qdGEPj6UV374i9M5eYX2KZTKJn3nl4zoGUzk krG0t3AQxfZy0Sf9xIwhHajnfkv+61sp233vbSPL+NeFWWQgRQghhBBCCJdwloQ/tpIG6Pp9QNSS dxn9WG+6tGpGnSK3u4FabcayeNVM+usAkth7+GyRWwghRNkucTJpD3FxcaZv+/7V2Bc8uZw/e4bL xj8WQgjhuFQGm2e+SXjj4YQMbIl7ZeOBkpuo1+ZJXhlyknc/WsPhHNOuVKgwF+KJeGEc7yffyUtz IvkhaiHTAzoSMH0hUVFRRP3wBZO6+tJv6lfMedSLasa/L8wiU3uVkyv2whVrFvan9eNM6/m0THpX nDP1xJlqwQnrMZWr1m0qx+9PCsuHdWVQ5GX6R27gx6fuyL+0P205wxoMIvLq1F4FNzfEEebThpBD ngRFbWThwEZF7+46tN4vyWcZrefDATI6d76TbJjcm+4fxhnvuA5fJll9aq9TxH3zDRtPGIBLHNs0 n5mrD4G7P8Gv+NGwxNNLFZcy9rE+ajmbDumBAMITIxnpXdX4hmUyPWPFkHyW0Xo+HCCj1vOJimHT 4+JCDDPaj+HYe6uZ0/e2Uqa5UlyO/4yunfcwPmEugY1vNL6BWWxXz5Wc2xkV9xUjvasXvP4O57eH FhS8lioMR39k/PhEhnwVwgP1LFt63na1lIdM7SWEEEIIIYSwKT0ZZ/TkGP/YiDp3kuMXAKpQ7cYb jHcLIUQZanBnrwF01YGu7Wg+/e6H/DNjy9h+mBtMW+O7sYoLHFn/GSEhIYSEvJ4/iAJwZjUzJ4cU /Nx4m8TrH0YWDKIALe/lroY3FblXIYQQjiqdvckZZbwXzkN/Kp3T+izOZ+cZ79QQRfapNA7XaMLt t14Z6K9M9ZqQkpFF/tCAG5Ubd2dU5z+Y8t0+ucrSQjKQIoQQQgghhEuog0/HlsAZtn02h0XxpzAY 3wTyF6vMiGf5h5/ydRpAc1o3q2V8I43JJiniMdwavMqGc1r+wCuEq7gJj+4TWbAwGI+d8Rxx78ij AwcysIzt0W734G58N5rgy+i3h9BG8/PkCyGEuK5qt9OmR0O2fRbGrDUJnDQeKDGc42jsMj6cvpBj vbrT/nYtD6K7Ubl6DepkX+DC1TqqUttDx+6ElELTZd5EjdrV2bZ6F//K22SLyNRe5eSKvXDFmoX9 af0403o+LZPeFedMPXGmWnDCekzlqnWbyvH7U3D5f+vxbAPAA99+A3n4nix+mR5JnLs/wZPugz1b WLV0EwXnbKPrH07cshF4VzHvS0T79iubpIggmr9+B9EHptOt5vXPF7NvPvNJPstpPaNL5DMcYukz fRmS+DSx6yfgW8ZgRF5SBH2az6G1Jqb2yndj7Tu4t/MDdPSuTXkmQzE9Y8WQfJbRej4cIKPW84mK YdvjQmFI28CHo1/gtZ8PAF74BbSncbVKkHeKhBWridMDXs8Q/mMoI1rcXMr0X6azZT3qdDRT7n+a P/u9zdujB9C5aQ0ubn+f9kFpTF3zHgHN/oeb4SirQobw+IlgEhYH0tiCgmxZS0Uwtx4ZSCknV+yF K9Ys7E/rx5nW82mZ9K44Z+qJM9WCE9ZjKlet21RO0R91kpj3htPrtdUUTFhTNl1/QjdG8HKb2mZ/ iLSoX4aTJMUfMWPh6csc+elNBn3dRgZS7ETr+XCAjK6Rz0D6qon4PBLPyzE/8lqH0q9uU5n7Wbfh MDXbdqdDo+uvRVK+fHriwh6hTcgmMF4XygbKl9F+JJ9ltJ4PB8io9XyiYtjjuFDZx9kVvY6Nm3cQ n7CTFasTucXvIbq0upt2HbvS/aGOeNeqYvxr5WLbei6RtmEmo5/9jOxX1+avFZKzn4gAf0ZF18F/ wJ1UP7aDZZt0jFiylC8CvbCkKtvWcoUBfUoCO+MPcDg5hdNV2/PkM13w4DT7NyXA3e24q651rhQy tx4ZSCknV+yFK9Ys7E/rx5nW82mZY/Uuj+yTh0lMr07zuzy4+lHekE78b7/y+56/ST5Xg2bN7+X+ Pn7c51Hd7C8YcbielM2ZasEJ6zGVq9ZtKqfpj+EEcd+FMnHsR2wqYzRF5/cyc8JCeNz3FvufiX1u A5N9uvNhmvGO6/CYIgMpdqL1fDhARpfJZ9BzMuMCld3rUqvq9f82TVW+fNkc/m0BUX/pofLdDBr3 EE1tuARU+TLaj+SzjNbz4QAZtZ5PVAxnOy5sX4/CoE/lcObN3NFQhxsKQ9p2Iud+yTffRpPVoj8D h41m/KMt0OVHKTeb12JIJebr6QSHzGXnlc8pvcJJ/HUk3hwgok83Rh3uW2FXC8lASjm5Yi9csWZh f1o/zrSeT8scp3cXOLxyGiOfeJ9NA6NIXTgQD4Ccgyx9LpAh83cXvbkFl/w6Tk+uz5lqwQnrMZWr 1m0q5+qPwpCZTOz2HezZd5TUYwc5cgbcm3jRsEFjWrZuT4c2zahV2dxntmss6pfhGNHTnmXAO3u4 87kQJvRqwo3GtynCQPrmzxnz/f0ykGInWs+HA2SUfJbRej4cIKPks4zW8+EAGbWeT1QMZzsutFWP Af3Js1CrNrpyvM+3bS0XSF46kd5PH2bgV68z8v7bOP3jS3Rc/Uj+QEqlHDKTNhE5YzKvnX2hXFMP GzO3HhlIKSdX7IUr1izsT+vHmdbzaZmj9C4v+RsGtQpihR4IujKQkkPq8mBaDprLGeNfcJj1A2zL mWrBCesxlavWbSrpj3ks7pfhMMvHBTBoUw/W/D6dh+qXdV2MrJFib1rPhwNklHxlMOg5mQm16upK vSLOsnwKQ+ZBYjZsJ7WJP4G+dYruPrWdiPnx/O++LnR/4E7qluPLJizOaHuSzzJaz4cDZNR6PlEx 7HNcaHf6KJvKO0BEn2kwO5yR3tefRtOYTWu5vIdZXQezKvB7Voy/j+pX3t8v7V0wkAKguBD3MT38 9hOcMJfAxmWfanU95tZz/U8YQgghhMvI5p9NK/MHUfDCr8nN+fOHXk7gh4+WXB1E0bUN4vUPpxES 0BYdoP9pDVsPXypyT0IIoR25nNwQyrBhwxj27DfszzXeXwZ1npTtUcx980VGjHiRN+dGsT3lPKZ9 1LBQ5dvpN2USw098yduRu7lgvF8I4bTykr/nySe/JznPeI815KJPiOSZdr48MOgdfjlSwrPL5VR+ DxnNkO7t6fRMJAl6c544hRBCaJohlZh54+l2V2u6PTKEUcEhhEQdJEsBKp3t7wfSotM4IhLO2uc9 r8iXfZrjh2txb8vGVDfed5UbVWu4U0Ofxflsm7xJKJMMpAghhBBXneXw3iQAPF6cTdTb3akL5P6z nWXbCoZRfF7npzURTAt5nQ8XfM6bHd2BJPYePlv0roQQQjMqUbNOVf6JjCTyh3hSzuaistPYu3EV SyNmMytiKas27iWt2IeRHNJWT6V7x8GMfWcmCxbM5J2xg+nY/WUWJZWxuIrVuFG50f0MCryNmIXr 2XuhrI+yVajf4Tmi5vTHq1r5zhy3rWySIh7DrcGrbDhn3GdtyEuK4CG3NkzecNJ4lzbkHSDioQY0 mLyBc8b7NEEeY0ehzmwldMRLLDhoyvOYnoMLXuKZebtkMFcIIZzCBZKjpjMs5DDdvtpK4tHDxMwc cG13JU8Gzl7IzI6xBL8WxcGcst5/CquqWpvbmp4nJSOrjAGsXDKPHeaoewPq1yrtmlXbkYEUIYQQ 4qrLnD+jBzzp2eUuarsBZHNo+wa2AuBOpzGD6Fy7YFXS6rfSzKs2oOfM+ctF7kkIIbTDjRvv6s34 EffCmW2sXvQ5E/q0p1W3RxgyajzBo4bwSLdWeD/8LtFpha6uu7CHxe8u4GDhuwI4+AVjJ31Pkj0+ WLo1oHfoJlLXjaF1mQMkN1Drru4MHNCeRmZOsyiEcCUGMv74kdk780+Q0fl25L4GJZz3WsOTPlOD aKsDOEPMu4vZkG4wvpUQQghHczmJVbPWcvuMGbwx5H68G91KbV2VQjeoQi3vHjw9/knujv6D3Wk5 hfYJm7qxGQ8G+rBy6rt8uf042cYfNQznOLp9MdOmLSJ3WG/a15OBFCGEEKIC3cj/3HXACXbFH+ac AnVuNz98vb5gfycCH7zj2oLHl09x7J/TgA73/1k2N6cQQthUFS8em/UtK2c0ZU1wMJ9uSjG+BfqN UxkwZvHVAZLcf+P4Kabgy0a/5/k0fC7TgjoVTGn4MxsOXjS6B1two7KuDh631qKqlsZHDCdJiosj zuRtN/v+zTS+Fxu6xMmkPSXkKGPb9y9ZxndjMwrDyYPFM5S5JfBvVrbxHdmOPMZO6hyJf/6ZP12r xzgW/vQ1wR2M1kcB0LViyDtfsuK7EHwAzvzJn4navBZKCCGEGRxg+ijXVZN7Rr7NnO4HmNixIfXa DuTVb/bAoW94fcRguvrcRpOOz7Oy5hjmTepKvYr4bKDMACgzf8VpuWIvXLFmYX9aP860nk/LHKN3 F1VieEBBVi/lF/CkCvDzupqdTrPUnkt5Siml8s4cUL/NHKG8QEF/NTfhvPGdXZdj9MQ0zlSLcsJ6 TOWqdZvK8fuTq85GT1EeoMBDtQ2aokLnLlTfhX+iXg/qpHSgwE9NjzmjlDKoU2teVu6gYKCam6DP v4vLCSq8/+0KPFVQ1FHjf6CIiutXnsrJOqkysnKMdxRhUb6z0WqSR8FrgzmbxxQVfTbX+N5KZFE+ laGiJ/kW//evu/mqSdEZxndWIsvyFT4Wzds8JkWrs8Z3VwqLMspjbGE+y+QmhqtevcJVYhmtLF++ oyoqyDP/d4OiVKrxbmOpUSoITHrOK0n5MtqP5LOM1vMpB8io9XyiYtj0uLi0W83s5KMeX5Ks8j/Z F3wHUOQ1x6BORb+ufNyD1coTZb+fNIVN6zFX7t8qvNcTKjzxovEek9illpxTKvH379WcN4LV8AA/ 5YlOefoNUsODZ6jwVXEq9WIZbw7MZG49bir/l0xi7kr2zswVe+GKNQv70/pxpvV8WuYovctL/oZB rYIKFpwvzIsnlqzhm8BmVAIMcWH4tAnhEECnWezZ+AKtbjTvlAhH6YkpnKkWnLAeU7lq3aZy/P5c YP+8J2gx5k+6hq7g55fbobvytKVOs/29x+n42l/0Ct/AryPv4MTyF2gw6Ato9Cab/36TLv9zK1gH Iojmo5bhGRrLgYm+lHZRfcX1K5ukiFGMYyq/jvQp9RJ8i/IZjhE97VkGvLOHO58LYUKvJteuViyR gfTNnzPm+/uJPjCdbjVLS3WNRfm4RFp0KE8OmMrOO0czfUIPGl3nNUqlb+aDMVvpGr2GD7rVNd5d jGX5FIa09Ux7chTv7GzCc9PH0KtRVeMbFaX+Y/MHr/N91x848EE3ahrvL4FFGeUxtjCfZfKSIugz Dmb/OhLvUlpZvnwpLB/WlUGRh6DnPBJWP8tdpU4HqMjZ/yX+LUazDh+eWxnNvL4NjG9UpvJltB/J Zxmt58MBMmo9n6gYtj0uzhE/axidP6tLWORbDGtfh6Pzg2i+tDeJv47EO+8cR2NX8MmUN1ndei5/ fNzb4isfbFuPmfIOENFnGswOZ6T3dd57lUBTtViB2fUYj6yUBTNHaZyZK/bCFWsW9qf140zr+bTM cXqXpRIjnyu40uTKplNewxepxIv556wopVRObKjyBIWuj3rz97SCs1nM4zg9uT5nqkU5YT2mctW6 TeX4/clSsaF+CvxUaGyW0b48lR0zQ90OyjM0VuWoHJUa9Vx+zZ6hKvbqyXjXfp5/u9JVXL8uqsTw J1Sv8L9VWeerWZwvJ1lFjfZV+ExWa657tmLB2Y52u1pBKaUuqiNRwcqLjuqlNcev+zqVmxiuetn1 aoU8lXMkSo32clc+L/2qTlw34N8qvJeH/a5IUfIYW56v/Gx3Rcp5lTC3f8Hv3quCZq5ViWcuG99I KXVZnUlcq2YG3VtwW+e8+ljyWUbr+ZQDZNR6PlExbH1c5GXFq8jRnZUOlM63jxrk56Xw9FMBQYOU n6dOgU559vtARadmG/9qudi6HrNo9IqUvNTN6ovQWSoqwZR3edkqfc9qFT4zTM0MX632pJf/cTK3 nlLO7RBCCCFclQ7vp2byx57fWDT3Y0JD57JozWZ+n/s43oUm6Her5sHDk2fx49YFvP7ArVh4kooQ QtiBG5VvrAr8y9b4oxRdOvMiR/YncBIdNW+sXMZzWjbpx44Z/9A1Vb6dflMmMfzEl7wduZsLxvsr XFUa9xvHtOFn+OTt79h1QRnfoIK5Ubnxw0yZ9hgnPplJ5K6zxjeoePIYO6Fq3NGxO50A2E1kcC+a u7eg62MjefGN9wkLe583XhzJY11b4N68F8GRuwHQ9e9HN69qRvclhBDCEbnp7uGp2T8R9/v3fOjv TY16t+F5KJZdR+H2vlMIX/U7W5ZOpJvHTca/KmzE7X+KY+HhrEvOQumPsGPVQmaFhRE273s27M/A cPWWuZzeMJ0HWvszKngiwaP86RwYSnTapSL3ZysytVc5uWIvXLFmYX9aP860nk/LpHfFOVNPnKkW nLAeU7lq3aZy/P7kcW7D6/h0f480XSeGv/ECQ7t4UYszHNyyhI/fiWCn3oOuM1fzy/hm7JnRl46v bwVdH974YQ5TejWGlJ+Z8tBTfHrgFoKiNrJwYCPjf+SqiuuXHab2ukIdZ9XY3jyy9QlidrxCh+ql DUHlkrl/ExuSdLT1b0ejUqcSusYq+TCQvmoiPo/E83LMj7zWoZbxDa5SmftZt+EwNdt2p8P1ptmy Wj5Q6asY6/M4W19ey47XOpa+8Ks6zf51m0mq6Yt/h0ZUMd5fAqtklMfYwnzlY7upvQB1kpj3htPr tdUUm8m1JLr+hG6M4OU2tcsYZC5ZuTPaieSzjNbz4QAZtZ5PVAxnOy6cqR7b1ZI/ZemwGfu5RW1l 0aaUQvvuZcSSpXwR6EUVdZxVY/2ZwBRWhQ6gcdZ2Phs9ioXtvin7fWQpzK1HBlLKyRV74Yo1C/vT +nGm9XxaJr0rzpl64ky14IT1mMpV6zaVU/RHH8OMbv68vvOM8Z58t3vieVLHfaM6cmHVIlYfKu1r xv7MTfiW0XeV/nGl4vplx4EUFAb9aTL0N+B+Sy0KXbhoMevkAwx6TmZcoLJ7XWpVLa0b5rNaPgzo T55EX7kWt9SqavYX1WWxTkZ5jC3OZyMW5TOkEvP1dIJD5rKztKc5QOf3MnPCQnjc95ZS14Mqi0UZ 7UDyWUbr+XCAjFrPJyqG/Y6Lgtf4M6dITz9Pldr1qe1eR6PvR7TBtrVksn3GQIL+GULku0Np71Ed stPZ/9P7DJ5ahU//mMFD/9vJjPZjOPbeaub0vQ23KyeUvOfJRjusWysDKeXkir1wxZqF/Wn9ONN6 Pi3TZO8Mek5mZBlNb1MeN1CtHF9eaLIn5eRMteCE9ZjKVes2lXP0J5cz22czfOhUfjYeJPF6hvDl E7lj2WgefGdj/s/cn+GrT2vz0bAPOFDoprr+4cQtG4F3GWfdV1y/7DmQUh75H9ozuZm6utK/mq24 fAWvj5lQq66u1C+PKzQfBvQnz0Kt2ugqa/EYlMe4ZAqD/hgJO+M5cPgwKadr0P7JJ+niUYnM/dvY jQ9d7qpXah5jlufLI/vkP+yJjWXPvmQO/3OI/y5Wwr2JFw0bNKZl6za0aX0Hdc18f1eY5RltS/JZ Ruv5cICMWs8nKobtj4tLZMT/ysJ5c5k3by2HiuzzwDdgFGMnjCGoQwOTX5PKYvN6DKdJitnM1t3/ cPqy8c5r3Jo9zJiBd5l91UZhNq0l7wARfYayc9xPBYMkBS7vYVbXSWR99D2v3bWLyT6TYNEaPuhW F1Bcjv+Mrn3SmHZgOt1qmveabW49MpBSTq7YC1esWdif1o8zrefTMk32Lm05wxoMItL452bzIzR2 JRN9dcY7yqTJnpSTM9WCE9ZjKlet21TO0588stN2s+anVWzakcwZ3Lm9fVf69e/JfR7VQX+A1fO+ IuqfGnQZ/ixB7W9g58cvM2ziYg4COr9X+DZiKo80LftjWMX1S+sDKVrPZ+Nplawh7wARfabB7HBG epc+RVXFZZTHuLhLpMUs5O3gt/hiZ1rBzwIIT4xkpDckRQTRfNQ/DA9fwOwR96DL/6fLZN18tqH1 jJLPMlrPhwNk1Ho+UTFse1wYyNj8IYH+r7Hxll4890Qf2rVoRK0qbqDOk564k1UR81l9qDmjo5Yx e2BTiwdTbFpPzkGWPhfIkPn5a3qVxWNSNAc+6EZN4x1msGkteQeI6DOKxMk/FQySlPDzNnsrdCDF vHsXQgghhBBCOLhKVPXwZcDoN/l0/kIWzv+Ut0f3x9ejOm6Am86HvhM/Yv68txjZoQGV3W6h48sL 2HU0gdg9/3D41xnXHUQRQohrFDnJK3ht2HskdQtjW+IRjsfMpOfV/TfRbOB01s9szR/BH/D9wQtF flsIIYSwmpwkVn78FTu7zWLnzlXMe+dFRgYOYuDAgQwc9BSjX53Fyj1/ED48j3lvLiH2gmlfsFcM xeX9a5g1/wz+01eTcDSV1NTSt11TOlHD+C60pNKt3PXATfy4bCPJ2XkFP8zh9I7VLNl2G80b6lDZ FziXfYlzFy6R/8gYOHnob/5u6kEda86/WgoZSBFCCCGEEEJcR2V0jbzxrKnnaNq5gg8uQghhivPs X/UNy26fwCdvPE5H78bcWltXaP55NyrX8qb702N49u5drN99wk7PMQb0KfvY+ttyvpn3CWFhYVe3 WRHL+G3rftKufpEjhBDCKVz8j8Q/dQx9ZiC+7lWM9wLgpmvJ4Kd647FvN/uPXTLerSGK7FNpHKYt AwO6cVcjDzw8St9utfLaL9Z3M22eeoHu0SNp1bkfTw0bxrDHetGu00wuPXiBn+Z8xTeRUWy6uxEp X89h6eY/id2wmNDZv3Lbw23wMnN9lPKQgRQhhBCuy70jk2NjiS2ybSd64cv46UDXdgxzft1mtL/w bXR4DQ9n55ElPN1Czs4WQji7bA5FvchjUYfINd6lKVXxHrmY38qYUkkIYU/ZnDr+HzXubUHT6mV8 yVG1BrVr5HDq/JWzTG1FYUiLIWLyYFo3vpsuvQcRNGYCISEhV7fgUY/Ru0sLGrQM4M0VB9DbNpAQ Qgh7qXYrzdtV4ez5MhYTucK9AfVrWTqxly1VQnf7nbQ3b4ZxDXOjcuMBfBL9K3Me9cqfUq12R4JX /sKKFYt4t206GxMa8vqccGaNyuML//a07T6OlTWfZ86zbS1a+8VU8tlCCCGE66rqwV2+vvgW2u5r nMW6zyLYVGUEc74LY0zvjkX252/t6Rb0Dl/PCeDkgrd49ft/qXSTvKQKIYRtGdCnxLNx1VIiZoUR 9uUW0hSgTrN/4xb2n9TyGYNCuLKq1LntVrJSMsgsY0BCZR4n6aiOZvVr2PSMWXXmDz58MpBRH/5k tMBwCQ4t551Hn2Dcov1kG+8TQgjheKp488iEwZz87lf26ks5NUidJHbtdnwmDub+eloeSIFKTXvy 0ss5LP05nnNlvMY6jkpUbdSZp177hPkLF7Jw3ruM69sS98q1aPHkNObPn8aTLTxo9sg0Vu5PYPvm tfwcPo4udnqc5FsfIYQQ4qpsDq78kvd3noFH+tLDs6xzGqrTzO8hepHCurc/46fD8gWeEELYjCGV mHnj6XZXa7o9MoRRwSGERB0kSwEqne3vB9Ki0zgiEs7a+Ex2IYT5/ofXgw/RceUHvPllTAnTZRnQ H41h0bQP+Dz3IQa0v8WGAymXOLzqC97bmFLoZzo8/QYRFBRUsD2Bv69Hof27WRD8Gb+k5hT6mRBC CIekssm+uS1Dmq7imac/YWVMLHFxcYW2GNbMfoXnN7TgyfZVSN5VaN/elIq/QlHpSdlbKNOu41Tv 2IMGS14i+Iu1xBapxWhLOonB+P4cVmV0jZrhfvAzXvr5MMbvLGxFBlKEEEKIqzLY9/uu/P88e55s U98k6WP5Y/8p458KIYSwigskR01nWMhhun21lcSjh4mZOeDa7kqeDJy9kJkdYwl+LYqDOaY+eQsh 7MON6vcE8cmcziRM7ESDeu3o9+o3HGIP37z+NI91vYsaTToRtLImU+aNo7tNzypNZ8/6GPQA3EvQ zLUkZGRwcOMPLFy4sGBbzKqdyWQkrGVm0L35v3ZmG5v/Ol30roQQQjgedYx1k4Yx6tNf2bk0hH6d 2tKmTZtCWyf6BM/nwM7PeLpHh6L7QtaRWtFvM9Ux1oU8UiRX294vsCAuhgVjHqJtkVqKbo+E7+WC 8f0Js8hAihBCCHHVDdxYrWDBuZ8+4Z0Sz5qk4MzJrXz5xgcsBSCHi5dLuSxYCCGEZS4nsWrWWm6f MYM3htyPd6Nbqa0rvDhoFWp59+Dp8U9yd/Qf7E6Ts8aF0By3m2nx1EesjfudJR8+wh016tDIM41N u47D7f5MD19N7JZIpnRrmD8nus0Ueq/X/yXeGteTu+qWsPiuW1Xq3tWTcW+9RH8A9JwxZT59IYQQ 2ubWkJ6hK0tYB9WELbQnDYq9YNiZBflXjrrHLuuIODMZSBFCCCGuqss9XTuRv1bbbhaMzj9rsu9T Y5g8I5SwsPd548VRPNW3Ax5NujB6we6C37uPB1vWK3JPQgghrCT7NMcP1+Lelo3L+PDnRtUa7tTQ Z3G+xAFwIUTFq0It7wcIHPMmn87/gY3/ZKH+2cj38z/htZEP4+tRvfiAhtXV4a772+S/16t643UH bdyq/o+bAWhJR586xruFEEI4Gjcdje4xXgPVxO2eRuhs/0JVNkvye9e97uueKJsMpAghhBBX3Uij Ps/yZs9G136kj2P1onl8+PokQkKmMG1mBItWxxVMCQHQiK4zxvOoV9VrvyOEEMJ6qtbmtqbnScnI KmP9k1wyjx3mqHsD6tfS+kfEqniPXMxvI300+2GskvdIfvttJN6aDejDyN8WM9Jbq6+98hhfpVLZ 8uVHfLR8vwnTiSgMGfGsjphN2KyFrI5Pt8Fc7jfR9NEXebff7bD2NzYll5Uqm6Ob17ISHT4vjWbg naUP5QohhHBECoP+FGkpScTH7Wb/4eP8l5ldxvtN7clLiuAht8eISMo23lXISTZMbkODyRs4Z7xL mMXWb5uEEEIIh+JWsx0vLl5O5Is9C65MKYNnfyaFL2XxpPtxr+gzU4QQwlnd2IwHA31YOfVdvtx+ vPj6VYZzHN2+mGnTFpE7rDftbbq+QlkM6FPi2bhqKRGzwgj7cgtpClCn2b9xC/tPXjL+BTtTGPQp xG9cxdKI2YSFLWBLWk7+INT+LWzcn2GDL63NZDhHSvwmVi2NYFbYR3y5JRUFqMz9bNy4n5MG4wff 3uQxNpvbTXBsBTPWJaNXeo7uWJXfu7AvWLqh6GOqTm/g9Qc603fUeEKCh9O383CmRR+zfubKzXj0 3VlM7xLD2McnMndNTPEFeeP+ZPOSdxj+9Bfk+D3HlL7upBRecDgujri4eA5nWj2dEEIIm7tERvwK wsb0xqdGXRo0bk7rNvfRollDPNyb0faxqURsT7X+609FURfIzDhv/FNRDm5KKZPfjbq55X9LZMav OC1X7IUr1izsT+vHmdbzaZnj9S6HzORd7IhNIPFoKsf/OcR/Fyvh3sSLhnXr06xlK+697x6a1io8 T795HK8npXOmWnDCekzlqnWbSvqjJy7sEQIJ48BE3+tODWDNfin9XhaFPM/YeVvBtw8P1fiHqJTb CLi/Dhl//MamQ+DZbypfzgumm8dNxr9eImvmw5BKzNfTCQ6Zy84rlyz2Cifx15F4c4CIPt0Ydbgv 4T+GMqLFzSZNX2TVfFwiLWYhbwe/xRc70wp+FkB4YiQjvSEpIojmo/5hePgCZo+4x6RpK6ybT2FI 28bXb79CyBdbC6769KBX+AZ+HekDSRH0aR7M4eGf8ePsobTQ3WB8ByWyakZ5jMtJYUhbz7RhH5N8 SzYrFm0qdFWvDq8RX7Pmi8doViWX9FUT8ZmQx9xV0xjUOIuYz17k4YW+rNvxCh2qFw9cvnz5z2Nt QjYZ7ygHP0JjVzLRt/RTb8qX0X4kn2W0ng9rZsw7QESfviwNXMWvpV5tl8e5Da/jMxQWHZhOt5ol 36owq+UTTsW2x4WBjM0fEuj/Ghtv6cVzT/ShXYtG1KriBuo86Yk7WRUxn9WHmjM6ahmzBza97nve 67F+PTmkbVnM4h0nURl/8tWHSbSeFEi7eiV9N6G4dGwr82cm0G7JOhYHNjXpPUpprF+LJbJJihjF OKaW8bxUNrPrUWaA/BOChGv2whVrFvan9eNM6/m0THpXnDP1xJlqUU5Yj6lctW5TSX+yVGyon/IM jVU5xrtKYPV+5ZxSib9/r+a8EayGB/gpT3TK02+QGh48Q4WvilOpF3ONf6NM1st3Xh1aMkZ56Xqr yd9tVYlHD6uYmQMUvcJVYq5SSl1WZxLXqplB9ypd/3CVeDnP+A5KZL18eeryoSVqhNftquvkxWpb 4hF1PGam6kmACk+8qJTKUzlnEtX6mSOUl+4JFZ543vgOSmS9fEqpy0lqyYh7la7rFPXdtr/V0eNb 1cyenqpX+N8qVxU89utnqSAvT9U/PEFdNv79UlgvozzGlslT52PeVS29nlbzYo6pi3lKqbyLKmPf EhXs01G9uCZV5akzKma6n3IfvVKdKGhf3omVarS7v5q5J8v4DpUqd77857Erv2vZ5qdCY0vOdsWV 22qV5LOM1vMpa2bM/VuF9yr0vFyiy+p41Bjl7jFFRZ8t/VaFWS2fcCo2PS4uJ6jw/rcrXb9Zaufp kt9R5GXFq/Dh9ypavqtizpv2ml4W69dzUSWGB1y93+tuuk5qeOgqlZhlML4js1m/FktcVInhT1zn eals5tZTnsEaIYQQQgghhLCvyrXxfiCAMW9/yvzvN/KPyuKfjT8w/9NXGel/Hx5VK+ijzeUkVs1a y+0zZvDGkPvxbnQrtXWFzwisQi3vHjw9/knujv6D3Wk5hfbZw3n2r/qGZbdP4JM3Hqejd2Nura0r dDaiG5VredP96TE8e/cu1u8+gSry+7amuLx/DbOWNWHGJ68wpKMPjW6tU/SKicq18e4exPhnvYhe /1f+dFr2JI+xhS5xbP9ujnfvz6Ptb6OqG+BWlbot/Bkxph7rY//lIgYunMuias3q+fsBt1oNufPO 0xw/Vda870IIW1JpW/gyLIywjyJYc/g0h9dE8FFYGGElbTNe5tlJ35Dj14o7alTQa7IQ13PxPxL/ 1DH0mYH4upd0BQe46Voy+KneeOzbzf5jFT1tZ0luotljc0lNTeV4zEx6MoCZMf+SmppafMvIIifr D+ZP9MfbxCt6RenkmU0IIYQoicomM+0w+4vNmV3SJnNkV7yChQLT0kj7L7P4GgpCiBIY0J/8L//v pswtnczsPECH78SN/GPCtF7Wkv8FzmyW7zdlacxLZMT/QsSsj5gV8QvxGXb64Jt9muOHa3Fvy8aU vhS1G1VruFNDn8X57DzjnTaWzanj/1Hj3hY0LWF6pKuq1qB2jRxOnb9k5y/ZFdmn0jhc405aNi19 iiS4iRq1a6A/dd7+z/HyGFtF4UGSfJWppruJU+cu2nEe+uq0eHpp8S+ayrUt5ekWpR8RQjgDlXWQ qJAQQiaFsuzgGQ4uC2VSSAghJW2v/0B6lzf57q3eNCrjqUiIClXtVpq3q8LZ85eN9xTn3oD6tez1 rtccblTW1cHDwwOPJvcyOLQ/9zZpkP//xltdnd3et1uN4Rwp+/eTos8t8mOVeYCtW/eTdvV9VlW8 Ry7mt3JO61Ue9vp3hBBCCAeRi37/Ml555F7cGzSjRZs2tLnu9iJRh+RsSfvKIzttF6sjwpg8rBt3 uFWiSo26NGjQgAYe7lSrVIM7uj7BizMiWB1XwuLUQrisXPRJvzB78hDa1KhCjXoe+X83ZW6BfJ1w wfiO7MLtf4pj4eGsS85C6Y+wY9VCZoWFETbvezYUWTg7l9MbpvNAa39GBU8keJQ/nQNDiU6zw2BK 1drc1vQ8KRlZZXw5nUvmscMcrZAP5FWpc9utZKVkkFl6QFTmcZKO6mhWv4ZFc2ebz42qdTxomnWC jLJOSlDnOJZ0HPdm9all34DyGFvsJhredS91flzBmuTzBT1UGE7H8fOSPdzdvAE6dYkL5y6Rfe7C 1ddsdTKZPX/X5rY6VYvenUUqUbVW/eJfNJVrq0+tiroSTgg7qdTsMRanppJ6fCsze3rSc+ZWjhcb VEwlNfUkWTnH+XP+RPp6m7ZOlBAVooo3j0wYzMnvfmWv0Rf1V6mTxK7djs/Ewdxfz96v6eZx8+jC sxOH08WjSsFJUmmkJO0lLm4/h6+eDOU4lH4v34zz564Wb7EutegVvip9G9O6tMD74Xft8x6/BPKq L4QQQhSi0n5h0oCRfLD6gPEuoRmXSNsQRmCXB+k7KoQPl5/DZ+hwnps0jdDQUD6cGszwoH74ZG1i 5uuj6NumB4HvRZNmKOPbJSFcgiIn+QfG9w1k/IdLibu24rN21WzPmM8Gc+jjEIIe6UKHR4YTHBJC yJhAurd4iGeXHiQHQP3HtmUryR29hMSsbC6mbuLNGgt4MWIXNh8CurEZDwb6sHLqu3y5vYSBW8M5 jm5fzLRpi8gd1pv2dv9A/j+8HnyIjis/4M0vYwqdxXeFAf3RGBZN+4DPcx9iQPtb7PwFmBs3et1P YMcNTH1zAdvTLhgNVigM+iNsX/Qh0z7PYdgAX+rZN6A8xhZzo3qbIbzdfRuBrR7kkaeGMWxYAD3b 9ebtS3dQ5acv+eKbxSzbVItOKYv4eOkmYmPX803oPJbddj/tvP5nfIdCCHuprKOuhwceHk25d/AL DL63aQmDih54eNRBV9m+zyxClIvKJvvmtgxpuopnnv6ElTGxRrNNxLBm9is8v6EFT7avQvKuQvv2 pqA3fg+gBYZ04pd/xJhud1GjXgMaN29FmzYtaNbgFtzrdeCxqZFsr6CBB/OcY2/Em4xdV58JSybQ o0HRqdcqNXuUuZsX8LQKZ8y0tfaf6hXMWE2lHAuwODNX7IUr1izsT+vHmdbzaZlj9C5bJUc+eTWr 6dv1FxstScX3JE/lZJ1UqUcT1Z7YXSoh+ZhKO3NRlWc5PXvWkpf6sxrj5a48+72plu48orJySkuc o7KO7FBL3xioPPFVY1YeNbk2e9ajJa5at6kcvz9nVWxozxKew663VfRz3BkVM72r8hr+hYpJPa/y 16k+ofYteUn5eE1Sa9JzlDq/TU1v2UqNXnms4O88R51YGazcO81Sey6V/JdvvXz5i5JGju6sdKB0 vn3UID8vhaefCggapPw8dQp0yrPfByo6Ndv4V0tlzXwqL1Ptixyn2upQ6HyV/yA/5YmX8gt4UgX4 eeX/W56D1IzoFJVj/LulsGo+ZVBZ+xap0W09FHgoX//+ys/TXXn6DVJBAX7KExT4qH4z1qvUUp/z i7NmRnmMLZd38YjaEvmuCh4epIKCRqvJs1apfacvqqx936rJw59WkxfFq1OHVqiX/Bpdzfvu5rRS X7sty5erLp45oVJTj6jEPbEqtuB9UGrqyTLeV5jPsoy2J/kso/V8ygEyaj2fqBg2PS5y/1bhvTyu /htmbb3CVWI5VjW3aT15aer3N/soHTrl2fUZNfXTcLUkKkpFRUWpHyLnqBnB/fLfR3kFq6gjF41/ 22w2reXSbjWzUyPVaeZudcl431UF7/Hdg9XKE6a+oymdufW4qfxfMombW/7oshm/4rRcsReuWLOw P60fZ1rPp2WO0buTbJjcm+4fJuI1/CMWTh3A3Y3roTu3lhfv6M33z0Rz4INu1AQwHCN62rMEbOnE ssUhdPe4yfjOrqvienKJjPhfWThvLvPmreVQkX0e+AaMYuyEMQR1aGDyfKr2q8VA+qqJ+DyeQVjc V4z0NmFu8pz9RAT4M9FjNgfm9KW+CSfL2a8ebXHVuk3l+P1JYfmwrgyKPAQ0wi94Ci8P8sWj+vUW nqxMbc8WNDVzuiKr9SvvABF9hrJz3E/M6XvbtTPpL+9hVtdJZH30Pa/dtYvJPpNg0Ro+6FYXUFyO /4yufdKYdmA63WoWvxDfavmuMJwmaVs00dF/8Off8WxZFgt+D9Gl1X106dmbPt1b42HGNEBWz0cO mUkx/Ba9kZg//yJ+y29sog0BXVrTqktPevfx4z6P6iZfqWD9fApD5kG2/bae6JhY/o7fyrJN4BfQ mVatOtOz90N0v69goXITWT2jPMZ2oDDoj5OU8C+nazSnw131Sn0vYnY+wxmSd/7O2jXr+XX1cn6O SzO+RQEv/IIexb9HD3r1uJ+7zeiZMbMz2pnks4zW82GLjIZzpCQdg8bNaVRo4WqVeYA/9uXh2can gp8HhTOw6XGh9KT8lUh60VmjTFOlPs3vboTOzBcF29WjyEmaT4DvNNSMJSwY2w73YleG5aJPWMS4 R18idthqdrzWsYz13q7PdrUA5zYYvZ8vWV5SBH2aryEwMZKR3pZN/2l2PcYjK2XBzFEaZ+aKvXDF moX9af0403o+LXOM3h1VUUGeCjqqqZtPXftxTqwK9UQRFKVSC9067+w2NaOju9L1D1eJl80/e7Fi epKj0n+fobrqUHj2Us9N/USFL/lBRUVFqagfItXcGeOUv6dOga8aHZVcYWetlu6iSgwPUHhMUdFn TT0dKENFT/I16wwi+9VjW3knVqrR7r5qUnSG8a4SOUvdtuL4/flPrQlulV9HGVdqWIvV+pX7twrv 1an4cVz452ej1SSPwsd6nrq0Z5bqVMZzhdXy2Yjks5zWM0q+0uUmhqte13ndNj1fnspJ3armPpd/ RdGV3zNp8xyo3vjxb5VVzqdL0zNWDMlnGa3nU1bOeO3KvAAVnlj0zPbcxHDVC5Su6zS1vqKuzBNO w9mOC9vVk6vORk9RHte9OsP8z8OlsV0t165I6Rj6pzpvvO+qy+p41JgKuyLF9GFiIYQQwmVc5lJO ofnF3W5C5+EO8cmkXlLXflyzOV16+KD/6Wc2HLx47fZalpPEyo+/Yme3WezcuYp577zIyMBBDBw4 kIGDnmL0q7NYuecPwofnMe/NJcReuFavNlSmVv0GuKfFsX1/JqakU+cOsWt3esUsUGxNBj0n09JI M3FLSdrD5lVr2HSmBjWrl3Y+r3At7tzZ0RcdQKUqVLnBQf4gKt3KXQ/cxI/LNpJ8de2HHE7vWM2S bbfRvKEOlX2Bc9mXOHfhUsHzgoGTh/7m76Ye1DHnEgYzqbQtfBk2m+X7zxnvKsElMuJ/IWLWR8yK +IX4DDvMVa1S2fLlR3y0fL8Ja8UoDBnxrI6YTdishayOT6eMpd+tJIe0LQsI+2gF+015vTGkE796 IbPCZhOxOp4MO6x9JY+x41P6XcwdPZQxX2zF7KWhDi3nnUeHEvLjYZfolRClc4C1C4RwOW5Ua3gH 7cjifLH10YrT/OfhG5vxYKAvf739Bu8s/ZOjeqNXXsNpkqLnMeWVJdStkDXpQKb2KidX7IUr1izs T+vHmdbzaZlj9O4s22f0pePrW9F1fYMF7w2je7tm1HJLZdXo7jzyhTsvrlxCaN/G+dNMFEwZNeqn GwiK2sjCgY2M77BMFdKTcxuY7BPMuS/XFJ0ip4g8zm14HZ/u/zDdxMtl7VmLOrOV9wY9wWvHujDj vdH0922BZ5PaRtO95JGdmcbRv2P4YeZ0XlvdkBlrFzClY91Sai7KnvWYKv8S5lGsNd5RJh1ew+ex au4TeJvwZbIW69YSp+hPdgIRwx9l1NKmzIj5jikdapv0N1Ee1uuXwnD0R8b1GMaimg8yoEUdKl08 yh/LDnGb/z3UuuMhBjXcxXsrT+Dpfi9DJ/TnDsN+Fk97m/U9vi11CgOr5Du3mTfajycjdDVz/Az8 uWkTOw5kcFnXmPse6MoDV6clyuX0hre4v/t0DhT8qq7rNFaUMTWkVfJxii1vDKB/xmQOzPEj+89N rN9xgNOXa9Dovi50f+BO6hZMAaFORzPl/gF8cKDgq2ZdH95Y8SVTuzcscWol6+TL49yWabTvf4bQ Ax/glx3PpvU7OHDagK5Rax7o3om76hb0R6WzYcqjdP9gW8HvNqLrG+EsntoDj2LTWOSzSkZ5jC3M Vz55SRH0GQezfx2Jdymnf5qW7xLJ3zxNq6BF1wZRPLsSNKg7vs09aVjrxqI3V+dJP3yQ/Vt+Yf7P cdd+x+ctNu+YSpcSpgksi2kZK47ks4zW82HNjJf3MKtrP5YG/szG8a0x+sspUDAFbxBEHgijb/2S nlmKslo+4VTsdVyo7ExOnLlY+sl5btVwv6WWWdOKlsSm9aj/2Pz283xc51UWveBb4rRj6nQ0Ux6c Rc0vw03+PFwam9YCKP1eFoU8z9h5W9Hjga9/V1rUqQx5p0hYsZo4vQ6vwBksnD2WjlYYSDG3HhlI KSdX7IUr1izsT+vHmdbzaZlj9K7gC50H3sr/EsQzlNgDE/GtnE1SRBDNRy0DfPAPfgK/hnBs07fM XH0A8OG5ldHM69vA+A7LVCE9ydlPRMBQ1j8exeLApqW8iSoYSBl8gS81+SEoF33SSkJDpvDOz1e+ rgJ0vvgPuJPqx3awbNPBQj/vyYtff8y0x1qW+MayJPatxzQqcz/rNhww42zaG/hffS/uMWOuai3W rSUO1x+DnpMZWRhPAZ2TupFPJr7Cp8cfYu7cp2l73bVPKniNFMgfHE3ZxrLIKDYknSav2m206fsE Q3s3JHXpR4Sthx4Tx9IxeRajnnifTXodnv3eZP7XL9KllA9Z1sl3ibToUIbN2M8taiuLNqUU2ncv I5Ys5YtAL6qo46wa688EprAqdACNs7bz2ehRLGz3jW0HelAY0tYzbdjHJN+SzYpFmwo9h+jwGvE1 a754jGZVcvO//JqQx9xV0xjUOIuYz17k4YW+rNvxCh2qF3/ytE6+K2uOjWNGcjXUiu/YVPhJzmsM S9aEEdisOip9FWN93oK5kYQOakJWzJeMfvhn2q37kdc61Cr0S9dYJ6M8xpblKx+rDaSof1n6eFeG LP0XuB3/GV8xd0I3Gl33dTGHMwnLeWfEGD7deQbozPSYVbzW4WbjG5bJpIwVSPJZRuv5sGZGG61d YLV8wqnY+rhQ+gP8NHM6099fTFxZH648phBdylp75rBlPUqfwt4da1kwI5K0h18iuGujogOdOf/x x9wZLKo+gvdG3VfkipQq9ZtzdyNdKd8JlMyWtVxlOE3StvWs+WUjO/ftZMXqRG7x60OPdu1o90A3 s9ekK4vZ9RjP9VUWzJw3zJm5Yi9csWZhf1o/zrSeT8scpneXk9SSEffm5/UMVbE5SimVpy4nhqv+ uvwaim26oSrykOlzAV9RMT3JXyOlZ//P1Z4sg/HOfHknVPTkrqrrjC3qtIlzgldELXkXT6iEzT+q 8E/fUMHDh6oAP6+Cx81PBQQNV89NClXhURtVfOp5ZWIZV1VEPVrgqnWbyuH6kxqlgoyfr8q1+anQ 2Czje7+uK79vXzkq62iC2r55m0rIKPt52Xr5zqiY6V2V1/AvVEzB803exRNq35KXlI/XJLUmPUep 89vU9Jat1OiVxwqej3LUiZXByr2MtWqsly9PnY95V7X0elrNizmmLuYHVBn7lqhgn47qxTWpKk+d UTHT/ZT76JXqREGc/DWW/NXMPSU/9tbLpwr646uGz9umUi/mKqVy1cWMeLUkuJPyevFXlZ5XUEPh +bDzjqmVo+9VnWbuVpeM76+A9TLKY2xvVlsj5co6d2Dm+mpKKZWtkiOfLPh3PFVQ1FHjG1yXSRlN kfu3Cu/lqXqF/61Kr6Bgrnwz6nSZfFfW2LvOMVV8va2yWS/flTVGiq89UlT+Ogcek6LVWeNdpbBa RhutXWC1fMKp2Pa4OKv2zBygdLpOKmjqZyryhx/Ut9MDVaOA6erbqCgVFfW9+npSH+XV73UV/uN2 dbQca6Eas2U9V9YnuvJvmL55XOc5u2S2rKUimFuPdYZvhBBCCGdRxYvHZi1jQ/gbBPlcmYrDjSpe A3j9zf75awsUcS/DZ4bwaNOSp+3QHJVN9s1tGdJ0Fc88/QkrY2KJi4srtMWwZvYrPL+hBU+2r0Ly rkL79qagV8Z3WHHcqtbnri4DGBn8Np/O/4bvNyahlEL9s5HvF85n3gcTGTnQj3s8qpt1lo0zUemr GFO7DZM3nDTeJYSTqoyuUTPcD37GSz8f5vqzRVtB3n/s33yO7oP8aV/wfONWtT4tHg1iTL3dxB7S g+Ei505Vpmb1mwqej26gViNP7jycxqlsWz+xXuLY/t0c796fR9vflj89hVtV6rbwZ8SYeqyP/ZeL GLhwLouqNatfnb7CrVZD7rzzNMdPZRvfodXlHfubzcc7M+jRtgVnGFaiat27eXTEEOqt382hi3kY LmRxqmp1ql85A9HtZhrd2YDDx09j84TyGDsut8rcWLPg3VtWGsdPXja+RemUnmP/XLkCqQrVbrzB 6AZak4s+M9P2fw/lpvV8oPSZZGg64AUyM84b/9Q+HGDtAiFMcjmZ35cm0H3mV3z9zvM8NehR/Ds2 48amHfEfOJCBAwMYNeNz3r/tX47WbkLDKtr+JOnWoCehsbHEmr2tJLRnQ5f9nFxeMpAihBBCGHHT edJ15NssXDUO3yufAdxq0+blSPZu/p45bwQzPGg0k2bMZWnMCuaOuMfkKaMqnDrGuknDGPXpr+xc GkK/Tm1p06ZNoa0TfYLnc2DnZzzdo0PRfSHrSLX1d0FmykuK4CG3x4hIKutT70k2TG5Dg8kbMGWp YM2SxeaF0LCbCn2BXqByVXS685y7oI0lqgt/gZ6vMtV0N3Hq3EVtLKJdeJAEADcqV/sfulNZXLDD ovLXJ4+xQ7rhVpo/4Jn/3/ofePul91kak0ia8ZfAhalszvy7h9/mTeXljzcX/LA5rZuVPIWcLam0 LXwZFkbYRxGsOXyaw2si+CgsjLCSthkv8+ykb8jxa8UdNezzVY/W86FS2fLlR4SFfUL4miQ4vIbw j0rIFhZGWNg0Xnr2NebntOK+O2oa35ON5JC2ZQFhYWF8FL6GwySxJvyTErKFERYWyoyXxjFpfg5+ 9zWlhvFd2VxN7hn5NnOG6vl8SHua1GhMm75PMmzYMIY91Zc27nVo3uNVYu57i4Wv9qCeo3w2Eq4n +zTHD9ek+e31qQL57zeq10CXkkHmlbcblW+n96jWrJ2yjL2XtfAepHRuukbc4+uLbzm2e8yc1sue VHYm/5XwGffq9l8mNj9PpSTGl6iUxdzLXZyZK/bCFWsW9qf140zr+bRMeldchfQkL0sdjY9VsbHl 2OKPqqxSrmyukFpMnQYh74iKGuFTMdMgWFH5LtvWKa/hi1TixVIeOCNarFtLHK4/OVkqIzVVpVq8 nVBnLpp74X9F9uuiSgx/4rrTFVgvX8G0T6O/V4eu9umyOrUtTPXU5T8/5U+h1LLQtE8F05/Yddqn cWrpIX3Bv5+nck5tVaE9vfL7lHdMrRzdsui0T8ej1Ah7Tft0fpua3rKtGr00MX9aKqWUyjmhtoX2 V7pe4Soxt2CarCJTex1RUSNa2XdqL3mM7cZqU3spgzoV/bryKfb6iNL5+quhQUEqqPA21F/5ljCV q65/uEosx/QupmUsnXmv/R6q7fBQtTIx0+QpTZ09X/6UYx4lZCl507UdqUJX/l3q+11jFue7MuVY CVlK3HSd1PDQVSqxtOl5S2B5RiM5p1Ti70vVzMmj1VB/X6VDpzz9AvKn1F0VVzA9o+msnk84BZse F8Wm4ix4LvN5S20uNO2gSZ8zTWTTeuzM1rXkZf2tfpz+ZImvxUU2M6aJLIu59chi8+Xkir1wxZqF /Wn9ONN6Pi2T3hXnTD2xby05pG1ZzOIdJ1EZf/LVh0m0nhRIu3r55xQVpbh0bCvzZybQbsk6Fgc2 NemsG/vWYxpZbL7iSX/MU3H9yiYpYhTjmMqvI31KvQTfevkUhqM/Mq7HMBbVfJABLepQ6eJR/lh2 iNv876HWHQ8xqOEu3lt5Ak/3exk6oT93GPazeNrbrO/xrY0XIi9gOMzycQEMWgT+A1pQp9J5jv7x G7G3deHBWj74D7qV7e+t5JTnbbQcOprBdxjYv/hDnl/f1U4LkWdzdPkr9Bj0PTX9u9KiTiUuHt3B sth6+D/owR3+fWi4PYKVp9xxb/kEEwZ7Yti/jGnPx9HD5ovNI4+xNfKZyWqLzQOok8S8N5xer602 4zW0EK/niFwVxlPexSd4vR6TM5bGoOdkRhY5Kpllw4exqu9CFgQ0K+G9zI3UqFcbXeXie8ri9Pkw oD95kqycSxxZ9iIdV3UlZkEATYrFcKNKjbrU1Zl3Ba/l+RQG/Wkysi6jjixjeMeN9I35lIAmRZaK zlelBvXq6jAvoTUy2pbW84mKYdPjQqWzYcqj9P+zC5+//SwDOzdDdzGGGe2DOTZ1EZ8EeFPV7RKp q6bS/fFTvJUwl8DGJfxNmsGm9VxhOEdKwi7iDySTnHKGqu0f55kuDSBzP5t2w91d7qSumc/BJbFt LeeInzWMzq+lM/ClJ+jR6lYqH1jG5Pi7+WDIndxELmd2zOeDA768MqIvPf3b0cjCqdfMrsd4ZKUs mDlK48xcsReuWLOwP60fZ1rPp2UO17ucdJXwW6QKnRSk/Dx1+fmvLj6fo9LWvKfGTV+kthy9cuan +Sq+J3kqJ+ukSj2aqPbE7lIJycdU2pmL5arHvrU44Nl7DsJV6zaV4/cnV108cyL/KpO0M9fO/C9F 3sUzKk2uSDFRrrp4dIuKnP6iGh4UpIKem6JmrfxLnc45o/Ytel0NH/66WrQvVR36+RXlp0OBTnn2 C1Wb00tfjNe6+ZTKu3hEbYl8VwUPD1JBQaPV5Fmr1L7TF1XWvm/V5OFPq8mL4tWpQyvUS36N8v9t z0Hq3c1ppb4mWDufytOro1sWqenBI1VQ0HD13OTP1Mp9J1VOVrxaNPlpNXzyt2rfqUT180s9lQ4U +Kh+725S6aUFtHpGeYzLTwMLfeecVPui3lL9rrynM2nzUG2Hz1LRRzTwXi/vuNr8xSfqi83Hy52l JC6TT11WqZvnq9AvNqtUKwa0Xj6l8lI3qy9C56vNqZeNd1nEmhmvcdTPEMJR2Pa4yFM5qevVjH4+ hV6XzqvE8CeUDg/l6/+ECgrwU57olNeIJepQOa5GNGb7eraquc91Lnh/lP/6deV9cP6VNTrlNXyB 2mfG5+HS2LSWS7vVzE5eqn94gsp/JsxVZ6OnKM/CM0vkJKuoMUPVm7+X/v7FHObWI1eklJMr9sIV axb2p/XjTOv5tMxxeqcwpP3Opy+9SMjS+KK7PEOJPTAR38oG0pa/QINBX4DXM4T/GMqIFjeXcPZd 2SquJ5fIiP+VhfPmMm/eWg4V2eeBb8Aoxo5/hifub2w013rp7FuLnL1nK65at6kcvz964sIeoU3I pkLPZ8a3ucYQF4ZPmxAO4Udo7Eom+pp3NnbF9cveV6SYw4A+JYmEf89S4877uKvuTcY3uKpi8ikM +uMkJfzL6RrN6XBXvVKfPysmX8EZl0mJ/Hv6f9zZoeyzKysmozzGxWWTFBFE86W9SSzjChOVupxR Ld+l3g9r+KBbXePdxZQnn8pO4+/Y3ezet5/EA39z5MxZjv7xG5sO1cDXvyst6lTFvcnd3NP6Hlrd ey+tmrqX2h9TlCdjmQznSEk6Bo2b00h3w9Ufq8wD/LEvD08zrkLFFfNhQJ/yD8k05O7CawOo0+z/ IxE8W3GnR3WT39NbP1/B32eyovHdjQqtwZhL5v4/2cfttLnTw+T351g9owmfISaMIahDA5P/bqyb TzgLuxwXhnOkHM7C/Y7b8v/WDKlsj/yCud98x/KsFowYOIzR4x/hrkLPZeVl03pyDrL0uUCe/rc3 X80I4v4mp/hx+DBWD1mV/z7YcJqk3xczY8xMzr7yM8tG3lWwNkz52LSWcxuY7DMJFl15H6C4sP19 Os1qxs+LA2nsRv7P4j6mx/gbmbvxBVrdaMYTYgnMrcf0VzAhhBDCFeQc5LuXny0+iFKag18R/FoU B3NMe+GteAYyNn9EYOdHCVkHPaZ+QviSH4iKiiLqh0jmzhjMrbs+ZVSXAYz9/iA5xr+uCW5U1tXB w8MDjyb3Mji0P/c2aZD//8ZbOQZRHI7KJvO/Ehbgu7qlk5mdZ/xbQlxHLufPnuGy8Y+FhSqja9QM 94Of8dLPh9HeX6YblXUN8XFPYtpLK0nWXkCoXJNGPjU4OG0GPydfMt6rAfIYX6XBhb7dqnpwV+eH eXL0RN75NJyFC39g4z9ZKJVK7KrFLFwYzqfvvMjIgd3wtXAQxdqUfi/fjPPnrhZvsS616Ds0lb6N aV1a4P3wu0SnVczfhdbzoc6S8M0Eut3VjZB1xyjyzl2ls33aIFp4D+at6GMYCu+zm1z0Cd8yrls7 WoSsI7VIwBzSt39ClxbtefitdaQZKuJzh4mfITr2Y9zywxXUQyHMULkmjbwKBlEAKjegw8i3Wbgx iazYH5n16gCrDKLYluLy/jXMWtaEGZ+8wpCOPjS6tU6hQVigcm28uwcx/lkvotf/RVpFPH2YqnI1 atYxcO7CpYLnaDeq1r6FW3Yf4EjWlTcsblSt4U6NbVuI+9f+rycykCKEEEJclcvpDV8z+buDgA5P /0nMXform38Nxb/I7dyo1vhuArzyz87W/7SGrYft/yJeLjlJrPz4K3Z2m8XOnauY986LjAwcxMCB Axk46ClGvzqLlXv+IHw4zH/rW7afs+U3LJbIIW3LAj769hSdxw6ji8d1zqsxpBO/eiGzwmYTsTqe jAr5AGpl6ixJK95lSNtmuHs0oEGD0raHeW/baePfFi7jFHHffFrwReVMvtmUkv/j05v45mPjLzKv bKHMmDySAc/OIv/W9ahdQ0tfJwohHII6x8GojwgJeZUPl8XDwWV8OCmEkJCStjcIT+9E6Hch+Dcq 4QpTG1PZGRyM386GVStYvvwnftuyh6Q0vYa+DD7H3og3GbuuPhOWTKBHg6Lveyo1e5S5mxfwtApn zLS1FfBFmdbzKS7sjeSlsevwmPAxb/doWPSqk0qeDJy7lIVPG/h4zMesSauAU4kuxBPx0uus83iW JW93p0GRgDfRbOB7bF74GOrjKUxbYzQQZA8mf4bIY96bS4i9YPeEQrggRfapNA7XuJOWTcu6cvwm atSugf7UebK1/KdZzZOO/v9j0cez+WZLMnoFlRreyQOVV/Ptmn8Ksl/iv6QDHNXV4H9mXOFoNcZz fZUFM+cNc2au2AtXrFnYn9aPM63n0zLH6N0ptXlqRwUoXb/P1Z4rc4imRqkgCq+RopRSeepyYrjq r0NBKxW85r9C92OaCunJ2Wg1yaOlGr3yWBlziuaqs5vfUj4EqPDEi8Y7S2T/WgoyugerlSeyVdaR HWpl+CwVGvqxmrtkg0rIyL5207wTKnpyp6sZoZHq+sZalZpTegfsX4+58tT5PbNUT52Hahs0Vc2J XKaivp2uAhoFqunf/qCioqLUD19PUl29Bqqp4StUzFGtPo6OxTH7c1RFBXkWOv7LsbV8V8WcL/3v pTRXft/+KmKNFHNoPV/BfNrXWc+iIvOp3L9VeK8nrvsaVXEZ5THOl6OyMtJUauq/KmbmAEXPmSrm eGr+Ok1FtjSVkVX6WjKlsTyfUiovUyX+WNraKT7Kf/JiFZte6D2FmaySUV2ZN76R6jRzt7pkvO+q HHViZbBydw9WK0+Y1k+Xyaey1J6Z/opOs9SeS6W/nuWdWKlGu1/vffI11suXpy7tmaU64a9m7sky 3nlN3jG1cnRL5T56pTphSkBrZjT1M0T0FOWh6c8QwhHY/LjIO6uSN3+v5rwRnL/uWWnbyC9UbDne AxuzXT0Fzx26kWrJkYJn39y/VXgvz6LvQQo+D5vz3FEa29WiHGL9mgoYuhFCCCG06jwZR9KBRnQf 3It7yryU140qzVrR+RYAPWfOO8gEONVupXm7KpwtM68blavcSGX3BtSvpdWz0CtRs+MoPht3hI9f HsEjLdrzyKjxhIRMYMyQbrTo9BJLky8AoDL+ZNmXlxi9JIGsHD2pm1+ixsfvEhF71vhOHch5Dv7+ GzHdp7Po67cZ89RgBvp3pOmNzejo/ygDBw5k0Ki3WfB+U/YevRnPhlWN70AIE/ky+u0htKlu2fzD 9lUV75GL+a2M9VGEEPZQGV3dW/HwaECTe/sTOvhemhhPwenhgYfHrdTV2er9hp64sK64ubnh5taV sDh9oX0XSP5+Cn0ffYufDxX++RUHWP3Bk/gFfsTmjAq+NiX7NMcP16dzy4aUfr1OZep630PbM6mk Z9o5r9bzkc2p4//h0bkFTcuYT9+t7h20bXuR5PQslPFOmyo4q9zjHlo2rW688xq3Oni3vZMzyelk 2jegiZ8hCmj6M0RFy7+qvvjVwCZsH61gv1zpYwXniJ89jHseeIyx78xkQWQkkaVtv/7LWU3PZODG jV73E9hxA1PfXMD2tAtGz10Kg/4I2xd9yLTPcxg2wJd6pT8FaoAblT2682rUDo5+9lDBlXnV8Q4K ZV34M7Q4v5PlybV4eMY3rJg1mGZV7F+MfLYQQgghitGTcUZ/3fVB1LmTHL8AUIVqN5Y16KIhVbx5 ZMJgTn73K3v1ucZ786kMtq9YR72Jg7m/noY/BFVuSPfJk+i+J4nbw7aRejEXpXK5mBHPkofjmTp7 MxlKcTH5L7bSGf+u3ugq/w+Pzo/xzNCz/PLnvw68/kP+FwI1mt/OrVfeQFauRk1dBhlXv5yoSuPe gXRe+ynf7S3pCyLhGqrTpMcLhIaGEho6nWB/z/wfu/sT/EFowc9L3maG/8jmxLXMHthUA+sE5JCZ tJXlEbOLf7EgXzIIoXFV8OgynInPdsHD/t95lEqlbyB0zFwOGu8wot/4Hs999DunK/KppWptbmua zpZdh8k/TaQkOfy3L5adFfElttbzUZU6t91K2pbdHCzjNUL9t5+tO6vRrH4Nkxectw43qtbxoGna bnYdzDLeeY1KZ9/Wv3BvVp9a9g1o4meIk8Su3Y6P1j9DVKhcsg7+UsL0hiZsC/7mnPHdCfNdSGDV V7/j8dwi9p25jFKq9C31XbrV1PhX59VbMfKT6XRPeIuODe6gbb9X+ObQaQ598zojHuuGT43b6Ri0 mppT3mNS91vt/NxWThpev0bjR4MQQghhT3Xw6dgSOMO2z+awKP5UKXNj55GdEc/yDz/l6zSA5rRu Vsv4RhqRiz5lH3FxcQVbPEertyXQYylDnv+cNdtjC+2LIy5uKys/msDzG1oy/KE7qGZ8dxqTd+xv Nh/vzKBH2+JRtRJQiap17+bREUOot343hy7mYbiQxamq1al+ZQ5Vt5tpdGcDDh8/TbbxHTqMylSv WYPscxeuzXNb1R2PWw6RcKTQB/CqNahdYx+r445pcMFjYR918H3qRSZOnMjEicE85dco/8e1/Xhq wsSCn5e8jR85gC7etTUwiHKB5KXBtGvehUGjxhf/YqHw9tGf/KfpMweFcGUG9CkH2JuiL3rGrDrN /q0x7C92Jq0t5XJm9yaWnin4X68RzFyzm+TUVFJTUzmauI0fZjyBFwB6Dny5km0VeVXKjc14MNCX v95+g3eW/slRvVEWw2mSoucx5ZUl1B3Wm/b2/hJb6/n4H14PPkTPv2YS8s5SYo+eM3qPn0Nm0jpm T5nO/LoPM6D9LXb+srHgrPKeCbwd8gFLY4+iL/JapjBkJhE9+y1emV+jYs4qV9lk39yWIU1X8czT n7AyxvgzRAxrZr/C8xta8GT7KiTvKrRvbwp6+/1xa1xVvEd+X+jL+jxyUqMJfXwor/zwF6dz8oy+ zM8mfeeXjOgZTOSSsbR3qCuENcpwkXOnqtK0nS931rrOOpsO4QZ0LZ5g9tpN/L7kdfzvqE29RnU5 tGkvR2lK3+nhrIpdz9Ip3fGorPHjJyeF7StWsHb/aTu+HzCT8VxfZTF33jBn5oq9cMWahf1p/TjT ej4tc4zeXZmfOD8reCjffs+rqa8HKV9QuPur4PemquBAP+V59TYoXf9wlViO+Tnt05OLKjE84Oq/ ZdbmMUVFny1j8vRC7FNLcbmJ4apXCTmv/Twnf67mIrfJnyfbY1K0Olvkt66pqHpMZ1Cnol9XPrre atLCzSo5y6CUOqNipndVXqO/V4cu5ubPMXt8pXrRx0s9viS5jPmsr9F+3RXL8ftzUSWvmatCQ0NV 6CdrVHLBMlC2YrV+XdqtZnZyVzr/d9WvCUdKWF+h0JZ2Rl005WC3Zj6zyfoZFpM1Uixm98c4L1Pt ixyn2uo8ivcl928V3stDoeuj3lifokxbPcPUfFkqNtSv4LZ+KjT2yvoThX/eSU2OPlH8dTLvlIqZ 0avgNh3V1M2njG9xXaZlNE1eVryKHN1Z6SD/Par/E/lz+A/1V746FOiUV+BMtS3d1A66Vr5rx2D+ fep8/dXQoCAVFPSE8vf1yP+3vJ5UYdv+K34slMKq+ZRBZe1bpEa3Lcii81X+Q/PXaRjq71vQ11Yq MGyLSjc1oDUzXvk7Lbg/s7Yynmusls9R5Z1Q0ZM7K5/J69WpUh/X8yox/EnlY6U1IRyBTY+LvGS1 5HGf66zpZF02rcfObFpLwXv+sj6nW5u59bip/F8yiZtb/siVGb/itFyxF65Ys7A/rR9nWs+nZQ7T O3WSmPeG0+u11Zg0GZKuP6EbI3i5TW2zz1yzT09y0af8TWL6JeMdJqhJk1Z3UNeEM1fsU0sJLsQw o30wx6Yu4pMAb6q6AYZ0Yj59ll7r+hH3axC1fpmITxBEHgijb/3KoI6yfFQ/Pmq9gI3jW5c4l3eF 1WMOwzE2fPgiz75WiVcTIxnpfRM5SfMJ8B1FdHN/BrSoyrE/fmNTpadYsiaMwGZlzLldwCHqrkDS H/NYrV/nNjDZZyh7pm/gVyuue2K1fGbLJiliFOOYWmY9FZcP8pIi6DMOZv86Eu9SAlZkPvIOENFn GswOZ6R36WtAVVxGeYyLUlyI/4wBnedQbcKbTBnVl/aNdYXeN+WQmbydn2dP4/nVLfnu9w/o63H9 s4RNy6cnLuwR2oRsAvwIjV3JRF+d0c+fIyr1MwZ6GF8loTi/5W3ufOBtUvAkKGojCwcWXNVnItMy msFwmqRt61nzy0Z27tvJitWJ3OLXhx7t2tHugW706d664Apd07hcPnLITIrhtzVr2LhzL7ErVhN3 ix8BPdrTrt0DdO3jx30e1U1+T2/9fApD5kG2/baGXzb+yb7YDayO0+EX0I127TrwQNeedL/vtvz3 uyayWkalJ+WvRNKvN/dxSarUp/ndja5N01OI1fI5qgsxzGg/hmPvrWZO39tKOfYUl+M/o2vnPYxP mEtg45I+vTgX2x4XiuykbxkzPJZHlrzHwMalv4+wFtvWY1+2reUCyUsn0vutOsz74y261bb99F3m 1iMDKeXkir1wxZqF/Wn9ONN6Pi1zqN4ZThD3XSgTx37EpjJGU3R+LzMnLITHfW8p19Q3DtWT66i4 WrI5uvwVegz6npr+XWlRpxIXj+5gWWw9/B/04A7/PjTcHsHKU+64t3yCCYM9MexfxrTn4+ix7kde 61DylGwVV4+5DOhTjpLp3oSGuhuAS6RtX8rcuQv4dvk5WowIZNjoZ3n0rptL+WBWlOPUXTGcqz/5 U+zs2Z/E4cNHOFFovvMbazehuXcL7mnjY9YXXsas1q+8g3wzqB+LHvmxzC+lzWW1fGaTL9ktJgMp FrPvY6wnftYQWi99iD0bX6BVKYt9q/RVjPWZApFryvhC8RrT8pU2kJLL6d8mc0fvjzjDCJYc/YLA RsaDN4Vvo5GBFCuTfJbRej4cIKPW89nchRhmtB/EL8/8UuoJXpDL6Q1vcX/3REISI8t83XMWNj8u 1GniPnuBx3+syzP9G+NW2gCh2x08PKY/d1k4pZpV61GpbPnqO3acM/++3Jo9zJiBd3H90+tKZ9Va jCk9KbvWsiQ0jIhqT/HZ8+3KWA/K9JM+y2JuPTKQUk6u2AtXrFnYn9aPM63n0zLH653CkJlM7PYd 7Nl3lNRjBzlyBtybeNGwQWNatm5PhzbNqGXBC7dj9ERh0J8mk5upqyt9uKhCa1HnSfljBZE/bCDp TB7VPNrQ96kh9G5ynKXTZ7Oebkyc5Evy9Bd44pN16PGh37vz+PqVB0udX7pC67EVg56TmVCrrq7U gT+nrNuKnKM/CkPadiI//YB3P/yJQ8a7C/McyBthMwjp71PiWaTXY71+GcjY/CFPzqjOu8vG0aam dc5Os14+25B8ltN6RtfJd5INk3szlA858EE3ahrvviLvABF9+rI0cFWZA1BXmJav8EBKJ6au+Y5J 3Ruhq+yGOvM7bz30KO/svIXhS1bxVaBn0ddHwyGWPtOXIQsOGA3CmM60jObKf2+WceYU6ennqVK7 PrXd63BLrarXHXwy5pr5Ct4TZZzmdHoGWVVq06C2O+631DLrSg9smQ8D+pMZnDmdQXpWZWo3qIu7 e11qlePkBptkNOg5mZFFDjdQrZy5rrBJPkei0vhtQn96r/YmdNYUhvvdSd3C/TSc4+ieX5gzaRKf V3mN7SufpUUpg9HOxLbHxSXSokN5csBUNpZx0iQAHlOIPjDd4gXnrVpP3gEi+nRj1No04z3XoaPl 9LXseK2jdgdSzKmtgh4bGUgpJ1fshSvWLOxP68eZ1vNpmfSuOMfoifbPqjWZ4RwpScmcrnIbze+o V+aHZYeox0z2PfvYOTlDf9SZrbw36Ale25hivKsU9zI8chFzn7oLc89/LH+/SpiSUKXz5+fTmcVQ q52dVv58Rkz68jePcxtex2coLDLxQ5/V8pFNUkQQzZf2JrGMv//8KdQmwaI1fNCtrvHeYqyXr+D5 qfkaAss809bEL+MLsVpGeYyNd5mp4IqUJV2JXT8B31LO7FWpyxnV8k1ustkVKYV54OvfmVv/28rq uDTQjWNl8if0rXcDqEyS/9jM2h8+I2TmuvypXsv5hY1pGU11iYz4X1k4by7z5q01Ggj3wDdgFGMn jCGoQ4NST5gw5lr5FIaMeH5e+CWfzfuGjYeKfoOq832cF8eOY2xQB5MXZLZuvvzpaeN//oZ5n33B vI0Hi+7TtSXgxReYMDaQDh43Fd1XBmtkVNnH2RW9jo2bN7I6ajmbjHqHpx+BfXvSq2dvDUzf5mgU hrQNfDj6BV77+QDghV9AexpXqwR5p0hYsZo4PeD1DOE/hjKihWlXmTs6mx4Xl/cwq2s3XrtpNF/N COL+228u/TnJrVq5BlmN2bQeLpG24TNe/vIcg6aOp3+LOkYnBZwgNvwtXt3TmU9Ch9BCZ9kJSTat xawpBE1/z18Wc+sx/dlNCCGEEMKRVa5Jo7ta4uleCUOuaW+UhHAulzi86gveKzKIosPTbxBBQUEF 2xP4+3oU2r+bBcGf8UuqSZ9orCSH1HXv0KZNm2tb24cZu2AbBxaMpUfbQj833h6Zz94LWvz7zkWf mUm28Y81ROkzydB0wAtkZpw3/qmGyGNcuv/h9eBD9PxrJiHvLCX26DkMRfbnkJm0jtlTpjO/7sMM aH+LHb4oTCNu9bL8QRQA/WUuGwqeO3IPsXx4f8ZcGUTBnY4THqWDmYMo1mUgY/NHBHZ+lJB10GPq J4Qv+YGoqCiifohk7ozB3LrrU0Z17Me45YeN+msPWs8HKuN3pgf2Y1DIeujxEp+Gf5efL2oZkXNn MOrW3Uwf1YsHx/3I0SvHgj2p/9g8fTidB73FOvyY+mk4S6KiiIqK4ofIOcwY5cGu6cPo+OBklh+1 1x+ywpAWzXuBPWjTdwQhH64jy6cfQc9NYnpoKKEfTiV4eBBDfbJYPfM1RvV9kC6BYWxIK8/ajK7K jcoe3ZmydD2xq+YTOqk7DS/8zfLI5fxxrCp3j3qLOUt+J/HPzxnpIoMoNpd9muOHq9JpaBCPdfSh kYcHHqVtt1o+iGJr6vRWZj6/gsbPPs9A40EUgMq30GbkOIakzeOj1cnY8x292dx0NLrHF19fUzYv iwdRykOuSCknV+yFK9Ys7E/rx5nW82mZY/QuheXDujIo8hDcPoOYA1PocJPtXpwdoydOdEUKjjCv vu3IFSmWc/z+FHqO416CZn7A5Ce6cGddo+lWVDYn/97Ctx9MJjhyN9CK4DW/8elDtxS+1XWVv18l XJFiMtPPTit/vnwqbQtfLd7BOZXOn199zZ7WT/NMu/olf8lx6Sib5s/n93Zfk7A4kMYl3qgoS/Nd m0P7Mhl/LuXDPd5MeqZdKVMaXuTYpm+Z+Xsnlpi4kK3F+cghbctiFu84icr4k68+TKL1pEDa1TNe pwJAcenYVubPTKDdknUsDmxacp+NWJpRHmML8xWmzpKwaCojxs5mpx50vv4MaFGHShg4lbAxf0DD 60nCFn7EhI6mDaSYli+bw2s+Y+bSvziTd56jf/xW/Gx6KLrgvCGOMJ82hBwC0OE1/DN+nD20XGfx mpbRBDn7iQjwJ1hNYOOC0bRxL/53ovR7mT9uOKNiA4jZ8QodSrnypzCXyccFkiKewTc4hxkb5zC2 Td3iXzaqsyTMD+HRUQcZFlP6OnqFWS+fIidpPgG+01AzlrBgbDvci72O5aJPWMS4R18idthqk6fn sSijSmHV84/yyNomvPHuZEY9fB+NS5zqV2HQp7DnlwimvTqLv3st5PfPH8HDuIQSWJRPOC2bHhc5 +4kIGMTSftZde68stqtHcWH7+7R/+ATvHQijb/2S/j65emVo5+1PmfwepTTWreUyKave4/U/fJn+ bl8acYRVr77HH/dP4d2+TUx6L2Aps+tRZgCUmb/itFyxF65Ys7A/rR9nWs+nZY7Ruyy1Z6Z/QdYR asnRy8Y3sCrH6MlFlRj+hOoV/rfKNd5ViGPUopTK/VuF93pChSdeNN5ThMPUY4bcxHDVq1e4Sizj gXTGuq3J8ftzXK18zie/jv6RKjnPeH9RecmRqj8o8FRBUUeNd1+X1vtlab7cxHDVq+A+rr95qLbD Q9XKxEx1nbZfZWm+/Oc7jxKylLzp2o5UoSv/VlkmBrQ4n7qoEsMDiuUoddN1UsNDV6nELIPxHZXK 0ozyGFuYr5jL6kzi72rJzCnquaH+yleHwtNPBTw3WYWGr1axqedN7p2yKF+OyspIU6mpx1Rywi4V G7tDbV6zWSVmFbxA5sSqUE8Unr3U6Jm/qUNmHHPGyp/RyNloNcmjpRq98lgZPcpVZ6OnKA8Crvs+ 5wqXyacyVPQkX+U+eqU6UXrAgjo8rvu+9wrr5SvojXuwWnkix3hnIfl1cJ33c4VZkjHvxEo12v12 1T88QZn2qei8Sgx/QumuW8c1luQTzsu2x0WOSv99hurZ6xO182z5n9/NYbt68tT5mHdVS/zVzD1Z xjuvyTuhoid3Muu5ozTWraXgvWDHMBV7Pq/gfY2nyc/B1mBuPXJFSjm5Yi9csWZhf1o/zrSeT8sc pXcqYz2v+j/G+ztvYUTUb4QPbGyzMyEcoydyRYqzkCtSLOf4/blE8jdP0ypoEfrAJRz9LpBGZT3B pS1nWINBRNKfuQnfMvouU859vUbr/bI435XFdlUyy4YPY1XfhSwIaFbCa8aN1KhXG12xs4vLZnE+ DOhPniQr5xJHlr1Ix1VdiVkQQJNiMdyoUqMudUs8y7h0lucrWJA66zLqyDKGd9xI35hPCWhSwpUS VWpQr66u+Bnk12FxRnmMwaJ8tmWzfCqbzPRsqta3fEoXq2XM2U9EwFDWPx5VxhVZBev0DL7Al2We mXyNy+QruCKlw/p+7CnrbOxzG5jsE8y5L625To8pCq5I6fAHj+8p64qx/LWiBp97iwNz+lL/egEt zJi/ftUcWkebtq7S1ce4+z9ML3PNq2ssyeeolD6JTevTuK1HZ7z/d9Hua0I4ApseF0pPyq61LAkN I6LaU1Zbe68stqxHZaxhwv1PsPq+V5n1RhB+d9Yv9NpVcLXY6nlMenoRVUJXsXL0PZT2DGMK69ZS cEVNx9ncFPA4j7a9gfjrXQF8hdsdPDymP3eZcHVjWcyux3hkpSyYOUrjzFyxF65Ys7A/rR9nWs+n ZY7Ru1x18cx/6kjsd2qyv4/C62k1d/12FRsbe51tj0o+Y9pZV4U5Rk/kihRnIVekWM4Z+pOXFatm 9btd4T5CRf5z3nh3IRfVkSXPKXd0yuelX8s+g7cUVuuXSWenFZzN6zFFRZ8t/VaFWS1f3nG1+YtP 1Bebj5dxJrb5rJZPXVapm+er0C82q1QrBrRePqXyUjerL0Lnq82ppp3zbCqrZZTH2LpyslRG6hGV uCdWxSYkq9S0M+piOXLbLF+ZctSZ5D0qLvmMSceC9TIWnEHd/3O1p7QrZPJOqOjJXVXXGVvUaVPC uVQ+pfLSN6o3ez6pZu0p7bEzqFPRr6uWXT9U206XUoMRa+ZTeWnq9zcHqv6zYku9aizv1Ho1uWU/ NWNbRik1FGdJxvwrUtxVxxnb1FlT/sG8U2pnaH+5IqVMV67GLLjyyZwrC814j+PobHpcVEDPbVqP ylap0R+ofp66/H/H008FBAWpoKAgNdTfV+lAgU55DV+g9pX2/GwGq9eSl6kSlr6pAnxNfEwq+LGR K1LKyRV74Yo1C/vT+nGm9Xxa5hi90xMX9ghtQjYZ77gOP0JjVzLRV2e8o0yO0RO5IsVZyBUplnOG /qjsMxw/tJWFr07i/bSufPjOU7SrZ3xeWi7nD67grWfeY2ebl/l8agAtbjY+c7gytT1b0LSW8c+v sVq/8g4Q0acvSwNXlfE8lEPq8mBavlCLHw5Mp5sJi0JbLd8VhnOkJB2Dxs1pVGgtBZV5gD/25eHZ xgePqtfPdYXV82FAn/IPyTTk7ka6a2f5qdPs/yMRPFtxp0f1ss/+K8T6+RQG/XGSkhWN726E7mqQ XDL3/8k+bqfNnR5mXSFg9YzyGFtAYciI5+eFX/LZvG/YaLROic73cV4cO46xQR3wMPHMX+vmM1X+ e8VAwjgw0fe6V0lZLaPSk7I3hnULPmFeWjemBvvR4MbCfbpMxh9f8dKi/zHxvaG0LvzcXKU+zYv8 TV3jMvnIRZ+yjx3rIpkxL52Hpz5H1wbVCu1X5GRsY+5LUVSf+DqjWtcu9HdyE/Wb31nkb/4K6+UD pU9h7461LJgRSdrDLxHctVHRs8Zz/uOPuTNYVH0E7426r8gZ9FXqNy/6N1+IRRnVSWLeG06v147h P+M1nu/fjpaejXA3ep5T2Wc4fvQAO374jCmvbaHhjG+JmtIZ95ICGbEon4PKvyLlKLXv70Krujly RUoJbHpcKL3de27TegDIIzttD9G/bmDzn3tIiN3A6jgdfgGdaXVnGzp278FDnbyoZWEd2LoWk97z W5fZ9RiPrJQFM0dpnJkr9sIVaxb2p/XjTOv5tMwxepelYkP9rmY1ffNTobFlzElaCsfoiVyR4izk ihTLOX5/yvscV9J2/ee9K7ctr/yrFEJV6IchKsDLXXkFhKgPQ0NVaEnb9HHK31OndI8vUUdMOWvW CvkKy8uKV5GjOytdCXP/X1lnQ9d1mlqfml1kX1msmU/lZap9keNUW10Jc/9fOTNT10e9sT5FmXYO sZXzKYPK2rdIjW7rUcL83VfO3m2kur6xVqXmmPgAWzmjPMaWyUvfqN7s2kiBl+r63FT1afh3Kioq SkVFLVORc2eoYH+f/DNmR0epIyY+xtbMZ7r851HP0FiT+mi1jOacQW28FfubusZl8pm7JlORrfjf /BXWy2fumkyFtxL+5guxNGNe1t/qxzcGKk+jf9PX/wkVFOBn9PNGyu/FJSrBjLPeLc0nnJOzHRfO VI9Na7HRFcBlMbceuSKlnFyxF65Ys7A/rR9nWs+nZY7RO7kipTi5IsVZyBUplnP8/pT3Oa4k13/e s7Rf+XOzj2Kt8Y4SedB2+ATemPIM/t43l3hWrjFL811zjvhZw+g8qxITZoQwyr8tjQufuWw4Q3LM z8x+4y1W3zmL3z9/BA8TAlovn+JC/GcM6DyHahPeZMqovrRvXPjM5Rwyk7fz8+xpPL+6Jd/9/gF9 PaoUuYeSWC8fcGEXswYMYla1YcyYMgL/9k0KnZ2uMGQmE/PzXN54fhN3fvcjn/dtJI9xEVp/jPPX p/ANzmHGxjmMbVO3+JUc6iwJ80N4dNRBhsX8yGsdahnfohjr5TNHBV6RYvIZ1EbsccWH1vORiz7l bxLTLxnvMIH9rkj5KzGd8rXQRlekXKGyOfn3TjZvj2PP3r84kprMH8s2cQgv/ALa07j2bdzdrh2+ bTrS8e4KvnLQ6eWvL5bJzWave+VItHVcWN5zbdVjQH/yLNQyf203NFeL/R8bGUgpJ1fshSvWLOxP 68eZ1vNpmWP0Lo/szJOcuZhrvOM6bqCae11qmTGdBxXVk5wUtq+O45z3A/S8q/C0BZapkFrKw4UH UkzhqnWbyvH741gDKdpf6LvA5T3M6tqPpYE/s3F861IW8DSQvmoiPkEQafdFlvXEzxpC66UPsWfj C7QqMt3ONSp9FWN9pkCk/RdZvhz/GV1b/0bgniWMb1XKMaWOs2psb4J4zy6LLBchj7HxLjOZuED2 uQ1M9hnKnukbyjx54wrr5TNHBQ2k2Ijks4zW8+EAGbWeT3tMO8nN0WnruLC855qqx8TPw6XRVC0V 8NiU598QQgghnFQlqtaqj4eHh5lbfbMHUSqMOsWfoSMZvnAPWcb7hINRGDKT2LI8gllhYYSVus1m +f5zxr8sXFJ1Wjy9lNTUVCtsS3m6RXXjf8C6Kuuo6+GBh0dT7h38AoPvbVrC868HHh51zB5Esars 0xw/XJ/OLRuW8gU7QGXqet9D2zOppGcajHfaWDanjv+HR+cWNC3lC3YAt7p30LbtRZLTszDto6S1 KLJPpXHY4x5aNi3jmHKrg3fbOzmTnE6mfQPKY2yx6jRs3hzOnifbeFcxdWhWv8Z1B3mEEEIIIezN Qb71EUIIIRyBgczD8ew6nGnnLyjMcKM3fccPQffzRmJPm3vljfbkJUXwaLfRzIhYxfakDLKv1/hK Poz8bXG5zr7RFkVO8vc8286XBwaNIjgkhJBSt4Xs+O+y8R0Il1TeweKSNjsOILs1oMuzL/Jslwa4 oTDoT5H2f/bOPCyq6o3jX0zLbDRxbUjcEESx0ABN037gghoqLhHmgrgVWoaWYmbaImo6WGGlVg4q amGGS2iiCaioaEKCigIGJuiMArLNIMgM8/7+AHS4zMAMs91h7ud57vPoPXcu3/c955577nnPkpOB lKTLuH7rLu4VlZu2zm3ZDi/2yEX8P7fwkJn2GBnuXUvEJWsbdFLeZNkotET7F1+AOP4ybj5U7ym6 dx1nLz1rgk5sK7Rsz0cP8WX8c7OeED/l4trZq7Du2anWJstGgctjHWkF+/Hz8UF+FA5fUddGqkRB Yhz+dPSD32svGFmfmSGXIl8shlici6JyBTPV9LBdH+SQ5t+DWCw2/ftDJdXvObEY4ntFDbdtTQHr 85iDg4PDMBjp64eDg4ODg8MSKEdm5GK8FZkJ1oYoSIEWvUZivnMM3vvoJ8QkJiEpSd1xE/lyNn69 PcGqdTe4dfgHX80dj8G9e6LfCC2CKmZNKa4f2Y0d4pEIPnYV2XVmCygff2LFkHbMG1goD3F990eY Nesj7L6uvjuUg408Ql7KIYQsGAPH1h1g07U3+ru+AqeeXcC37gm3t1Yh7IIIxp4HAAB4uif+5+uC q1+sxpf7/ka2lKFCXoCMmG1Y8XEEOswag0Edjd3J/hzs/zcao66GYtmX+5CYXcLwkwxFGX/huxXB 2NHhDUwc1NnIndhWeNr+NfiOSsUXyzZgX2I2pLXePVWz72K++xwf72iNWRNd0NG4Ark81plKlJZb Y9jUzjg4fxE2RZ1ltDcScSH6Byx57wyGTu+PFlnJSmnXkCNlbavKKFD5XSQd3YmQ5bPg0as1rFq0 RkcbG9jYdIb1s0/BqpcHpi5eh7Cj/0Bsgk5ttusDPYQ46U+EhSzHLA8HWFm1QOuOfNjY2IBv/Sya WTnAY+pirA37E0nihyYIrChQLv4HR8NCsHzWcPSyaoYWrTvAxsYGNnxrPNusNXp5TMPitWE4mnTX JO1b1ucxBwcHh5Hg9khpJJboC0u0mcP4sL2csV0fm7EM35nButmKNISNHY65J8TMlLrwVyAmLRjD 2zQ87sIktjxGDqk4E9eSEnD2TDQitu5DkpQHO4/pmD1jHEYMHYT+9h2b2MaXVevNj0heiPR6No/X FvbbrSs1e4Sgwf09VNH0/aNf9OcvOfLObISv10rEdfbEu9PGYqCTLdq2sAKoFLnpl3AkbAeOZvZG QOR+fDe5R4P1L/SqDyDpFexZ9h4WbjsLKfhw8fKAU/vmgOIBUg8dRZKUB3vftdj13UIM1rCTXZ/6 QMVI3bMKsxd+h0tSgOfihYlO7dEMcjxIjcPRJDFgPx0huzbhw8GadbLrVR8qIU2NwLLZy7Dtkhjg ucBrohPaNwMUD1Jx6GgSpHCGb8j3+O7DoRoHUvSpkctjXShHRpgfes/dz0zQAB8I08NVziTVnz5t MGZbjyAXx2JjwPtY+UcaUFPuunSBQ6+OeIZKcOf6bTzIq3lGeLCbsAo/bQvEcP4zzJuppGnrAyC/ g9iNi/HOykhkoua5sIWNQ090fKYSJXdu4vaD+9XPMAC7KVj707cIGt6lwbyFPvThEcSxoQh4Zw3+ yJRW130voYuNHXp1bAkquYPrt/OQV/MMwxET1n6PbUHDwddwSUvdNJpBHlscuu8JYQ6wq1zo7nNW 2cPtkVILbe3hAimNxBJ9YYk2cxgftpcztutjM5bhO2N+XDcSkiLnajpyZcwEVbRBN+de6KDBh5pJ bFEJQS69h6xrSTh79hSiI37B/iQJ7DymY25QEJaO6YkWzJ+ogD32qOMRsnbPg/MeDyRxgRQt4AIp j5Hn4XpsNP6MOYmjkQdwKlMK2AmQmLYULs3luHc8BOsSbfGW30S8ZvucRp2uTPTmL9l1hPl4IZA+ RNzOALha132KSXoFOxb5Y26iDxIufoxXWzWsWG/6apAXIOP8SUT/GYdL1y7h0NF0dHYfi5EDB2Lg 68MxdkR/8LVYDk3v+iBDUUYCjkdHI+7SFSQeOoqkzu7wGTkIAwe+Do+x7niF30rjvNa/PoK86CbO H4/Gn3F/41piLI4m8eDuMxwDB76K1z1GYcQrL5o2KM7lcSOphDTnBtJzHzETNOAZdOrdB7a8p5gJ etSnDUZs61EOjrw3CeNPdMPqdcsx941X0JWn6i8S5NIcJP8ZhjWfbMYNz104/cN48DXI6CatDzKI jyzH/8YfQ5/VX2DV3DHo37WN6jyTlyA7ORrCNZ/hyxtjEXV6A8bx675rmOimDyBxFN773yyc6PMB 1q2agzf626rZ80sOafY/+FO4AZ98eRueUQfxwzhbjZ5lnTSyPo8tEd07js0BdpUL3X3OKnu4QEot tLWHC6Q0Ekv0hSXazGF82F7O2K6PzViG74z4cc0y2GmLHEXXj2L7tp2I2HEIooUxSNswHG2Yl6mA nfbUhvJO4YvpW8Bbtw0fubbT6GO6IdhvtxxFt1KRWdDYBZwe4vruJfALbW3BgRSCXHwa3y5ZjGX7 UmonKQVSxAfeh82UHwH7+RAeFGC20/NalzG9+askFssdA1HyUzS2jHtRjQ4FSmI/heOIfxGsZvQ6 E73pMxCcPt1hu0ZOn26YRp/x2nqUewQLHRdBHHIU++f01WAgyENkhM2Hy9KO+DUtBOM6NaSuaesD 3cWRhWPwtngJkvbPhkML1W+PJxBkGTvg4/IN+L/W9755gk76IEfukaVwfDsPIUk/Y45DK+YFdake WLCU/x3StoxDp4YE6qiR9XlskejecWwOsKtc6O5zVtnDBVJqoa09jfkbHBwcHBwcHBzshMqRfzMJ Mfs24+NZnnB1mohlO+6i58JQfOvTBxp8orIWkubgitKa8v9kP4vBk9oiYuZy/BhzUcUeNzVHMjLy GzMKmI1U7UPk6urayON1+IUmMW9qWchu4teP3qkbRFHHzZ8RuDISN2WafVwYhGdfQO+BLVBcWsFM qYtJNvpWpnqT4JwMpCRdxvVbd9m3mbFcinxxNjJSkpB0/RYLNzOWQ5ovRk7GFSQlXcct1m1mzOWx bph6o28FyotyNd7Im8qLcM9Em2pTUS6yCtujd/dOGnRgA0BLvNC9G1oXipBb1NgBB5rDdn0gCXKz HqB17+54ocEgCgBYocUL3dG79QNk5UqMUDblKMoVobB1N3R/QcPOzBad0L13exRm5aLI8ALZn8cc HBwcRoYLpHBwcHBwcFgkckhzUhB3ZB/CNocg5Kd4iAkAFeB6XDyum1HHO5Xn4WbSSezbvAKzhr+M jg6uGDlvD7JemIi1McnIFp/Hbxs+wFuu/AZHjrIZEv2FZbWCAq9izMKfkZS2HQtGvqoiaFBzzIPw ioR5OzPFCs2f1rCzgUMFlSiI3Y7lv94EwIOdVxC27juGM8cE8Kp1nRWe7foSfOyrZuxID0fj7C0T 1gktHDD+wzeR/+sxXFG36TTlI/HEBTgufROvabg/hX55hLyUQwhZMAaOrTvApmtv9Hd9BU49u4Bv 3RNub61C2AURYwNwY0KQ5yXjQMhCDHfko6NNN/Tu7wpXp56w4Vujo9s0rApLgLjWJu9GRp6LlAOb sGB4X7TuaIOuvZ3h6uqEnjadYd3xVby1KhwXxCYsh1weNw7WbfT9EKnbfas28h66HalqqpQaKlO3 Y6iNDWxsfLE99SEAHlyWxuFfDWaj6IpV207oaZ2F+As3UaKJY6gIGf9ch8RIAWW264NVa3Tq2R7i +ERcL2kgowEAlSjJuILLkvbo2al1g7NRdKc52naygbU4CReuF2lU9qkkE/9czoV1z05oa3iB7M9j Dg4ODiPDLe3VSCzRF5ZoM4fxYXs5Y7s+NmMZvjPecg86IRchYXswApdtxSVp9TlPYdWm5ajejP7W OK2W8zGVLZQTibke/tiRKQV4bvBZOANTRv8PQwY6wVblGs6aYSp76oOkObianguNtrepxVNo3a0P HDo0vOknG+2ug/wOYta8g4lfXoPbZ+HY95m7xhtPc3ukFCB+9Ti8viYBvAk/4Ozed+HMewoQH8As mykIf7y0F/BkiZO5OCx1RmD0cXw7ujPzhvWiN3+RFDlXEvDXzm+wTTwcqwLdYfO0cqZXIO/cz1iy 5zksXT8D/ZU7b1p0Qu+XbMFTUUb0pg9y5J3ZCF+vlYjr7Il3p43FQCdbtG1hBVApctMv4UjYDhzN 7I2AyP34bnKPBt8P0Ku+6qUAff3wRVxLeLw7Fd4D+8K27dMAFCjNzUDSkd0IPXoH9gG7cPK7Seiq co3+2uhTH+geznwxB15fxKOzx9uY5v0qnGzbogUAKr2P9KRohIX+gUz7QESe/AqTu2oWUNWfRi6P GwUrN/queQ+cUlrOkHlNDZUojl2Nl0asQw7cjf/eoHwkrPeH58o78Fq7Eu95D0Q/O1tYM/bhofJC 3M1Ow8Xfv8eKlfHosvYXRK4YCuuGs7hp60MlChO+xhTPL3HH6xOsf288XPr1QjfrlrXbtlSOorv/ 4cbFgwhdsQ5Hu6zGicgPMdi67r48THTTB1DhWayfMg0r7wzD2vUB8HZxgl23doy9oBQoLxIj+0YC fg8NxsqjXbD2xE6sGNzB8G101uexeUPiePy8Nxkd3piFyX0bWnz4EfJSYhB1+gakvD743/gRcO7Y cNveXDFUuTCVzw1jjwzi+L3Y+3dbvLHAG30b2h9QnouU48dw+kYJeH1ex/jRL6OjBm0BJoaxxYzy hrQAAGn5kyaLJfrCEm3mMD5sL2ds18dmLMN3EkoUuJOdIJFkzCQVmMYnpZQZsYDseWNo+a9nKT37 FiWETiR4Cim9koioggrTT1Co3wDieQspvULBvIFKTGMLUWXGPvowKJQiYpIpW6KJ1zXDVPaYGrOx u+waCX3tCRhMS6LvkmallB4/o4A7CRIlzMQGMRv/qCWbIv3sCLAl7/CbT/wmiiQ/gGAnoETlx0iW SAI7EGBHfpHZSgmaoTd/Vd4goSf/8f20Oh7XbXXRm76KVBJ6dyfehM10qaCCmUpERApJCgn9BxD6 raOEUs1KrN70USmlC6cRj+dDoZfyVL+fFEV0TTif7OFOwQmFzFSV6E+fgirSheTN604TQi9QgUyV f+QkubaT/O2tqV/weSplJqtBbxq5PG4EFSSKWkL2cKQJq/fRpdvFqnUREcmK6falfbR6giPBfglF iVT7mInm+vIpMfwbEggEJBAEU6CXXdVvrb0ocIOg+jzz2EjBQX7kbser/js+JEwvY964QTTXqBqF 5AYdXD2Z7GrVbXxy8ZpGfj7ujPO25L44glIlcuZt1NLU9ZGiiNIPfk4THudj1cFz8aIZflOU8rf6 vPsyikgt0rhdobM+kpMk/WBV2Vf2Fc+FvGbMIB93e8b5UbQ44ipJNBWoB42sz2Nzpvg0rXJ0poCo O6SQ/EcXonZSqEBAgq37KCY1V6nOlNODmE/JUcnXPI81dFJUXut2TQmDlQsT+dww9lRS8ZnPydE6 kKLul5Pk9kWKEm4mgeBr2hoRS6l5SloV9ylm+ZBaz6rH6hMkUtnmqh/D2GI+eaP5lY24eVPGEn1h iTZzGB+2lzO262MzluE7MwikPLpMoUPsaFRoUnVHVBmlC30YnY0KKk0MocG8ORRx+5Hyr9ViEltU oiCZJJ9E4kIq075d+Bj22GNczMfumo5XEIZspuRHmmY2F0ipCqRY05DQy/T46VYTSFE8iKbFfBDg SO9G3X2SoCF685dCQtkpiZSY2IgjJVtth5Pe9BXHUBC/X9WHHzPtMZVUHLOC+Fp0xupNH+VRTJAL WQdE0X31Aqvt4JOn8AapiT3VQn/6qn1jHUhR9+t7e1bZUV9wjIneNHJ5rD2KOxQV0E+LQRk19XpD fn6C5vpq6r6q6xt1aBEgU6bm9zqhKKO81DMUKfyGVgXOUeq8tid3nxnk9+5yEggjKTZFpHXbxyL0 USWV5d2gM5FC+nZVIPk/DqDwyM59Cvn5BVCQQEiRsSkkKtPkyXiCfvQRKcruU+qZgyT8djUF+isF UOzcycfPn94NEpAwMo5SRKUaPRvK6EUj6/PYXCkn0ck1NMrjbZrhblu7zsEAmh2RQRVUU586k31A BKVLyqlMdIoEE+y0GlhgbhiuXJjG5wazR5ZDJ1dPJI8Zb5M7T9kWEOwXUERmlVrF/SgKsHahgIhU ksikJDrzNU3gaT6wQhmD2WImeaP5lY24eVPGEn1hiTZzGB+2lzO262MzluE7MwikFMdQEN+FgmLy qk+oCqQQVaYLydMknUGNoZLKshMoQhBIE1yUR63bk7vfx7Q56qqaEc7qMa09mqA63+pQJ7/rh/12 K1HdSQd409ZUTZvNpZQa/iH5+X1I4Rr/5glm5R+VlFLqVu8qO+znkzA5v6quqhNIqaSy3GT6ffkY 4gFa+vgJbPeX3vRVpJLQewC9HZFVTweXpsGCJ+hNX/VsBeu3I+i2eoEaBgueoD991R3o1g0F7zUM FiihN41cHmtP9UwyflAMFTPT1GGwQI+ugRQXCojM0qhtx0RzjaaB06cbbNdHZqCR7foMTyElBHuQ vf+PlFAdKFOU3adrEUvI0T6IonNlRKXnKbhf9Uh9IiKS0f2oQLLWajCReWHYcmF8nxvUntLzFNzP hfy3na8OBldSWV4KRQQOIfvFxyhXoaDShHXUT7l9orhDUQEDag+s0hCD2mIGecNtNs/BwcHBwWFJ tGyHF3uUIidPAmKmPaYSRXduIdssNoqshDR1NxaMGIWpy/5ESa83sWqjAAKBABtXeaJN6i58MP4N TFlz0vgb7LIAkhYhr5x5tolg1Qku0z6CQOCO58rKmKlqaIW+Mzdh165NmNm3FTPRAngWvQaPwBAA uPkz5vZ/Ca96v4/VWw4jFQAKTmF3yGosnjoC/Tr1x5sboiEFwPOegOH2zzJvxlFDCweM//BN5P96 DFekajY0pnwknrgAx6Vv4rWOxq5XW8F+/Hx8kB+Fw1fUbWhciYLEOPzp6Ae/117QaN19/WGFFvZv 4MMPivDr4auQqhYIKkjBiT9fxFK/V7XYF0lPcHmsPaza6LsVuo18HwKBAAJBMAK97KpOW3shcENV m0HdESo8iDPpJzTe98ZgyB9CWq6odYrKxbieFI/jh44i9kIKbuaXq8l7AyHLwYVDB3DoxGWIGdrM BipH4X/XkZR0Gdf/K0C5UR3IRIHyorvISElCYvxxHDpwAIeOxyMx6Tpu5UkhZ17O0TRQ3MP1MyUY McULg/itYAXAqmUnOE3yw4KOl5GYKQXkZSh50BxtWj1TXTc+hba2duhzS4wHpi205kkT87nizg2c uTsUUya5gd+yGYBmaNnhJUyaPRUdT15GZpkC8ocSPGjZCq1q9jeyeh62fWxw624BWPWpaAZ5w202 30gs0ReWaDOH8WF7OWO7PjbD+a4upvFJCVI2z8LQ7zsgJPxzzBrUHtk7/NB735iqzeYVJchOPIRv VnyGo/234tzXYzTqsDKNLQAe/oPNE6fg+xdXIHzdjMcNrsfIC5BxbDMCph2B468H8cM4W406Z0xm T0OQCPE//4qLJRXI+3sfNiY7IGj+QDV5VIY7p35B6OkhiEjdCt+uTzMvqANr7WYJTcI/jzeOPQop M00VPG8I4sLwkWs7jZ4dZfTvLzmkOam4lJKGW1k5KGg5CNPnDwMfBbh+KhV4aSD6dtB8o0m96SMp cq4k4K+d32CbeDhWBbrD5mllb1Ug79zPWLLnOSxdPwP9lQPULTqh90u24Klwrt70oRLSnGu4+Fc4 1m7LxRur3oWHjXJgjCDLO4+tSyLRaumnmNtfOa+fQafefWDLq7vpsv70ASTNwZWLJ7BzbTjEbyxB oIctatVYsns4t3Ut9rSajfVzX0FbJX+16NQbL9nyVJZPvWnk8piZpAFs3ehbm83mdadxGpWgYmQc /RnrvzyITl8dxobhHQA8gjhhF74I/Bw/XhI/uZY3FAFbfoBgxssqy5sqdNJXEovljiOwUQzw3Obg s48XYvobA6o78vSDTvqqIWkmTh38E+dT7+IRvy9eG+WFEX3b4ynpFexZ9h4Wbjtb/T7kwy1AgB2C qXBS8TyoQh/6ABkKU6Mh/P57bNt2ApnMZAAAHy4+c7Hwg/mY9lpXxmb09aMfjZpSjowwP/T+tBdi 0oIxvE3DZcG4+liIIg1hY+cifXnN863ivOsVLHcMAvZEV19DqEj5Hh5jxVijoZ/NDYOWCxP43JD2 KDLCMNb9Xyxn6Hpy/ku4Jq6G4wxgz+NrpEjZPBVj736ItA3D0dDW7soY0hazyBvmFJX6gJbTXZoy lugLS7SZw/iwvZyxXR+bYaXvZBLKE4lIpPNxnwq1XFOZTOgThSSFwgOGEg8gnstYmuJuX70Gs9Ka 0RM2UIwWG7aZxhYFPUreTEN400iYXs+yQ9Wb65lkORh9o+Wm2zy3OSSIuqF2jwgmrLWbJTQZ/8ju UWL4R3XXUmaWH/ePKDzxXqOWsyF9+0t2l85vXUBuypprlrareS7s55PwmjE3Ca5Gy+ey1lHP8nx6 01ezFCDzb2t0qF/iUX/6apaTZP5tTY76l4HSm0YujxsHKzf6LqOs6K1VG8p/E01Zmu+J3Sgap7GG MrodGUj24JGd13KKSC2uWgovM4Jm2/OI5zaHNoYfpTOXLtKZY+G00X8I8ZTXkdcAnfQVx1AQH2Tt 8wl9E+RNdtXtjo2/nqb0Qk0V1I9O+qrbvEL/AbXKGXhj6bNTl+mv5UMe+/D06WO0b8ticufxyD4g km5ruCSsrvpq9gTw4IFgN4EWh+6iyOg4+mvrPLK3m0Gh0WcoJup3Cg8NIh8XPgEDyF+YonG7jvSi URuq6yL+CoopVlPxMTCuPjZSvZRRwG+U+fh7soIenA+hUbyq+rlqfwvlZRkr6G7kgkYvZWQOGLZc GN/nBrWn9DwF93OjgH3pT/Yokt2n8wJv4nkKKb2yeumrWkt73abI2c7sXdqLxXnDzUhpJJboC0u0 mcP4sL2csV0fm2Gl78QHMMtmCsKZ57XGHYLEKCx14TET6sWkPpEXION8DGJizuHvGymI358IuI/G MOdXMGzUGIwd0V+rEYWmsUWBkthPGaNrVFE9Oq5m1o26y5QwjT2aIIc0Px8S2SPc3r8Yg494IGGn D7rVGZlohRatO6ADT7thtuy121CU49bxnTiM0Vg0ugcaGn/atPxDkBdlIfHCRSRfy4bozk3cLgSs u9mji01X9Os/CK+69kTb5nUKl8boz18PkbVvKcbMu4XJP3+KOa+9iIKDSzD46PjqZ1qGooxTCF+7 HCuL30fS/tlwaNGwbr3pIylyrqYjV8ZM0ACjzVa4gfTcR8wEDTDUbIXakDQHV9Nz0TgXGmlGCpfH jUSB8vwMXDpzHv8kX0Hy7Tv479xxnMoE7NxH47WuHfHCS24Y5OKKwYP7mUHbQzt00liRjM0eb+D7 l7/Hye8moWtzKwAPkRE2Hy6BlRBc2I4AJ6W2p/wWDizywZSzU5Bw8WO82kpFoWOgk77qGSm7Z8Yg bcMwKDLicUC4Ges2HkamnTeCPvkAcycPg0PbFsxfaoxO+lCB7H0L4DQvHysOf4cPPbrimUf38M8v qzFjx010yrTBrFM/Y45DzVKfNb4FQpOUz6tHN30A5UXjw9em4ehrIdj/9Uw4W1f7SnYT+971x4+9 NiByxVBYWwFU/h9OrF+IN79uhhUndmLF4A4q6z0mOmmU5yMj5TYkzPNqqcDtw59hynZXbkaKxhDk 2QexaOQs7GnzP0x0ao9mZdk4tz8TL3q9jLa9RmNKl3+wPuo+7KwHYMaH3uglv469a77AyZG/4OLK wWi4pJofhi0Xxve5Ye0pR/aBjzFyym9o4+UBp/bNUJZ9EfsTO8Lrf3z08hqLLhfCEPXAGtb9puHD N+0gv74fa95Lwsi/DmLlq22ZN6wXw9rC/rzhAimNxBJ9YYk2cxgftpcztutjM6z0nSUHUvSMaWyp nsbb/09MSozAUpfnmRdUQdk4MHc05j0jQNqWceikwVenaezRBhnE8Xux94Zd1dJGGtikCey3W99U LfHiixCkLXVpcP17y/OPbujNXxXJ2OzxJo74/oZDH7yCViqDo4SHSV9jpPt1BDaRpew4fbrDdo2c Pt3QWR+Vo+ieGCJRARreaas52tk5oYeWe8fpopGy92G6UzCe/zUaW8a9WN1pno/Y5WMwInmhisEh cuQeWQrHtyXYaox6sFYgpWZpGBmK6gRUFmL62KF4ibn8qgbopI/u4sjCMfDD+trtv4eXEDJyNNY5 h9dpF1LuESx0XIzirX9hr2+PBvXqpO9xfuUhpE7gphIFsZ/jtTclEKSFYFyn6nL38BJCRnpDODIC F798XaPleHTSqLR8m1bwV3CBFK1QoDznPPaHRyI2owCKZ1+E67hpmDGmC0T7NiHkJDBy6UIMztqM udO+wikpD3YTPsOO7YsxzOh7chkHw5cL4/rc4PZQKXLOHUL477HIKFTgWb4rxs2cijHd7mJf8Hc4 ieFYGuSCrOD3Me2bvyCFIyas24btH/9PzRLR6jG4LSzPGy6Q0kgs0ReWaDOH8WF7OWO7PjbDSt9Z fCCFIJcWIK/wAXJzS9GiXSe0s26Pzm0Z65drgMlsqbiCbePHYZlsNnZ9Mw+eTl3AezyCniCXZuPS 3mDMCkiBV/RhfD2ar5FtJrOnscilyM8rQEFuHiQt2sGmnTWsO7fVag1tmKPdOsMFUgyJ3vxVEstY C1lVIKV6Leje0fBND8cch5bMu9RBb/oMBKdPd9iukdOnG43XVwnp9QMIDlqNDUfTmIlqMH5br6pO 24L+MTV1HwAU4cLaSRh8ZqaKQEr1TN0R/yLYGPWgykBKDYyACm8I/D/7CO9PH4NXtAio6KRPkYaw scPxaf89tfWpO48am2YgOTgWx+Y4oqEwgE76GthPpCr/d+P1BOUR4/UF0lSjk0b5HcSseQcTv0xG n3eX4UPPbrX3r6qDHLlnfsCC315TaZMqdNJnccghzclAesEz6Na7BzpoMYPP3GBPudCPz1ljj7wE ORlZKGjxInr36qj1tyLYZIuJ8qZxf4WDg4ODg6MpYD0YyxMTkVjruICYXR/BnQfw3BZgy7HzjHTl a3iw9xfi0u0IzHPSdhKpKXmEvJRDCFkwBo6tO8Cma2/0d30FTj27gG/dE25vrULYBRHkzJ+xkaed MOMbAebRDkzp3xWtrd0wbuYszJo1CzPHucG6dXcMCTiLPmvXI2jECxp/uJsHBHleMg6ELMRwRz46 2nRD7/6ucHXqCRu+NTq6TcOqsASI5Zo1CjmaIHIp8sViiHU+clFUrmDe3Xi0bIcXe5QiJ08C9aW5 EkV3biHb2gadtBwxrlce+9zEPlOLHNL8exCLxbhXVF6PP00FQS59UFXu7hWhnH0CuTzWGdPrI/Gf CJo4R4sgimlo9kIvDHLMwh8nUlDw2FGt4TB4KBwvJeLaPcZac5SPxBOnIXZ0gv0L9Xd3G54WaOsw HHM27EdiegyECzsiftkUuDqMwpyQk8iWGSHnrVqjU8/2kKT/h3tKf4+K7iIjWwJJTh6KGDKoKA85 kvbo2am1EdqMzdDyudbgSe4jr4jZ6ibIy0ohhQQlD5XS6BEeljwCr/1zjeoA1ZrmXTBi1Q/YFWCD S6fvw3roBEyePLmeYwKGv9yZeRcOvdEcPNu+cHG2a3SnMYe2NDGfN28D27794WzfuCAKuzBN3nAz UhqJJfrCEm3mMD5sL2ds18dmzMV3lHcSn3i9ha/+nYjwS99jpp26AMlDZO5+H25+J+Eq2I/fPxqE Nlo2RkzjEznyzmyEr9dKxHX2xLvTxmKgky3atrACqBS56ZdwJGwHjmb2RkDkfnw3uUeDo/RhMltq IMiLbuL88ZOISUjEjZSz2J/YBl4T3eDkPAive4zCiFde1KqxaFp7NIPyTuELXz98EdcSHu9OhffA vrBt+zQABUpzM5B0ZDdCj96BfcAupbXV68cc7NYvTXxGSpOZdVeClM2zMPT7DggJ/xyzBrVH9g6l GSmKEmQnHsI3Kz7D0f5bce7rMRotU6APfVR+F//E/IW4M3E4GnkApzKltS+wc4fvuFHwNNXeU/QQ 4n9O4VjcaZw+ehDhp24yLrCHu+8bGOnpiTFj3Y03UvwxCpSLkxFzLBZnTv+JyPA4ZNZK58HOfTzG jRyJUWNGm6Qu5/K4qel7hFu756Kn315mQgOYoh6srvsCb+PNbT9g3axBVeWr/Aq2+U7HgWHbn7Q/ 5Q+QevhrLPLfjeZrD1Uvg9gwOumrd0YKE6UZKrv74iejzFaQI+/4Srw25i+8tm0zVk2ww7Nl2Tjz 0+dYkPIcht8ph9O327BqRJeq979cjDMb5sPrq87Yboyl0UCQZeyAj8vnePjZr4hYPATtatpq8rs4 vvItjNniiIjHWmr2DngfV97/E3Ef9G9gdkgVumlE9d/dj/n9A5D+yXGcXOpWT9mqf5aNKnTXZ36Q NAOnTorx4sihcHiuTIs9uNqgm3MvdNCgTW/u6LtcmNrn+rWnEtKMszh5l4+R7g54rlSLfeZad4Oz Q4cGv3nqQ7+2mGHeMDafrxdouZN9U8YSfWGJNnMYH7aXM7brYzPm4bsyShf6VGn1iyQRM5mBIjuC fAECbwaFZ5YzkxvEJD6pSCWhd3fiTdhMlwoqmKlERKSQpJDQfwCh3zpKKFUwk1ViElsMCPvtKaV0 4TTi8Xwo9FIeyZjJRESKIromnE/2cKfghEJmqkrYb7e+kVCiwJ3sBImqfcjA7PwjiiS/as26He4k SJQw794gNb/XBwpJCoUHDCUeQDyXsTTF3Z5g504+flPI3Y5HAI/sJmygGJHmdbFu+hQkE52ktRMc q+/DJxevaeT3bhAFCwQk2LiKAv39aIaXC/EAE+gjIlkOxaydQnbV9+G5eNEMvwAKCt5IAsF6WhU4 h/xmeJELrzqf7abQ2pgcjZ4F0oc+KidRzAaaYMeruhfPhbxm+NO7QWtIIBDQxlWB5O83jbxc+NV/ y5EmrD1JIplm7yXSWSOXx01TXx7FBLkQwCN7/x/pfOZ9ksgURA+iKdAaxA+KoeKaS2U5dHL1WLL2 WEMntchXZRqnUYlqDTyAYOdBfkFrSLB1B21fNZnseGMoaMuPFBq8jPzc7Qngk1vAHromkTPvohad 9BXHUBCf4bMGqaDCm/+SqEKz51gnfcTwX81hP5+EVzPpb4E38Xhu5LNsDQkEa2iZjxvxYEsea+Op QDN5uutTPKBLAm/igU8uPh+RQPgr/R7+Pa3yG8LQUkpZxzaSnxufYB9IkbfLmHdSi84aiYgUdygq oJ8G3wZyKkw9SZEHL1C2sfLY7Kj53uSTp/AGVVbeIKFnzXuugYO/gmKKK5k3bJLot1yY3ud6teex fh8SppdRZbqQPJm61Rza1deq0astZpg3ml/ZiJs3ZSzRF5ZoM4fxYXs5Y7s+NmMevsumSD+7Kq3e 4ZTVQPv/cSAFjvRu1F1mcoOYxCfFMRTE70cBUXdIvXmVVByzgvjVjTNNMIktBoT99lR1BFkHRNF9 9RlZnd/VDVNmmgrYb7e+4QIpmh2mD6QQEZHsAaWf/o22rA4kfx93sgOP7NynkH/gWhIeSSJRmSal /Ak66VNkU9QCF4LdZFq97yLdlqgrQQqSSW7TpX2f0QQ7a7Jf8AeJ6ntmldBJH1WQKGoJ2cORJqze R5duF6sv47Jiun1pH62e4EiwX0JRItVBdia66SNSiP6gBfbWZDfhM9p36XZVZ7ZKZCS5fZH2rZ5M dnChBVHZ9by/aqOTRi6Pm6i+mrbeYFp15sGT07JEEtjVHUijKD5PawdbE89bSOkadgwr0ziNDBTF lBW7i4Lf9XwclKp92JO732oSxqRTodrnSDU66WtUIEU7dNJXg+wBpZ85QhFCIYVHnqBEUWlVHSK7 Q6dD55Hb40DeGArcdtaIwdpqZPcocc8K8qoJKgME3hDyDz2lpCWPYoLcyM7rE9qXWqRxHUj60kgK kknySSQupDJt/rgG6EefeaGQpFPswb8oObecSCGh7JRESkzU5MigPC3Kpzmj73Jhap/r1x45SdJP 0cHjKZQrU5BCkk0pdXSrOdLVDMDTAv3aYn55o/mVjbh5U8YSfWGJNnMYH7aXM7brYzPm4bu7FPVu zcjTAeS/7byajjkZSW7H0zb/AdXX2pFfZDbzogYxiU8qUknoPYDejsiq5yOsOpBiHUhR9zVrapnE lscoSCbJodSUbJLUMkpOhannKT5VpPVHn2nt0YSqGSnWb0fQ7fps0yhw9gT2261vmnggpUxEqXU+ Oi5QzK6PyJ0H4rktoC3Hzqv4MKm5hkf2/kK6dPseFaqsC+uH7f7SRZ/ifhQFWHcnb2EqadblWz2L zFj1avXoYc07fxVUkS4kb56x6gsZ3Y8KJGveNBKmlzITVVM9o7LBALISumjk8rip6qsJpLhQUEze k9Pyq7R1qDXBWUCJ5cp//QGdWTWYAG/amqphWVWicRrVoygrJLHoNqUnJ1Jicjpli8SUpzLIV9Xx rTrtCTrpU5RRoVhE4sIyjfKrNkbQpyFVPr1f9z0nk1BenqTe9oE+9SnKCignPYUSU7NIVMenlVRW VMxoz8pIkpdfTxC6Cn1q1A725DGH+dHUykVTsqcp2UKNsKfhBQs5ODg4ODgshg542WMIqla/voyd AUNg03Egxs1cgOVrBQgJ+QqrF8/FzHGvgt9tGAJ2Xq7+3Sv4X7+Ote7EWlo4YPyHbyL/12O4Iq1k plZB+Ug8cQGOS9/Eax11WUHVGFRCmvoLFg0fCKdlf0FEymky5F74BsOcBuGNz/9qYpuut4L9+Pn4 ID8Kh68UQbVllShIjMOfjn7we+0Fjdec52hCtOSjr4sLXJSOV7pK8Nf3YTjVYja2/BqCBWMG10qv OgZhuN+X2L7FB/k7P8cnv/2HZs9wnw3KUFEusgrbo3f3TmjBTFRJS7zQvRtaF4qQW2dTYQNAEuRm PUDr3t3xQgtNnn4rtHihO3q3foCsXImaOkWfyFGUK0Jh627o/kJLZqJqWnRC997tUZiVW2eDaEPA 5bGOsFZfG9g48AEkYUvwd4i8mFVVnp5qhy5OnYGUA9jzVw4e56DsHm5eEQO4hoS0B7VvZQKsWrbF C/yucHB2gYuzA2z5L6ADT1Vb7RGyfvsA03/7Fwpmkr6waom2L/DxQtuWjWhjGEGfhlT5tBPaMvY3 UmT9hunTf0OWkQRatbRGF4eX4dK3B/h1fNoMLZ9vU3uPKMW/+G36B/gt65HSSTbBnjxmNYo0hI3u hdFhafX4SYGS2E9gY/MJYkvUX8WhIU3M54qMMIy2egthGeXMJCXyEbvcFTbLY1HCTGITZpA33BcR BwcHBwfHY56G7dh38Nko2yenpEk4umcbNn4ahGXLVmBNaBj2HE3Ck61mbeGx9gNMstewI8jUUDnK n3fD1B5HMH/eN4hKSERSUpLSkYDo7z7Ge7FOmD6oBbL+UUq7kgOp4Xo2GsfDFIQt+RR/8d9BxBcj YFPrq/MZ9Jy8Hmd2vQX6egXWRN8xYMeMsalEabk1hk3tjIPzF2FT1FlGPibiQvQPWPLeGQyd3h8t spKV0q4hR10QjaOJU46bUT/hq0uFwPhxGGmnfrtYoBV6uo+GJ3Lw1xff4/AtY3bUyCCO34mQkBDt j02HcP2h4Z90q7ad0NM6C/EXbqJEkz9HRcj45zok1jbo1FZVp6eesWqNTj3bQxyfiOslmjzvlSjJ uILLkvbo2al1IzpFtaU52naygbU4CReuqwsG14ZKMvHP5VxY9+yEtoYXyOWxrrBWX2v0fX0kHAFI 477Em9MPILMSANrBYeBLABLw7fjRmLh4DUJC1mDxpCmYe/g/AC3w7NNPMW/GwcHBYQQqIS0qQn3d 5Bz6pon5nB6iKK+UedZMMW3eWFHVNBaN0Hon+yaMJfrCEm3mMD5sL2ds18dmzMd3BHleEn5d9wkW fvuXUsBEBXbeCPpkORb7vQp+c+0/+U3iE0UawsYOx9wTYmZKw3gKkX5sDhxUDMMwiS0gVKR8D4/+ x+GbHIEPnKvmEtWB7uLIwjHww3qkbRmHThpklWns0YZyZIT5offc/cwEDfCBMD0ccxzqBv/Yb7e+ kSIpZDx8EYK0pS5oqOvT/P2TgwOzPDAlPBPwDkfWwZnoUc/zQDn78HbXqdgHR7wbFYNt42yYl9RL 4/2lQ/nutw4JFz/Gq63qMayaxusDQPlIWO8Pz5V34LV2Jd7zHoh+drawZoxopvJC3M1Ow8Xfv8eK lfHosvYXRK4YCuuG5emmD5UoTPgaUzy/xB2vT7D+vfFw6dcL3awZo5ypHEV3/8ONiwcRumIdjnZZ jRORH2KwdcMdxrrpA6jwLNZPmYaVd4Zh7foAeLs4wa5bu9ojrqFAeZEY2TcS8HtoMFYe7YK1J3Zi xeAOGnW066SRy+Omq092E/ve9cXUHZcBOwES05bCpTlBlrEDPi5zcVhV4483A+Ep2zGz5zPMlHpp tEadKUdG2Fwswiocm+OodgQtp089iowwjF0EfKem7QsT66tq068BvhOqbNPVYDqN7M9jU0LiePy8 9yJKKBd//7wdyf3nYf7ATqrfbY+ycWrHDpweuB2pe33RVeVFTQtDlAtT+lz/9sggjt+LvRfzQXl/ 4+eNGegf5IuBHVXNoSU8unMWO0JTMTDiL+z17aHaZg3Rvy3mlTdcIKWRWKIvLNFmDuOjv3KmQLn4 GhLSmmOAe9+qkYtUglunjiDqfDry0QH2Q97AJHc78LSoePWnz/IwP9/JUJT1Dy4mpiI9W4S7/2bi XlkzWHezR5cOndCznzMGvPIyerRV1VjRDJP4hKTIuZqOXBkzQQNadELvl2xVPjMmsQUKlMR+CscZ wJ60YAxvo+4TrbpTdt8YtYEgJqaxRxsqIc25gfTcxswSeAadeveBLa9uJxX77dY3lhZIEeFIwAiM /zENwAD4b/sB62YNAp/RMQzIIc2+gL2ffVC9hKEd/CLjsGuy0mw9DdCfvwhycRy+/WgHHkxZjiBv J1jXCl4/Ql5iOJZ/kgqPb77ADKfnVX94MdBVH0nTcFiwEku/PIDMx2f5cPHygFMrEc7tP6V03hbu iwX4Yc2b6Kvi2VOFrvpAxcg4/C2WLQ3BH5lPeoZ5Ll6Y6NQSd84dxynl8+7LsP2HlXirr3H8B1RC mhEFwbIV+PKPtCeneS7wmtgHre5cxP5TN5XOj8Li7V9jzVv9VL6HVKGrRi6Pm64+kmbi1G/h2Hmg Az44tAguzQFQARI3zYHHssOMgTQD4C/cie9mv6xx2atBF426wfZObLbr4wIpusP+PDYliowwjO09 FyeYCSrhw83/Q6xeMR9eDprVj+aOIcqFKX2uf3u0HHTEGwL/zz7BioAxcNCwjaIO/dtiXnnDBVIa iSX6whJt5jA++ilnlZCm7sGiSe9jZ4/Q6o7Th8jatxRjpm7Fk0/yAZgdsQ8/+tpruPa1vvRZJpzv 6mIePiHIpQUowvNq1uCuwjS21MxI+ROTEiOw1OV55gVVUDYOzB2Nec8ImtCMFMNgqXZrivn7pwLZ +xbAaWrYk05Cngu8JrrBybEnOj5TiZI7N3Hr3xQcqrWEofpZTPWhN39RLmJXTMF7+Bzn1o9AO5XP 8ENkhL0D77PjcfTHt9BTgz0Z9KKPypF/4xLOXEhC8pWruC3Kqu5ct4e7zyB0bfciXho4EC6ugzH4 JT5jtkX96EUfFCjPz8ClM+fxT/IVJN++g//OHcepTMDOfTRe69oRL7zkhkEurhg8uJ+KoJp69KMP oPJc3Lh0Hhf+uYwryVkQ/VcdQLFzh89r3dHuBScMHOQK18ED8RK/lVYfzHrRyOVxE9fHgEpw6+xx RJ88h7//e4ROvZ3hMvwNTBjUVau8rcEgGjWC7Z3YbNfHBVJ0h/15bFLkUuTnSSCjLOz3n4Uj43Zh p09PFe+4p9G6YzvwGrH6gTljkHJhQp/r356qb/Q8SQXo9n74D47DuIRv4dPtaeaFQIvW6NiB1+CA MU3Rvy3mlTdcIKWRWKIvLNFmDuOjl3JGd3FkoRc+LF+IXV9MhVvXNniqIAYrXpuIHxzWIW5nAFxb FyNxy0J4/DwAf2m4BAj0pc9C4XxXF/PwCcs/gh7+g80TJ2KlfAa2bwyAV39bpYYVQV50E6fDv8KC wGvwij6Mr0fzVTTI6mIye0yM+dutQHnRfYhF91BQpoBVOzsM6NEWVgBI+gC5eB6d6wkINoT5+weg kovY9KYPlv2Vw0xSgy08tFiqSBm9+ethAtYOWoA7649iy7gX1TzD1YHVocn4IHUrfLuq+JBkoDd9 BoLTpzts18jp0w2264NJNbK8/cZ6fVwgRXfYn8esgESI//k33OjzFuYPs1HTxrE8DFouTOBzQ9pT tSxWJvpMn45hfE2HCDceQ9piDnmjri7j4ODgMF/KspFyFhgxxQuvdm2D5lBAknoWh9NexnuBvnCx bgE074BXxozBkGuXcf1OY5bG4WjyyPNw/cRuhCyfBY9erWFlZQWrXiFIkgOAHPeOf4UP1u7F2ZxS jTbJ5TAQrZwx55v1mCHdialu3dDa2g3jZs7CrFmzMHOcG6yte2Nk4D94JeRrfOKpWRDFvCDIpTlI iTuCfWHfISRkJ+LFMgCVKLoej7jreZAzf9IkeYS8lEMIWTAW/axt0NPpFbi6uuKtyEzUbHFcmb4D r/V/E8vDEiCWW+5Ta9VmIBbvPYDwxaOgZlehJ9h5I0i4D3uDXtM6iKJ/cnElKw/qVyVUQPogFwVS CUrLFcxE40PlKLonhlgsxr2ichO/J+QolT6qrYEeQnw9CfHH/8CR2AtIuZmHcqOKJMhyLuLQgcM4 kXTXyH9bf1B5Af67fhlJSdfxX6GJ85nKUXQnAylJfyP++GEcOHAYx+P/RtL1/5AntYw3gXGQo+hW Cv65VWTa/Obg4GgaWNlg2DuL8Y6ROo05mp7PrfjD8M5Sf6MEUQyOGeQNF0jh4OBoesjLUPKgOdq0 eqa68i3B9TOnkOY4HJ7927O2QuZgCwS5+BRCZoyC02g/LNsYXmv97sdXlf6H7z6dgWEjlmBHajH3 MW0yngLPaRq+O3EKpyNCsXy6I3DjL4SHJ+BOK1csFOzAkcSj2PnhUHRscg//I4gTfsb7wweh//Dx mDr3Ayxb9iduSioByJB74TsMdxqN+WFXIG3SBVSKjN2BeK3/JCzbdqJquZ0pY+GiKkqQeRgb505D wParKGemWQxWaN7RFTO/OYqczAuI3idEqGANgt71h5/fHASuWg9BqBCRMYnIStyPDXMGg6/H6fON 4tnucB3ZBee/D8Hm6FTkMwMl8hJkJ+7HxuBduOM5AoO6a7cZdKOgchTdu4f8Oh3UjyBO2I7FI16G Nd8GNjY24Fv3hNvUdTiQ+sDIgc1KSDOOImT2/9BnzTlIgOp33DlsWzAaDk6ueH2MN8aPGIz+Ds54 feFepEprQo+GhlB28zAWTpmI0a5ueH1OCA6wMqBSCemtU9i9eS0+Xv45QsNO4HphVbBamroXC1/v hx5Or8DV1Qk9uo7Cwt0mqG/lD5Aa9Q0WjHgZ1ra90d91EF4fMxFTpkzEmNcHwdWpBzrxh+CtVbtY P/hDkRGG0VauWB6bz0xiEeXIjFxcK1DPwcHBwcHBYRlwS3s1Ekv0hSXazGF89FLOFDexe8pYrHP4 AafXeqKd6CAWjZyHU5P3K62tLoPoQCD6reyMwxdXYZjaTaproxd9ForZ+E6Wgd2zxsHvV6UNbmuw EyAxbSlcmsshPvA+bKb8CADgeQuRtH82HDRYk18Z8/BJU5uWL4c0vxhoW//aquy3hyDL+g3vjvkY /01ei7VzhqJbwSH4Dz6LqenhmOPwzJNlzVY+wsdJP2OOQyvmTerAfruZEGQZO+DjMhcxrh/hhy/f wRtuvdCh+WWEOLpiW0Ci0ibyMhRlHMPXAe9jTfJkRKWFYFwn7Zb5Mj//6Bs5im6lIgvdHi+ZVh/6 8xdBLo7FxoD3sfKPNKBmb4pnmwGKB0g9dBRJUgD28yE8KMBsY2w2XxKL5Y4zkBwcq1Q3ypF3ZiN8 vVbiUm9fLJjkgk7PWIFKMnDsl18Rd38EBHFh+Mi1neH1gSDPPohFI2dhm2I4lqxdh2BfJ7SS3cS+ d30xdf+z8F8dAN9Xe6MD8nHjQiS++/I3FPlsR7RR9phRoCT2UziO+B1DV81Bj392YePRYrj5L8aH sydizBB7tK2njtYU3TQq7bl3U2lDdI+1OLJlAI5Nehexry7EIt9X0c0qF6nHtiMotAAzIvfju8k9 NFqLXDd9AOR3ELPmHUz8Mh6dvebjA9+h6N3tWdzasQohZTPxQ+BLkInuIOvvPxG+ZR+S+EZ8RhpB 1WazW9A/JhobhndgJtfB2PqqkCIpZDx8EaL0flGPaTTCDNpvbNfHLe2lO+zPY/YgQ1HGRcRfvIb0 +3UH8D3GqhfeWOCNvhouS27OGL5cGNfnBrdHXoCMhHO4mPov7tczKMaq5xtYMLkvGv4qVI/BbWF7 3pAWACAtf9JksURfWKLNHMZHP+VMRvejl5Nj9b0AEHi+tPWapCpZcZdOC2aTG8+WPNbGU4GC+Xv1 6EefZWIevpPTg+hlxAcI4JGdVxBt3XeMzhwTkBdAsBNQoqzqusJL35OPPa/aLh8Sppcxb9Yg5uGT MkoXTiNP4Q2qZCYpYR62EFHlDRJ6Tmswv9hvj4SSQ72IN2ozJZdWVWKV6ULyZJbF0r9JMNiR3o7I Ik2qOvbbzaSUUrd6E3jTSJhe+uS0LJEEdiA7QSLJlC9//IwPplVnHtRK0QTz84++kVCiwF2FX1Wj b38pyu5Q4pEdJAgKoBleLsQDj+zcp5B/4Oe0JeI0pRdWMH9SLzrpK46hID6/dt34KIW2etoSb8IP lCyRK12sIJnoBK32sCWet5DSKzR5GnXUV11HwD6QIm/X1AkKqkgXkjevO03YmkK1a8Eyuh0ZSPZw p+CEwlop6tBNXyUVx6wgPlwoKCaPSPaA0mOEFOTlWP3+XU7CmHQqlGnmK3XopFGRRRFv2xFv1HqK uVtKCqqksty/Seg/hIa6DyY+My8rUkno3d2IeSyj3OggsscA8hcmUcFjXymoIjOCZjtOoLXn86rr /koqu32sqgx6bKTzBcrlUz266SunvPTLlJiYqPHxd+QqGlxTJjRAN32NxbT1oL7h9OkG2/WRGWhk uz7DU0qZvy8hN16VH+o9+Csopri+L7Kmg2HLhfF9blB7Km7S7wuGEo+pXcXBD4qhYubvtcSgtphB 3qgLCnNwcHCYMc3RyXMVTsT/gm9XfYjFq7fi4NnNmOdUvc4LleDfc7lw+Wwrtn0wmAXrvnOwh2Kk njsLMQDehA2IjFiHgLfGYJhzT7Svdd1TaOu6EHuPhMKbBwAZuHKruNYVHByGpRwP7t5D6wFO6FHf KJyWrdGutQwPShn7IzQZHiAt4RowYgw87DUZW/UU2r38KkYhF7fzSpmJHCzHquWLcPHyx9INW7H7 SCIkJMG/cb9jx7efYYHv63BoW7M2NEEufaBi2S3DQvdu4Mz55zFjvjde5j2llGKF5vz/Ye67o4CY c7gsVr/Ti96gPKRdSIP1iJEYalszUplQdudf/C11g/dwB9Qev9wStkNHYoR1DlJvFxq/vmjeDg7D 52DDoXNIjwnFFBzG3BEucJ24AmEnrkDMXM7NCFBeKk5FP4sZH8yEh00rWKEZWnZ0xdT3J6PylATe 80bDXnnmTgsHjJvnjRZGy+P7uHjoT4i938eKmQNg/XgGjxVa9PDADO98hIRfQB4BQDO07DoaywWB eCnuDxy7VlT7XgZBgivCeXB1ddX4GDhlDRKYt+GoQpGGsNG9MDosDeqfBgVKYj+Bjc0niC1Rf5VB YLs+lCMj7C1YjQ5DRn1/uiQWy21Ms7xc1dJ2byEso77FR/MRu9wVNstjUcJMMjSsz2MzpSIDR77e iRv/W4djqbchLiyDggik6hCtw3ANV9LgqIcm5XNCxfVj+HrrHfwv+ChSs++hsKyyrh3Vh2jDcLRh 3oJNmEHeGP8vcnBwcBgDq+dgO/RtBH65Cd98EYCJzp2eTL1v5og5B49g61IvONTq6ODgKEXe7VwA thjxpiejI4yJFVr0dMbQzgAgRWFpBfMCDg4D0hLtX3wBkpw8FNXT40lFd5GRzUPPTq01WsbFElBI inCPeZKjifEIWb99gOm//VtPZ4/+ofJSPJA+o7RHmzLN0bZjZ7SWSlBqjKAAPULpg4do2aYVWj4W Y4XmrVozBgY8waplK7Rp+dC0gVdVAZXRznB4fT5CDiQZNaBCRbnIKmTmpxVatrZGazDPoypY0aoV WhotjyXIzXqA1r274wXmUmxWbdDF4UUUnr2KrLKa3LRCK/sBGMbPxMWbeUZ4Nlqjj+dEePAAnlsA vv31d0RGRtZ7/L41EG7M23BoQSWkRUUs3gOM7foAkhYhj9UCH6KI1QNB2J/HrKO8AHdvtcSQyZPg 2bcrXmjbUkUbgkOvNCmfE8ofiHELbpjsMxx9bTujbUsz7uo3g7wxY+9ycHBw1IXE8fgp5DscuK7J GJ1HyEv5E2GbN2Fz2J9IyXvEvIDDYpEir1CKhsaTUkk+7j4EgBZ49un6gi4cHPrmOdj/bzQGR23A Zz8lqOhclEOanYA9azbgh8rRmDioM+saofrheXR7qSdwJkHDEeAP8e/ZGJxHPwx2VNedzMHROJp1 6YPX+5UgJ0+iIhAhR1HefUisbdCpbUO7KuiBZh1hP8gO4j/ikFhQs1a2FZ51GAgvxxs4ey2XobES BYlx+ENsh0H2HU3/kVgroCLEwk7nsWyKa1VAJeZ2g+9nfWDVthN6Wj9A+n+5Sn+vEkV3biEbRSry 2ch5bPUMnmvfSk1AXY4y6UPggQQP5U8SqfwhSspbof1zzCCQIXgG/BFLsXNXIPiXUnDbejAmTZ6M yfUck4a/DGvmbSycqm+bEIRsCkP0rQLcig7DppAQhKg61n6Ed4J2Q+bujF6tjfMUs10fSIT4nzYh JOQbCKMzgFvREG5SoS0kBCEha7DknZXYIXPGK72MNWZbBnH8ToSEhGCTMBq3kIFo4TcqtIUgJESA tUsWIWiHDO6v9EBr5q0MBOvz2Nzh2aLfoOeZZzkMSZPyeTPwuvfBoOrFV8wec8gb5lpf9QEt1w1r yliiLyzRZg7jo3M5Kz5NqxydKSDqDikk/9GFqJ0UKhCQYOs+iknNVVrLWE4PYj6ttY8Kz2MNnRSV 17odE531WTDm4bvq/RYAgv18EibnV5UZUST5QXmPlEoqy02m35ePqV6L1Ju2pirtz6Ah5uETbo8U 1qIoomvhi6rWkOW5kNcUd7KDPbn7TCcfd/sqG+ym0NqYHI3WcSdzsbsWCipNDKHB4JG93/d0Jlta tR+Aij1SFGV3KDFiBXnwQDzPbXTtkWZ7GChjfv7RN+ayN4AR6q3iGAriW5Nb4A/0e1QMJSQmUmJq Kp3f6kf2HuvpdO4jpYuV9kh5O4Jua1j0dNJHCipN3kyjeDyy9/+REkSl1XtlSOjaVl+yHvUNXSqu 2Sejggqu/U7LPWxr7bvUELrpY+yR0hBKe6hos763ThoVIope7Eawn0fbzt8kkegOZV76lZZ79KMx PhOoX612o4JkuXEUbNQ8LqV04TTi8bxJcP6+0jOpINn9aApy5DG01OyD40WhydX7BjaAbvqqkf1L Ef6OhMEhlNhA2ara60vDMqEvfVpj3HqwyidV92j44JObv4Ci0os02heNLEBfVbuPr0KL6oPnNocE UTdIoqFAnfVRGaULferoUHvwhpC/4Ail19qHq3501cj6PDZ7ZJR7ei2N8lR+L3MYtlwY3+cGtUch ptOfTSRPwQUq1vTB0wGD2mIGeWNFVT/SCK13sm/CWKIvLNFmDuOjezl7BHGMALPWXkdnOos9p3KU 0gZgdsQ+/OhrjxZ0F0cWeuFDrMARwUR0lVzA9wFzsWvgblxcORjqVtrXXZ/lYh6+I1SkfA+P/h/g PACAD5cJk/HGyxL8GRyOJGsvBAa9AiTH48i+U8is/hXPW4ik/bPhwFxaowHMwyeaYTa2KNIQNnYN 8J0Qcxxq7xCgjNnYAxmKMhJwPCYOCX9fRUr8cZyCK3yG9YfzsFEYM9Ydr/BbaTzy2HzsVoIKkLhp DjyWHYYU9vB41xdje0pw+qtQ/DN+Db5waYncu1dxMvIATmVKATs/bIsMxTvObTX2Sw1m6R+9IkVS yHj4IgRpS12eLJmpBtP5qxwZYXOxCKtwbI6j2tkVOul7mIjNk6Yh8MRNZgoAPjyFsVV/m+7g+Bcf 46s9h3Hq/lhsPvsT3tew7OmkD3jcJpo+cRXipPZw95uIkS/1hK31XUSu3wPJlA8x/cUSZCTFIDI8 DvfdFmHLjjWY4fS8EfQpUBL7KRxHnMDMmGhsGN6BeYFq5AX4N0uGbg6dUbMjTn3oppEgF5/Emulz 8WVcTXuSB3v/73Eg2AHRs33xRcEQLJjkgk64h78P/or96a9g7YmdWDG4gxF8CFDJRWx60wfLEl6A z4K3MMalG1oUXMXJHdsRfkNJiywL0YI1WL3+dxTN2IWT301C18d7qqhHV31VyJF7ZCkcx6fgo4SD WPlqW+YFj6Gi6/gr9hbauI3Aq4/39lGPfvRpi5HrQbkU+XkSyCgL+/1n4ci4Xdjp01NF+XoarTu2 A0+DfFWmyeuDHNL8fEhkj3B7/2IMPuKBhJ0+6FZHhhVatO6ADryGcrQ2uusjyKUFyJNUgG7vh//g OIxL+BY+3Z5mXgi0aI2OHXgNljkmOmtkfR6bOSRFzpUEnNgWjJDyqfj+vYFoq9aFbdDNuRc6aOlj c8Sg5cIEPjekPSTNwZWL0di2YgfK53yO99zaq3g+q2ndDc4OHbSuR5QxpC3mkDdcIKWRWKIvLNFm DuOjn3JWhAtrJ8Pv36kIXzcDg/itgPJcXD/8Fd5c1QLfnluL0c9dwtpBC3Bn/VFsGfcirGo+8tbb IS7ufTg/rboy1o8+y8RsfEf5SFjvD8+VRyFlpqmC5w1BXBg+cm2nvsGiBuP4RAZx/F7svdiITTOt euGNBd7oW99m5tUYxxY90OQCKfrFbO2mYmQc/Rnrv/waOy+JmanV8OHm/yFWr5gPLwfNOoqZmK1/ 9IaROxAbjRECKUpQeRHuF5aBygshKigDPSxAYXsXjOzbDlaKNISNnYo9PWdhyft+GOvUvkG/1aAf fZWQ3orHgV8isHPHXsRlMt9sPNi5v4lpM2dixuRhcGirSXiiCt30NTKQoiW6aQQAgrzoJhLOXsbN XDnadumLwa87g9/SCnLxGWz55BOs3HkeUvBg5zEPy9Yuw9zBNkbMY4I8Lwn7NgXjsw2HnwzwcJuH tSGfY+HrL1ZpKYnFcsf3kOr3JTZ+Ohl9690D7gm666tGLkV+3kM0t+6g17Xb9aZPK0xUD5II8T// hht93sL8YTaNeoepwmL01bSHb9hh+vxh4OtJoP70VS2h9fPeTPSZPh3D+JrXxQ2hN42sz2MzRZGG sLHDMfeEuvarEvwViEkLNskG28bGoOXCBD43pD2KjDCM7T0XJ5gJKuAHxSBNxw3nDWmLOeQNF0hp JJboC0u0mcP46KWcKdIQNnYGLi06XB0kqaYiGZs9giDZ9BtW9v0Hyx2DgD01H+/VMxHGirGmnspY L/osFLPynfw+kn4VYOnCTTjF7HNSguf+EbaELMPbLp0b/JBWhXF8Uo6MMD/0nrufmdAw/dYh4eLH eJULpFgMZm+3vAQ56Vdx/WYO7mbfQUEFgKfbwbZnD/Tq3Q9OvToqbbytPWbvH50xUQei1hg3kKI9 VSOQi/B8vaOf9a6PylF0vxCSkjzkSoDWnTqi9bNqRjjLpcgvAtqqSqtGV31VAagKtGxU57oc0vxi oG39o5911dgwCpQX5aOw/GlYd26rVL8YO48VKC8SI/t2HuRtOsOGz9hslspRXAK0eV5p01Yj5LFO sFaf6evBx8FbZkINVs8yyqN6LFFfTV1YpvaWT+FZDeslg+irqVfKava3qovVs9borOEmzIbQyPo8 NidIipyr6cjVaPMv/YzANwcMWi5M4HND2kPSHFxNV97PrR7MYUYKy/OGC6Q0Ekv0hSXazGF89FLO FGkIGzsX6csP1x7hqHze9QoXSDEy5uc7grwoC4kXLiL5WjZEd27idiFg3c0eXWy6ol//QXjVtSfa 6vDiNo1PCHJxHL79aAceTFmOIG8nWNey4RHyEsOx/JNUeHzzhZGWeDEiZhxIqRqpeBElzIQGeQY9 35iFyX0bHnvERrvVQUW3cDmzEC1tHNGXr25BRjVQOfL/zcDtkko8274benZrx33sa4TpOxA1g+2B FLbrqx7duAj47tgcOKgRaEp97K/LuTzWFfbqM109SNI0HA4NRvBXe5FUz0AfbUbpWpI+UDEyDv+A 1cHfY19SfaOdXRCk4Uw5vepDJaQZRxC6ei2+2nep3pnx2owq16dG1ucxR5OhqZWLpmRPU7IFjbCH C6Q0Ekv0hSXazGF89FPOqpf2urMA0d9MQc+WzQDIUJCwGVM9L2JqUjhmtz2JhY4rgPDo6lkrMogO BKLfpj7c0l4GgvNdXUziE8pF7IopeA+f49z6EWinsqg/REbYO/A+Ox5Hf3wLPTXY+8UkthgQNtqj zbTt2rgjuIF16Wtgo93qqLy+De5OX6JVzV4UAGpGgefLn1M/UrM8DRFL5mP+trPVnRS2cF8swA9r 3mxwuRtz8o9hMF0HonawvROb7frY3IldDRdI0Rm25zHb9WmK/jSWIGXzLAxdmYvJS6ZhpPMLaJ62 H8tTXsKGqX3wDCpReHEHNqS54OPZ4zDKayBsjdp+Y7s+wsOU7zFx6HoUTZ6H2SNfRufm6YhYfhXO G3zQ5xkrUOFF/LDhXwz92A9vjBpt/H16Hv6DzRMnYmWRB5bMHgnnzoS0iG1IcQ7A1D48gPJx8Yef kDY0ALPfGA2vV22NsFeUMmzP4yaEgZZDNCeMXi4M7HPj2lO995L0KY1nhmmDcW1hX97oXwEHBweH yXkerjPfx4iYOXAeOgEzZ83CrLc8MXBIKB797yEOb/kZu8MjceolW+Rs34J9Z/5GYuxeCL47hhff cIW9miAKB0eToCwTCUclcB/qCGu1Rf1ZdHcZhHb7T+CSWKN5taZFXoCM+EMI2xyCkBD1x6YD1/GQ +VszopnDHBwnAtUcshzECObA9+Pfca2g4sl5IhApIMu9gG2zJyIgPBSBgxoOopgbT3V3gffgclw6 ex33KnKRcmATFgzvjRatO4Bv3RH2wxciJOoaCuXKjeJHyNq/tiqIYucOH79p8HKR49S3C+AvOItC zdrPHBwcHBxNBjmk+fcgFosbOHJRVK5g/th4VGTh9L5UjAj9Gdu/fA8zp0yC1+CeeLrHYHhNnozJ k30wd+0P+OrF/5Ddrhu6aNCBrVfYrg+luHn6OBJGBGPP9i+wYOabmOw1GD2e7onBXpMwefJkTJn7 BXZ+1QNXsp+HXZeGgyj6hVBx8xz2JQxD6J6t+HLBTEyZ/AYG92iHHoPfwOTJkzF5ynys3fkJXryS h3Z2fI2CKHqF9Xls3lB5Ni7sC8Fib1e0btEaHW06w/rZ59HLYxY+/u4oUgvN4JvMzGhaPlegPOcC 9oUshrfri2jRugNs+NZ4tpkDPGatwHdHmN9E7IbNecMFUjg4OJogVmjedSK+iTmGLZPsq0bMthuM wKg/cejQHqxzy0Vcahd8ukWIzXMV+NFrENxGLEJUm/ew5R03aLlADEeTRQ5pzjWcPX4Au7d9U6tD fnPYfhw/ex1iU35Q60QurmTl1bOOqgLSB7kokEpQynYbZTex752R6P36JMwNXIZly9Qfmy7eg5z5 e7OlEgVnfsR7Qhu8s2winKyZn9NWaN5xIOZ8PB7iddtw9JY5h5DU0OoVzN0cDM+zX2Le5EkYOmUp tsXdrE6UIjNuK5ZNeAO+3/6NkprvBsrBucjTkDouQ9SZaPy2ay+OXLiI6OXOuPR1OE7kVCj9AY66 8OCyNA7/ajAbxbS0hMOcvThez0wADg4OS6YS0ow/8d3yqXBt3QKtO/JhY2PTwOGL7akmfJeWF+Du rTbo3b1TdQe6FZq3ag1eTh6Kat5xzbtjzNz+OLFiP65UGLnDjO36UI4Hd++hde/ueKGmg7/5s2jD y0NeUU3rsCW6jvHF0BPf4tcr9a1bZQgI5Q/EuNW6G7q/UBPEaY5WbYCcPEn1XiRWaN51BOYOPYcV v16D0VssrM9j84WkV7BjwUQMnvoFjpQ4YO6q9RAIBBBsXII32qTihw/G4dUpGxAjfsT8KUcjaVo+ r4Q0dTcWjBiFqcv+REmvN7FqowACgQAbV3miTeoufDD+DUxZcxJiMwimsD5vSAsAkJY/abJYoi8s 0WYO42P8ciYjSXYqJSb/S3lllczEOhhfX9PBfHynIJnoPAmDvMmuWrPaw24yrT54gyQK5j00wyQ+ UYgoerEbwX46CY5dq1vuZcV0+9KvtNzDlnie2+jaI82MM4ktpKBHyZtpCLqTV/BRSs0WkUik/hAX lpFm1pjKHm0opIRgd7IOiKL79Rn16DKFDnGktyOyNLKd/XYzUVBpwjrqB1vyWP4rXcp6QGUKIlKU UUFWPG3zH0DgTSNhemnV5dIztMoWZLvqDEmV73I7gt7mOdK7UXeVztbF/PzTEDKS5InrPCt1j/tU yKwrNIDt/jKdvjJKF04jT+ENqs+rptNHVJkuJE9PIaXXI9CU+qjyBgk9p5EwvYyZUgvTaeTyWFcM p09BFZkRNNue9/j3mh3uJEiUMG/WII3TqILS8xTcz5kCou48fp9XpgvJ0/FzOlP8xEmV6ULyhE+D z0YNFqNPVbup8gYJPT1o1Zn8J5dV3iChp12Dz24N+tNX3Z6xDqSo+7Lqc2WULvQlx1WnqfjxdWWU LvQhNPBsKKM3jazPY3OlmJJDJxLPfh5tS7hT1Y6tRQUVph+mVR7dyX7BHySqk940MWy5ML7PDWpP aRKFjupO9v4/UoKotO43n+wBpf/xGXnwXGhBVHbddC0xqC1mkDfcIC0ODg4Lpzl4tn3h4myHDgZY b5HD/KDCc9g43RdzNx5GJjORSeYBfDlpGhbtuY5yZhpbsXoBI4LWY22fJCwb2w8dn3WEx1szMWvW LMyaOQ6u1s+jm9vb2HBnDEK/noq+rF7qrnr0Htww2Wc4+tryweerP15Qt2eGGVN45RbEMmKefgxJ H0BUUIoHpY+g/ipz5hHuXL+Ma4MDIVjtC9ce1ZvGW7WEdY+heGeTAMu7nMcfF0VV9pfk4XYOH326 d8SzSnexetERr9rfx99ZeahUOt80qYQ06y9sM6eR2AAAGYoyziJq97Y6y/bVOjYdwvWHTbO0c3Bw 6AMJrhwQYsdNY8840JFn7TDY6zns+fo77I7PgpSAZl364PXmR/FL9L8oJwB4hHsZacjmtcZzxv6u Ybs+tIbD4KHovOcHbNodj1vSSqDZC+j7OhDxSyyyyhUACPJ7/+JqdjO0f+4ZI7cZrfCsw0B4dT6M rzf9gvhbJSA8gy59ndE84ndEZ5VWtWPkuci4ege89s/pfd+DBmF9HpspNUumfbwEc159UUW+tkBb By8s/nQGnoqIQVJe05lfbzKalM9rlgUcgo9XzMCr/FZ1667m7eAwbiE+fe8ZRBxNQR6bm8lmkDdc zcbBwdEkIGkG4g6dRoa0EiApcq4kISlJk+Mm8s1geiOHsXiEW0d+xPq4HKVzPNi5T4Gfn1/1MQ1e Lnyl9MvYGfg9/hSpXyiLXVihOX8EVuw7icQjOyAIGoEuD2/gQPgBnLvTEi/N/RxbIk4j/e8fMMfp +boNMVbRDLzufTCIxzxvCfBg5zoQ9ueFWL/5GK7nlzMCJXJIs//GbxtD8MOdgZg0yLaJNvrkkBTk AfY9YNOqbmm1aueAgQOfwrX7xUoBklZ4oe1ztf3xVDt0eakdSirkTTTgVANBlvU7PhgzGQs27kOS 2fQjPkRW5HJ4ugzDBL8FdZbtq3Vs+hv3uPc6BweHWopx+2pW9b9t4R64BVFnLiIxMbGB41tMsTP2 vhlKWHXE64FfYkXrw5gVfAoiAtDKGT5L7LHH1x1Dx0/HrLfG4PXxW1Hp4wk3PnPJTwPDdn14Cu1e fxc/rHgOkbO+Q5xIBuB5uPjMQN89b1Xvq+mDUa+/jW8rR8LbrbPR28BW7YYi8IcFaB35KYLjRCBY oZWLN5b0jYKv8/8wfuZMvDVqJMZ/Ww4f71fAN7pAtuexmVJnyTRVPIW2XXqga6EIuY+XouNoNE3K 56qWBVSBVRt0cXgRhVm5T5biYyNmkDdN85uag4PDwijHzd8+xfBJb2PRbzehoDv4a9l4uLq6NnyM 34Er3MhVjsfkIvlkAqr6FgfAL/QEUvPycDPud+zatav62Isjl7KQl3oCoX4Dqn5WeB5nrhbUvhXL sWr5Ily8/LF0w1bsPpIICUnwb9zv2PHtZ1jg+zoc2qpvurCJZj1GYclHMuz7I+XJPhgWQXN0HLEI 29b2QuIyLzh17Ah7jzerZhbNmo5xrl3RutsgTN1wH2+GrsaMvs8xb9BEsELzp1sCxaXVIyEZ0COU FleizdPN6+8QqSxGbpZ5PcONw0xHYldk4MjXO3Hjf+twLPU2xIVlUBCBVB2idRjehvvE4eDgUMfT eM66egTGkGX4dmMAxg0bCBcXlwYOZ/Roa8rdoaoGwnwSeRHZ34+GjRUAtIKDnwB/CefDqfQSDmS1 xRtrd+PQ5jfR0+gbfbNdH4DmXTD8kwgkZ38FT5sWAKzQwmE6tv61C0ucHiLhwH9o88ZqRB5aj7d6 mmLXzGfAH74MkckJ+N6zS1W7pUUf+G39BcIlL6E04TSy2ozG2sjd2PyWfT2djIbCDPLYHGnZDi/2 yEX8P7egfu6vDPeuJeKStQ06mbQeaiI0KZ9boWV7PnqIL+OfmxJm4hMoF9fOXoV1z05oy+ZH0wzy xoqq1gPTCCurKm9r8ZMmiyX6whJt5jA+jS1nJM3AqZPZaPfaMDh3kCHnajpyNZog0AbdnHuhQ3PN 3iaN1cdhLr4T4UjACIz/MQ3wDkfWwZnoUU/RoFu7MamnHw7DDn6Rcdg12ZZ5Sb2Yh080w2i2kLTO 8035F/DDyr3AvM/xnlt79R3mrbvB2aGDRptkG80eXaGHEP9zCsfizuDvlGtIPHQUSZ3d4TPMGX0G voYRI0ZgiEM7jWyGOdn9GAVKYj+F44gE+EWHI3i0rZKtjyA+HgzvMb/jlagYbBtng8rr2+Du9AkU obGI+6A/nq6+knKPYKHjIhRujcOvvt3VliHz8w+THByY5YEp4ZnVI7FX4KMpLuC3eop5IYPmaGfn pHUnot78VRKL5Y4zkBwci2N63EBeb/q0phwZYXOxCKvqtcd0+gBFRhjGLgK+OzYHDmoEmlIfFGkI G7sG+E6IOQ7qR2CaTiOXx7piOH0VyN63AE5TwyAduhWppwLQt6EqUAcap9F4cPp0g+36YAYa2a7P 8JQiddssvLrsIZbsCsZ8z5dhy1Nqb8lLkH0pAp/N+hjnvH7Bua/HoKO6hmoTwrDlwvg+N6g9FVew bfw4LJPNxq5v5sHTqQt4j/u3CHJpNi7tDcasgBR4RR/G16P5ar91NMGgtphD3jA3TakPaLkBS1PG En1hiTZzGB+2lzO262Mz5uG7csoMn0E8gOAbQdkNbV4miiQ/gABv2ppavZm1FpjWJzKSZCdTbFQE CUMFJPjxTNVmbYoHlBp7hlLzypk/qBej2VJ5g4Se/Md/T5uDHxSjtFln/RjNHpZhlnaXpdDWCd0J cCSvwLW0NXw/RUZsJ0HgBLIDiGdnR/a+39P5zH/pfKhP1fNtPZ02n79DZQoFyQpTKTLIXaPn2Cz9 U4t7FB3oXGXHkM2U/KihSk439OavygwKn+io8ea/mqI3fYoiyskpbnjzTkURpf5+hJJLG7ySSJ/6 SE5FOSKSNPhn5SRJPUoHk4uYCSrRnz4iRdFdypHImafroJBcpd8PplD9T+oT9KaRy2MdYZm+smsk 9LUnwJPWJjxoOF91oNEadUZBMkk+5UlqNi5XDaevHmQSysuTUH0KTaqPZCTJyyeJrP4SbDqNZpDH LEEhuUoRi0dVtVHBJxevaeTn50d+M7zIhQcCeGQ3YQPFiLT7PjNnDF0ujO1zw9ojJ0lqBC12t636 OzwX8prhR35+fjTDy6XaRkeasPYkiRqoLzTBsLawP2+4GSmNxBJ9YYk2cxgfvZQzRRrCxo7DPt8j 9YwCrB7FPAPYkxas8TIgetFnoZiL70iahO+nv4kP4j0Qful7zLRTN7W/HNn7FqP/1L3ovGQ/Tm8a g05ajoYwmU/kIiRsD0bgsq24VLPCj6cQ6cfmwAFpCBs7HHNvjYPwoACzNdwnxWi2qJiRojFNcUaK NsilyC8C2nbgqfWBedpNkItjsTHgfaz8I03pPA92E1bhpy1vQrZpBsZ8kwDAGm6rd0Dwwq8Yt3Bf 9TJ+VdfaL/gFp38YX++a4+bpH2XMdSS2HHlnNmL62lZYt38RXNvoR7Te9CnSEOb1MW4v/hYrPLur 2BgTIOlNHN0YiLe398dhDdsdetOHcmSEzUPA7RnYucITXVVtAEwlyDr6Nea9fQRuh6OxYXgH5hV1 0J++qtkHXgF3sXjnh/Ds+pyK904lpFnHsHHeQmx324m0DcPRhnmJCvSmkctjZpKWmFCfXIr8PAmY zQaZKA7fLP0Y394dja1b58GtwRl3Jp6ZpzVsnxXFdn2GnBWlJ7iZeU0LeQEyzscgJuYc/r6Rgvj9 6WjrNRyuTv0x8PXhGDuiP/iq6s4milHKhRF9bnh7CPKimzh//CRiEhJxI+Us9ie2gddENzg5D8Lr HqMw4hVVm7drj+FtYXneMCMr9QEtozRNGUv0hSXazGF89FLOKm+Q0NOugZGrFXQ3cgFZ81dQTLH6 q5joRZ+FYi6+U5QVUM61Pyh4giPx3BbQlmPnKTExkXFcpNO/riAPHojn/hHtirmg4ppkyipk4wis UsqMWED2vDG0/NezlJ59ixJCJxI8hZReSURUQYXpJyjUbwDxvIWUXqHZqBXT2GI4mpo9RESV6ULy fJzPqjFru2UFlJlwnA5GRlJk5CGKTviXCqtHXSnKblPCvp9p274Eyi6rJJLdodOh88iNVzVCy2v5 XkrMbXhUk1n7pwZzHImtkFB28gnaHvA6OfpvoZOXmPWt8pFBeRqOttOfvjw6v9aLeBhA/tsuUG6t v68gmSiOBL7OBJXp6tGbPpJTwfmN5MHjkb3/T3SJWdZld+i0YDrZQ026GvSnj0hREE9rPWwJ9vNo 26V7jBHg5SQ6/Q352vPUpKtHbxq5PNYRE+p7PHtY18OdBIkS5t0bpOb3xqeM0oXTGvge4vTVB+vb TZU3SOg5jYTpZcyUWphOI/vzmIO9NLVy0ZTsaUq2UCPs0fzKRty8KWOJvrBEmzmMjy7lTCE6Qz8K BCTYuIx87K3J3mcZbRQISKDqCF5EXnY84r0dQbc1+9Yl0lGfpWMevpNQosD9sVbdjoY/uGuuNSqP LlPoEDsaFZpUvTRKGaULfZQCKURECipNDKHBvDkUcfuR8q/VYhJbDEhTs4fMoUPA6FQtOSEuLNM4 mGD+/qmkssJ7dDtxb9X0f/t5tPWkqkAw82g4MKwKvflLmyX9tBggoTd9RESyfEretYjceLbksTyS 0iVyIiqn3Es/kb89j2A/nQSn72gcACB966MKKkjeRQFufOJ5fEKR6UWkIAXJci/QNv8BBDiTryBO qyUf9KtPQbKCf2hXwFDi8cbQ8sgbVctAye7RpW3zqjrYfb+h01ou46BXjVwe64iJ9HGBFJZ2YrNd nxm0m7hAStNCVkzZqamUzVjmUlF4g+LjU0lUVp8Xmx5GKRdG9Lnh7VGQTJJDqSnZjGU05VSYep7i U0VUpvnrtV4Mbwu780bzKxtx86aMJfrCEm3mMD66lLPKdCF5Pv7Yaejgk5u/gKLSizTuQCMd9Vk6 5uE7CwikFMdQEN+FgmLyqk+oCqTUPE8+DX6c1WASWzTWmUcxQS4Wv0cK6zsETEIZZUVvpW+is6jh 3Rmagn8aW8c1XJ+pQm/+UkgoO4UZ3FF3mGBGymNqZk5Yk73vOtr184fkzuOR3YT1dPy2VKv2BhlE n9LMCfvptHHXD1UBNbsptPb4La0/sPWvT3lmgjP5bhTSz4tHEQ+ONGHtcbrdiI9m/Wvk8lg3TKCP C6SwtBOb7frMoN3EBVKaDApJCoUHDCWeim+amj4OnscaOqnlYAJzxtDlwtg+N6w9cpJc20MBbvw6 3/SPv/VhSx6rT2g1WEEdhrWF/XmjnwXFODgsHBLH46eQEIRofXyHA9dLmLfjaCTNer6FvSIRRHfP InSUHUaFnsVdkQiiOkc+JLK7+HvHUoxz0Gz/Bw6OJkPLdnixRyly8iQgZtpjKlF05xayrW3QScu1 wFkJPURRXinzLAcHADkKru7D91cL6nkeOEyOFQ+2L7vAxUWTwx4dmpvqzf4M+K8vwvbocEzN3YpZ 8/fD6r1d+HPvMjX7fhgbKzTnu+Oj7fsRNbUAX856D9utZiLyT6HafT+MTvMX8fpHWxAdNRG5X87F /O1P4b3Ig9irbl8No8PlsW6YQF9HT2yq8y3QmGMf5jmp2zePg4ODo7GU4ErYZ1j4Vyd8GPEhRtq0 qJXarOckbD2zE/NIiAVrTkDMNVj1QBPz+cMUhC35FH/x30HEFyNgU+td+gx6Tl6PM7veAn29Amui 77D8m4f9ecNtNt9ILNEXlmizpigywjC291ycYCY0iDuCEw5i5attmQkWi17KGYkQ//NvuNHnLcwf ZqPXj1q96LNQzMN3CpQX5aOwrJKZ0AiewrPWHdC2no4f0/ikBCmbZ2Ho9x0QEv45Zg1qj+wdfui9 b0zVZvOKEmQnHsI3Kz7D0f5bce7rMeiowUNkXFtkEMfvxd6L+aC8v/Hzxgz0D/LFwI61G1pVEB7d OYsdoakYGPEX9vr20KhOMK49xoH1m6aaBCmSQsbDFyFIW+qChsKG5u+fKntdl51iJjSAOwSJUVjq wmMm1Ish/EXlRbhfWKb+I9DqWVh3bqtRh2zj9VVCmnMD6bmPmAnVyFF8/Q9siwLGB0xA3+eVS1Yb dHPupVGwp/H6AJLm4Gp6bp0Ntmug4lT8vu0EMN4fb/a1VqoXn0Lrbn3g0OGZWterQhd9IClyrqYj V63AQlz/fSei4ImAN53wvLK7WneDs0OHBp9X6KSRy2M0cX3GwnQa2b7RN9v1mUG7idtsvmlQkYzN HhOwz/cPxH3QH08z0wEAcuQeWQpHPyA8LQTjOmnyBjRvDFouTOBzw9lDqEj5Hh79j8M3OQIfOKtp q9NdHFk4Bn5Yj7Qt49Cp4SaKWgxni3nkDRdIaSSW6AtLtLnRyO8g9tvP8NODN7AqaAKcrJU79wjy vL8hXP4Vkj2+gGDGy+DpUIk1NdheztiuT3/IUJRxEbFnLyOrQF0nAgCrXnhjgTf6tmq4EFuO7zTH VD4h6RXsWfYeFm47C7iMxejW/yIy50X4vNYeeeeO41QmYDdhFX7aFojh/IY7MmB0W8qREeaH3nP3 MxNUwxsC/88+wYqAMXDgPcVMVYlx7TEOrO8QMAmWFkhpbLC44cCwKvTpL5Km4XBoMIK/2oskKTNV Cf4KxKQFY3ibhrU2Xp+WdZAyRtGnyyAfFwTFRGPD8A7MhDrooq+qA3A45p4QM1MahB8Ug7QNw9GG maCCxmvk8hhNVp9SPahB4PVJ8Nb09aB2sL0Tm+36zKDdxAVSmgYlsVjuGATsqb/eq6pTo+GbHl5v fjcVDFouTOBzw9mjQEnsp3CcAeypt+1R3a6pGTyp7jINMJwt5pE3XCClkViiLyzR5sZRiYLYz/Ha e8AP5z7H8HaqOu0Isowd8PFOxNtHQ+Dbk5smXgPbyxnb9emHh8jatxRjpm7FTWYSEyN1FjRVTOoT eQEyzscgJuYc/r6Rgvj9iYD7aAxzfgXDRo3B2BH9wdeis8C4thDk0gLkSSpAt/fDf3AcxiV8C59u KsastGiNjh14DXaQMzGuPcaB9R0CJsHSAinGRX/+qp5JtzIXk5dMw0jnF9A8bT+Wp7yEDVP74BlU ovDiDmxIc8HHs8dhlNdA2Lao+tv10Xh9Dc1WqA92zFZQj5FmAzQ0I6U+WDEjpT64PAar9SnNzLMT IDFtKVzqKUzypBA4ui5DJotm5mkG2zux2a7PDNpNXCClaVA9Aj9iUiROLnWD6p4hGUQHAtFv3tN6 GYFvDhi0XJjA54azp2ZGyp+YlBiBpS7PMy+ogrJxYO5ozHtGYBYzUticN1wgpZFYoi8s0ebGUYQL ayfhjTsf1V9BVSRjs8fbuPDBnxovNWMJ6K+cVc2oiL94Den36xm6qsWMCuhVH4upSMZmj+FYab0M +zdOh3OtGVUMNBjJV4P5+U4OaU4akq9n4Nat27gvfTKC++l23dDbwQkvuzpqFWxgYn4+UY+pbCFx PH7em4k+06djGL+esqolprLHkLC+Q8AkcIEUQ6I3f1UkY7PHW4idewj75/RFi+rRd68cH4l/amYm yG/hwAercWWqAJ+9/oJG7Sq96dOaqmBwEZ5HB576Umc6fQDkUuQXAW3rCUSbVB/kkOYXA23bgVdP wMJ0Grk81hmD6dMmkFKJ4tjVeGnEOuRwgRQ9w3Z9ZtBu4gIpTYSawSLleG/7F1jo9Qq6Kr835AXI OL0Xaxd8hgSvXzRedtncMWy5ML7PDWrPw3+weeJErJTPwPaNAfDqb6vUNiLIi27idPhXWBB4DV7R h/H1aL5G7WR1GNQWM8gbLpDSSCzRF5Zoc+OoCqQM/nMykuPeh/PTqp9qKojBitdm4/KyE/U2LCwN /ZSzh8iK/BRT/b/BpXpiKIB2MyqgN30spyQWyx1nIDk4Vq9l03x8R5CLLyD82w1Yt/EwMpnJythN xuqQtVjm7dioJfpM75PqmR2FD5CbW4oW7TqhnXV7dG7bUuvGlelt0S9NzR6YQ4eASbDgQAqVo+ie GCJRAcqYaXVojnZ2TujRtiEP1UZv/qozzZ/w8MJXGLK5J/7Y64uuVqg6l/Q1Rn7wNLbW0/5SRm/6 tIb9nUusry+4DkSdYXse61ffAyTt3o24+3IAj3Dn1A6EHs0ErL0Q+LE7uqi8P+FR3jWcjDyAU5lS AD4QNmIJEc01mgZOn26wXR/MQCPb9RkD5WWXpeDDxcsDTu2bA4oHSD10FElSHux912LXdwsxuKN2 bTFzxdDlwtg+N6w9lZCmRmDZ7GXYdkkM8FzgNdEJ7ZsBigepOHQ0CVI4wzfke3z34VCjBx60he15 wwVSGokl+sISbW4ccuQdX4nXxhzHK4J1WO0/HH06KHdKyiHN/gdHt3yGeT88B8GFXQhweq7WHSwZ vZQzxoyK/jadGtUxrAq96GM7ipvYPWUC9ow/WO/Hv7aYi++o8CzWT5mGlXE5zCQ1DIB/+B5sndkX 2n1am9Inj5CXcgy7tm3Ftm0nGMEiPlx85mLhhwvg96pNgx3LNRjNFhIh/udfcbFE+79j1fMNLJjc V80U4doYzR6WYXl2W2IgpRLS6wcQHLQaG46mMRPVYOKR2A8TsHbQAtxZfxRbxr0Iq5pOVu8cfHpx FYZVD4bQdr1kvenTGq6TXWe4QIrOsD2P9asvBwdmeWBKeL3DY+qn3zokXPwYr2o4i70GzTVqAtv3 MGS7vqqR2QmxZ3E5qwAVzOTHPIOeb8zC5L4N78SkX33Vo60TzuDs5X9RoF6gCdu0bM9jM0ZegIzz JxH9ZxwuXbuEQ0fT0dl9LEYOHIiBrw/Xetllc8co5cKIPje8PVX12/nj0fgz7m9cS4zF0SQe3H2G Y+DAV/G6xyiMeOVFjVYSaQjD28LuvOECKY3EEn1hiTY3GvkdxG5cjHdWRiITPNi5j8ZrXZ8DIMeD 1DgcTRJXdb4Kd+K72dxm88ropZwZaEYF9KWP9ciRd2Yjpq9thXX7F8G1jap9frTHPHz3CFm758HZ bw+eTGZSfobBeI6rsV6AyGuhmGyj3dJSpvFJVf76eq1EXGdPvDttLAY62aJtCyuASpGbfglHwnbg aGZvBETux3eTezTYuQxj2tLoDYp56Bd8AhdXDjbBR6ehqO4QiL+E1HSxUpllYsIOAdZjeYEUEkfh vf9Nw9ab6ktMXUwcSKFcxK6YBO+/h+GHL97B5KE9wStLwNpBgbizag++8XFAS6tHEB1ZhRFvP8Dn qVvh21XFnkkM9KZPa7hOdp3hAik6w/Y81q8+XQMpLlq1iZTRXGNDsH0PQ7brI8iyfsO7Y+ZhR4Pv PxcExdS/0XEN+tMHQHYT+9714UlRewAA//RJREFUxdQdl5kpdeAHxSCtZmnLBtCfRrbnMUdToqmV i6ZkT1OyBY2whwukNBJL9IUl2qwT9BDif07hWNwZ/J1yDYmHjiKpszt8hjmjz8DXMGLECAxxaKd1 Y7ypo5dyZqAZFdCXPtahYkNVysXfPwRjM2bg+/cGom2V2SowzoaqxkP5Q3sA/EI3YPm0YYxZZQCo HPk34vHLhuUIDL8MwBmB0cfx7ejOylc1iEl8IruOMB8vBNKHiNsZAFcVe+CQ9Ap2LPLH3EQfjUdf msQWAMAjiGO/x0c/lWDKqg/g7dS+dr0qv49E4ef4JHkovhFMhRNPs8Cg6ezRFIIs6wACpy7C1ksN BZVM1CFgFlhaIOURbu2ei55+e5kJDWDiQAoIcnEsNga8j5Xly5B+bA4cmj1ERth8uMyNQ28vDzi1 EuHc/kQ0m70d0T++hZ4G3WxeV7hOdp3hAik6w/Y81q++xiztVcXT7XphwNDXMbiR322aa2wAtu9h yHZ9kCJl81T0X9kCwfvXwM+Z0V6sxVN41roD2mow2ll/+mo2jP4a1sE/YKPfAFirFwirZ601XnFB bxpZn8eWgmZ7cJk77CoXuvucXfZots+cOthliwnyhrQAAGn5kyaLJfrCEm3mMD76KWcyyj29lkZ5 fkOXiuXMRJ3Qjz62UUbpQp/Html18FdQTHEl84YqMQ/f3aWodx2rtHqHU5aCmV4bRVY4eQME2JFf ZDYzuUFM4pPiGAri96OAqDuk3rxKKo5ZQXz4kDC9jJmoEpPYQkSKBydpueNQWh5zX709Fakk9B5K syMyqIKZpgZT2aM5EkoO9SLwJlLwsauULS6kMrUO0Bz2261vJJQocCc7QSLJmEkqMH//5FFMkAsB PLL3/5HOZ94niUxB9CCaAq1B/KAYKq65VJZDJ1ePJWuPNXRSVF77Nhqid3/Jiik74w5Jasq67C4l CFeTn7s98Vwm0qK1BylVovl7X+/6NKaM0oXTyFN4g+p7g5pOH1FlupA8PYWUXo9AU+qjyhsk9JzW 4DvKdBq5PNYVw+mrqvcBEOwElKhJ5a8DjdOoguIYCuLzGyxT2mIx+mrefw2UKW3Rnz7t296aojeN rM9jS0Gz94u5w65yobvPWWWPhm0odbDKFhPkTcMhdg4ODg5zg8pR/rwbfHsexMzAnxCTmISkJHXH TeTLiXkHC6MFbEatRmJiovZH1Gy8rMFsBfOhPfq+5goeALR8up6RalVYtXwOzwMA+mGwY3tmMjt5 9gX0HtgCxaX1LLxcg7UNOmm5ubRxIZRl/I2j910wtF879aPyWnSFy/Dnsf/wPxA3mce9HA/u3gOG jIePZz/YvqDZqD8OS6cMRfeKALyEqXPexOCenapGorXpgC7tAPG9IpTWXNq8C4Z/tApLy7/GxAV7 kSFjwcPTvA1s7V98siRqcxu8OucL7IrLgCTxIDZ/MhF9NZx1xsHBYak0R7uXfCEQCCB4/yW0M5d3 J88W/QZVtTpZCdv1oTW69+tT1cZnJc3A694Hg9gr0AzymIODg8PwcIEUDg59QMXIiPsTcRnFIFRC mnNNRYe9qiMZGfn1bNLG0TjoDv4KmoV5284gbedCjHRzhaurmmP8Dlx5yILOIZPyFHi2/eDi4tKI w16jZb3Mh2fQY9JirJvQHThxHKeyHjIvUKIc2WdOIAo8OC4JwOQ+muy8wQJaOGD8h28i/9djuCKt ZKZWQflIPHEBjkvfxGsd2RxIqabwX2SJy5lnn0AP8UBUCOmDUpQ3mced7R0C5gIPLkvj8K8Gy3o1 LSrwSKZ48l+rZ8DjWwMpWRA9evKQWLXpjWEjHSE9/Adib5Y9uZ6Dg4PDbGmJHqMDsHTpUixdPBo9 zCX22qwHxiyZCdoXjX9K1LTfTAnb9eEZ9BgzFx9RNP74pwBsbA426zEKSz6SYd8fKShhp0CW5zEH BweH4eH2SGkklugLS7RZUxQZYRjbey5OeAqRfmwasNMPvefuZ16mAs3XrbcU9FLOSIqcq+nIlTET VKH5Hh/Qlz62o0hD2Nhx2Od7pJ51vRUoif0UjjOAPU1sI0EqL8TdzLPY9UkQvhJ7YOOXMzGwI3PT 4kqU3jyEz+evxyXXj/DDKh84Pc/shm2OdnZO6FHPjA6T+ISkyLmSgL92foNt4uFYFegOm6eVy38F 8s79jCV7nsPS9TPQX1l/i07o/ZLtk9HgSpjEFgCUF40PX5uGo698gs2r/eDep5PSzAyCXJqD5KPb EDRvD1oIjiAq4GUwc1MVprJHGyjvFL6YvgW8ddvwkWs9M3K0wBzsbhwKlEvL0ZzXSqeAifn7pxgX 1o7D4E/PguexGjvXz8KIgT3R1kqEIwEjMP5HayyOioBgXNcqP1XvqTT38FPwi4zDrsm2zBvWiy7+ ImkGTp0U48WRQ+HwXJlB3uu66NMNbv8MneH2SNEZtuexcfTJIc1JQ/L1DNy6dRv3lQaYPN2uG3o7 OOFlV0fwNdgrQx2N18j2PQzZrg8gaQ6upufiyatDjvy/hVi5mTDv+3lwU9tGfwqtu/WBQ4dnmAl1 0EWfqm9Wyr+AH1buBeZ9jvfc2qtv27XuBmeHDhq1aRqvkf15bJlo9n4xd9hVLnT3Oavs0bANpQ5W 2WKKvGGu9VUf0HLdsKaMJfrCEm3WGEURpcceoePJ90lGcpJkX6XExEQNjsuUnte4dcebKmwvZ2zX pxcqb5DQ066BdSYr6G7kArJucnukKK2brfPhToJECfMP1KLmWqNSeYOEnnwVejU46llX2iS2EBFR OYliNtAEO16VBjt38vHzIz8/P5rh5UI8oHo/iJ10zSz2TtAUOUmyk+nk9vfJzXEebT15QcU7Rvt3 DfvtVo2i7DbFCz8lH5f3KFKkasF7CSUKPMjO4z0Kjb75ZI8NLTFX/zyhkorPfE6ONc/04/0BlPfK ciSvwC9JIPiSAr2q94yCI70bdZd5swZpvL9q9FSvxa5NvWUW7yXN1nM2nT5D7k+hJzRc39t0Grk8 1hXD6lOQTHSehEHeZMesQ5iH3WRaffCGCd4bbN/DkO36qssQ829rdLhQUEwe83Yq0UWfLm3yWnua NUDjNbI/jy0Tzd4v5g67yoXuPmeVPRq2odTBKltMkDdNakYK5R7BQsfP0eZ3w4/wN4kv6CHEVxOR 1rwf3PtWjTwlaSZOHfwT52/mAx16Y8j4cXDv0Ub9yAUdMInNloJcivwioG0HnkajSpoyBitnciny 8x6iuXUHtDXJqDL2Q+J4/Lz3IkooF3//vB3J/edh/sBOquuTR9k4tWMHTg/cjtS9vuiq8qLamIfv pEgKGQ/XZaeYCY3AHYLEKCx1Ub/4kkl8omL0m8awcEZKFQqUi5MRcywWZ/5ORmpiLI4m8eDuMxTO fVwxeMRIjB5ij7YajIqrwbT2aEI5MsL0P/uR/XarQH4LBxb5YMq2JADvIlL0PSbzmW9T5WfbBQGR +/Hd5B5av3PN0j9MZDex711fTN1xGbATIDFtKVyaE2QZO+DjMheHpcwfAODNQHjKdszs2fDoXGV0 8VfVjJRstHttGJw7yLSot5rOKFhOn+6wXSOnTzcaq48Kz2L9lGlYGZfDTFLDAPiH78HWmX2h7djd xmpUORtAY4xRD7Jdn6oZKZpiuhkpGmOqGSkaY5w8tkx0H4FvDrCrXOjuc1bZw81IqYW29rA3kCKX Ij9PovFLTy65j6yz2xEwNxUzEg5i5attmZfoFaP6AgCoGKk7lmHS3CPoIYytKiDKH8I12C9ARHQI fHvqf61+o9tsQWgydd1S0Gc5o/JsXDz8GyJ+iYDwjyRU9Q3xYOc+GW9OfgszZ3jCyboF82f1ok99 bOPxEnXMBJXw4eb/IVavmA8vh+dVB1sYmIfvLCCQYiCaki0wC3u0+bg1UoeASVCgJH4NBr3+Oe54 rMD2jQHw6m9btYE6AyrPxY1z+7BhwScIf2opzlxchWEaLEuojPn5RzUkzcSp38Kx80AHfHBoEVya A6ACJG6aA49lh6vflzUMgL9wJ76b/bLKIGp9sN1f+tWnQLn4GhLSmmOAe9+q5U6oBLdOHUHU+XTk owPsh7yBSe52GvtRv/oAKhfjasK/aD5gCPq2faqqHrkVj4NR53EzH+hgPwTjJw1DD55mm0boW58h Bo3pVyOXx7rCDn2PkLV7Hpz99ijVdTzYuY/Ga12fq/6/HA9S43A0Sfz4ClgvQOS1UEy2aVrfDpw+ 3WC7PpiBRrbrYx+6dxybA+wqF7r7nFX2cIGUWmhtD3OKSn1Ay+kuutC4aZg8svffQ+lljZx3qwXG 9AURkeJ+FAVYDyD/bfF0WyIjIjk9iPmUHNGdJoReoAKZgmQFFyh0gh31Cz5Ppcwb6AFj22xJaDJ1 3VLQVzlTSFJI6D+AAB7Zub9NgavWk0AgIMHGVbRoQtVyPzyPNXRSpNlyNzXoSx8rkUkoTyQi0d2z FDrKjkaFnqW7IhGJ6hz5JJFpX8+ah+8qqazwvgqbG3Pcp8Ky+h9q8/CJZjQlW6gJ2qMp5md3ESUE DyXwppEwXZPWTxllhvsTD0MpOKGImdgg5ucfLVEUU9aZ32jL6kDy9wugoLVbaV/CbWps05rt/tKf PjlJru0kf3ue0hKIpZQZsYDsa32rDKDZERlUwfy5GvSnT7ld5FO9lIOCKjIjaLZ99bKIQNW31OwI yqzQLMP1qY8URXRNOJ/sa5ZzIyKqyKCI2QOU9IFgv4AiMjV51qvQn0Yuj3WFPfqyKdLP7nF++YWe oNS8MqrzFxVllJd6gkL9asqgMwVG32Ne1SCN02g8OH26wXZ9ZAYa2a6Pfei+lJE5wK5yobvPWWUP t7RXLbS1pzHBGqNg1elVfBQZiUiNj0OIjr+I01vfhsOTXWabCISyrKs4i9cxZdKr6MprDqAIqadO Ic1xBgJnuMK6uRWaWztjjPcruHbmBu4omPfg4LAkSnAl7DMEnnPBtoQ0XIv9Bd9++TGWLl2Kpcu+ xObDCchJP4wlEGLBmhMQE/P3FkpzHjrw+eDze2DAm+/jzQE9wOfzVRztVY72bho0Q8u2nVTY3Jij k07LyBkHglz6AOKcDKQkXcb1W3dxr6gc5vlIKFBelAuxWKz2MF/bONRTAlGGGOg8AM4azcZtia59 ndAZYmSISpiJHFZt0GOYDxZ88S127NqKDZ8E4K1Xu6LJNa31Dd3Dqe+/wbnXNuH8z2+iZzOAChLw 0+e7IZ6wGZcKKkCyPFwK7YX9wb8j6aGxayI58k6FYek5F2w7L8BbPZ8BKA/xP23GDvFYhF7Kg4wq UHBpHfrs34Zfk4qZNzA4lBeP75cm4rVtv+Hnt3qhGSpREB+Oz3cUYkLoBRTIFJAVXEBonxMI/jUF D5k3MDRcHusIm/Q9haefrZ5V4r0Eny8ahb4dWtad5WTVEh36jsKiz5fAGwAgRWFpBfMq46FIQ9jo Xhgdlgb1n/oKlMR+AhubTxBbov4qg8B2fShHRthbsBodhoz6/nRJLJbbuGJ5bD4zxeAoMsIw2uot hGWUM5OUyEfsclfYLI+F0VsxrM9jDg4ODsPD2h4eq7Z94Tl5MiZrfHhj9NC+4LO+06oxEOQPJXjQ shVa1dj3MANnDqbC0dsd/a01m/rMwWExVGTh9L5UjPh4Cea8+qKKDqAWaOvghcWfzsBTETFIypMz L7BYSByPnzZFIm/oHLwzzKbuR2UtHiEv5U+Ebd6EzWF/IiVPkyWGONjBI+SlHELIgjFwbN0BNl17 o7/rK3Dq2QV8655we2sVwi6IYB5PRiWkGYexduqr6GjdGTY2NmqPV9afh4T586YAlaPoXt3A0ZMj F0Xl3Mcshzkhgzh+J0JCQrQ/Nh3CdWN3YpdlI+UsMGKKF17t2gbNoYAk9SwOp72M9wJ94WLdAmje Aa+MGYMh1y7j+h1jvy+lyEpJAUZ4Y9Kr3aoGQ0jScOrwDTi+9y5muHRAc7SA9Suj4D0kB2eu36un k8wQmMGgMS6PdYRN+tqj72uu4AFAy6cb3GPCquVzeB4A0A+DHdszk1lGJaRFRaivG960sF0fQNIi 5LFa4EMU5ZUyz7II9ucx69A6QPU0HObsxfFGLmPE0fR8rnUQtpkj5hzf26hlvQyOGeSNsf4Oh040 A697HwySnMbxBDHkKEd29D7sutYH3p4vwbqmp5Nyce3sDTgO6oUXuJzlsGTKC3D3Vhv07t4J6lcx fgptu/RA10IRcovMo7vYGFg9R7gjFOKvLAlIehsXj+zC5pAQhGz7DbHX85Q61itREBuM1/t7YW7g UgTO9cJQXwFixMbuODAgVI4i8S1cT0pCUoNHCm6ZTTmSI+/MJvgOnYRlfwEjV30DYcTvVbM7fw/H 1rVv4oV/vsXcwROw6MAt9gdTHqYg7P1F+CqrD5ZsCcfvkbsQ7DMYPsG7qm36EUEeLpiw6mdsmWSP Z5m/N2eoGBmH1mGqW09Y8+sGjp4cb2D9+QLmr5sI7WDnYg9k/oXjiQUNzziiAiQe/wuZZtEhZmDk ebh+YjdCls+CR6/WsLKyglWvECTJAUCOe8e/wgdr9+JsTmnDftU7lZDc/BPLli3T/th5w/ijdOVl KHnQHG1aPVM9AKEE18+cQprjcHj2b9/AoARjIMfDEglatmlVPbiE8PD6ORxMY3xLmAwzGDTG5bGO sEnfM+gxaTHWTegOnDiOU1n1zW8qR/aZE4gCD45LAjC5jyYzH/ULiePxU0gIQjaFIfpWAW5Fh2ET M4Bcc6z9CO8E7YbM3Rm9WhunQ4Dt+kAixP+0CSEh30AYnQHcioZwkwptISEICVmDJe+sxA6ZM17p 1YZ5JwPxZODAJmE0biED0cJvVGgLQUiIAGuXLELQDhncX+mB1sxbGQjW57FFwAWojE8T8znrg7Da YOK8Ya71VR/Qct0w/aMgmSSbkmOjKEK4mQSCHXRGVEFEcipMPUOxqbkkY/7EQBjdF4q7FL1k8OO/ C4B4E36ka9WLVitEcSTwG0I8nhetPZ9Xd41XPWB0my0Ibo+UJ+ilnD26TKFDbGmw4O969guqoLuR C8jaOpCi7mtec+hFH6spJ9HJNTTK422a4W5bq86pte634g5FBTiTfUAEpUvKqUx0igQN7NFkPr6T kyT1N1ru5ciwv77DnQSJEuaNGsQkPqlIJaF3d+JN2EyXClSv4v54HfN+6yihVLM3iklsIQU9St5M Q2rtj5FHMUFeFBST9/ga2e1IWuC9jk7nNqVnXUGlyZtpFI9Pbn6raEv4for8JZh8bH0p+JffKTIy kn7fHkQe9pNplfAQJWRrtgYu++1moqBH17aRJw/Ec1tAW09nqtnDSUEyyX90fts8sgeI5y2kdA3X 4FfG/PyjCgXJRHEk8HWuW5fZCShRRkQkI1Hku1Xn7OeT8FpRo9qW+vOXgmSiGBK8PYM+/v0qFdTJ 43LKvfQTzR4VSOFaaNWbvsoMCp9oR45B0XRfVlXnBNhbk+Pyk/TgsZjqdofj53SmWLMGn970UTll hs8gnuMKir7/iEiWRZEBLgTHTynmgfzxVYq7kTTbeiitOpNf69fq0J8+osrMcJrIG0JB0XdIRmV0 OzKQ7DGElsfcf5KfitsUObsfOa46TcW1f64WvWnk8lhH2KVPUVZAOdf+oOAJjsRzW0Bbjp2nxMRE xnGRTv+6gjx4IJ77R7Qr5oKKa5Ipq7D+tkVjNdag3d6xfHLzF1BUuvHqQbbrq9oLgK9Ci+qD5zaH BFE3SKKhQJ31URmlC33q6FB78IaQv+AIpUuePDcNoatG1uexmaIQnaEfBQISbFxGPvbWZO+zjDYK BFX7ujKP4EXkZccj3tsRdFtTx5o5higXpvS5/u2pINGZHSQQCGhjkA/Zw5l8gtbVtUMgIIFgIwUH TiA72NHbEVkaP5vq0L8t5pU3ml/ZiJvrl3ISnf+R3nVTfgnWbFRX8/IZQP7CFI1ferpgCl8oym5T /J5vadXiD2n11sOUnPtkk+zKdCFN9Fig1UtfW0xhs6XABVKeoJ9yJqVrW6cQjzeWVkUmUbaE8YEj K6bb538kf3trsl98jHK1eGb0o4/tFFJCsAfZ+/9ICaJSUhCRouw+XYtYQo72QRSdKyMqPU/B/Zwp IOpO9YtYRvejAsl6yGZKfqTaoebiO4XoD1pQa+NTTQ4zCqQUx1AQv59S3qmikopjVhD/8Xu2YUxi S41O/gqKedxpVUgJwV6MRmIRJQq8aEjoZXr0+Fz9mMYebZBQcqhX7YBAcQwF2Sn7ooxuR35E3p/F aVzPsd9uFSge0CWBN/GqtfNcJtD8oDVKDe41FDR/Arnwqp9XVgQGTEhFOoW/ba+iHlMTSGFD4Elx n2KWD2V0WjMppXThdHI0+EbVqpDR/ejl5KjsS54vbb1W/V5Q3KXTgtnkxrMlj7XxVKCZPD3qI1Lc P0ZLHJXfbd1pwtYUqqrhK0h0+lvyc+MTz2MjnS/QrINOn/oMNWhMfxq5PNYV9uiTUKLAXUmHLkfD 7b+aaxuNTEJ5IhGJ7p6l0FF2NCr0LN0ViUhU58hXM5Cgfpq8PpKRJE9MItF/lBA6kTAqlBLuMrWJ SCQSUx7zm1EDdNenIJkkn0QiEd1NCKVRmEihCf+p0CciUZ6kUQOHddbI+jw2TwwdoDJ3DFEuTOlz /dtj+CCsOvRvi3nljeZXNuLm+kNBFZkRNNu+O3ks30vn029Xv2RqOngUJCtMp5Ohs8m+1qhUw2E6 X5gOS7TZWHCBlCfoq5wpJFcpYvGo6o41Prl4TSM/Pz/ym+FV3ZnGI7sJGyhG9CQgqQn60sdqKm+Q 0NOlbkf7o8sUOmQUBScUVnfGu9Qa9f8oeTMNqdWhXRvz8F05ZYVPV3pJa3o0/CGtCpP4pCKVhN4D GhiNUh2g0GLGlklsIQWVJqyjfrV0llG60JcxYrm6oalFPWsae7Qhj2KCXIgfFPPEztLzFOw8jyJu K4WLSv8mwWBvCk3WrHyy3241KIooPUpA/rUG3DAP3RvdZuufx8jpQfQy4gNV70GvINq67xidOSYg LygHUuRUeOl78nkcVNY8qKqM3vxVJ3ivipoZanNqPwP1oDd9REQKKWXH/0LfrvqQFq/eSgeT7z/p 8Kq8QcKJXhSg5QesXvVRJZVlx9Oeb1fT4sWf09aDlyn3cYdXGaUL/ckj4Gutng/96jPMoDG9auTy WEfYos/MAik1KO7SmR+/oR/P3NXYP5pgMfpqRm//eIZEehSoP301I7JrVl3RH3rTyPo8NjMMHKAy dwxSLkzoc/3bY/ggrDr0b4t55Y3mVzbi5vqjetTlqM2UXL3ESFW0ivFRV/o3CQY7NtA5pB9M5wvT YYk2GwsukPIEvZYz2QNKP/0bbVkdSP4+7mQHPrl4Tad3gwQkPJJEojLtHa5XfWyl8gYJPYcoBUlU nG+ygZSqzmmAR/b+P9L5zPtVL+oH0RRojdqd1rIcOrl6LFl7rKGTWgbkajCNT2SUe3otjfL+gZLV dfYo7lPMcg+TjarVBsWDk7TcsTt5BO2iM1nFpKgJrtgvon2Z0qr2gOw2RS0erNX0X1PZozmFlBDs TtYBUXS/xqbKGyT09Ki9JErlDRJ62pGn8AapfjJrw36760dRlksZibEU9Xs4ba2ZkbI1nH6PiqXE jFyqHtzeaMzdP0QP6MyqqlH/vAlKdYAokvygHEghIlJQRbqQvHkgwJkCo+8p3Ucz9Oav0vMU3I/f wKwyOT2I+ZQcmd8H9aA3fQaC06c7bNfI6dONxukz00BKLao70LLTKTnxH0rNukPiwrJG9YFYpr6a TrvblJ6cSImpWSQSFzaqjWAwfSQjSZ6IstNTKDExlbJE96mwEd+uZDCNZpDH5oKBAlTmjkHLhQl8 bkh7DBWEVYchbTGHvNH8ykbcXH/UHXWpMpCiZWeBLpjOF6bDEm3mMD5sL2ds16cfqpf2CviNMh83 2CvowfkQGsWrqncV96MowFp5eajqdcHNfmmvbIr0syNgMK068+DJaVkiCexA8IskkdLViuLztHaw temXvdEGhYSyk0+QcPFYcvMV0B/nLzHW+z5Px0Jnk6Pb+7T9JGM98JRstSOBTWILUdXSnzEbaIKd 7ZP3f/U+MOC5kNeMGeTjbl97jx8NMJ09mlLdacwbQ0G7zlCWRK7i2VWQ7G4ULXa013iQCfvtNi3m 75+aOs6WvMNvPikTKgMpSnUf7MgvMlspQTP05i+FiKIXuxHsp5Pg2DXKY3YmyYrp9qVfabmHLfE8 t9E1Ne8hJnrTZyA4fbrDdo2cPt1onL5KKiu8r2KUa2OOhju3G6dRHeWUm3yQBAGeZFd93ycHn1x8 PiVhwl2tRh5blj4FyXIvU6RgAXnY1V3Gl+fyNn0qPE8iLUY761cfEcnuU3JkCAV4qFiCk+dGPp/u ogQtB3DpVyPb85ijqdDUykVTsqcp2UKNsMeKqn6kEVZWVkDV3ZlJBkaKlM1TMfTCTKTu9UVXK0CR EYaxvaPhmx6OOQ4tAQBUEIMVr32EYsFRbBn3IqrUGgZj+4LE8fh570WUMBNUYNXzDSyY3BetmAk6 YmybzRcZxPF7sfdiPjNBAzpg0PTpGMZvwUywGPRazuQlyMm4A3TtDVveU49PU1Eazl1TwM7VEfyW zWr9pCH0qo+1EOTZB7Fo5CzsafM/THRqj2Zl2Ti3PxMver2Mtr1GY0qXf7A+6j7srAdgxofe6CW/ jr1rvsDJkb/g4srBKusf8/BdDg7M8sCU8LYIionGhuEdqk5XXsM299exQPIJEi9+BJdnat4wBYhf PQ6vr+mEram/IKCvKsvVYxKfKNIQNnY45p4QM1MaxlOI9GNz4KDisTGJLY8hyKUi3Cp6Hr268GAF glx8AeFbf8LuX2IgcfLG5FkB+GCSE3gaNg5Ma4+GyO8gduNivLOyGT5JD8cch2cgy9gBH5e5iOnt hYlOLXHn3HGcajYTEdEh8O3ZcPk0C7tNiPn7p6aOK8CQ0FjEfdAfTwOA+ABm2UxBuJ0AiWlL4dK8 6moqOI4P+43Bt2JHvBsVg23jbBj3qx/9+YsgF8diY8D7WPlHGgB7uPsMQtdnmwGKB0g9dBRJUgD2 8yE8KMBsp+c1+g7Qnz4AUKBcfA0Jac0xwL0v2loBoBLcOnUEUefTkY8OsB/yBia525msHqJyMa4m /IvmA4agb9unAFRCeiseB6PO42Y+0MF+CMZPGoYeSm2m+tC3PtBDiK8mIq15P7j3bQcrACTNxKmD f+L8zXygQ28MGT8O7j3aaJS/0LtGLo91he36DIH+NMqRd2YjfL1WIq6zJ96dNhYDnWzRtoUVQKXI Tb+EI2H/Z+/ew6Ko/geOvyEtEzTNMrQsDVFL00i7mJJ4S8MLmprJ10QtvGVqlpo/8pJKfUu/hmXa xUuYoZZk5L1ERVQsUSQlL+FdcfMusEqAe35/sAvLsgu7sMAufF7PM89TzOz4OWdmzsycM+ecpaw/ 3pgRET/y+csN0BflBao48YG6tJ0P+g/ig21VaD/8VfyfeZx6Ne4EdGgvHmPfuu+Yt/4cXiPC2PJ5 bx6uVPiFbM/4UBp2fDCUbh/E8ED7AQT4P0fTejWoDCjtPxzdt4kl837huNdYIrb8l5cfzq4HK4z9 YnT8Y+y87H9/cXYlf16Ubp6XeHpK4BnKkhJPi6MfG9OWlYJgYyuN/eiU9sBnqrO7txr85W6VfOu2 SY+UTJV6erdaNq6zcjdMhFzCSjsvbJl4J8/QM3ZU2ml2XjZO+pRnsX44ivLKXueZLjVBLRvRVrmb yVPD9eRehCGZ7BWf48sex3rZrHFq8KBBatDwyeqztQfV1cxr6tDy99Xgwe+r5YeS1fFf3lO+OXPO zFY7Cih/nSPvrqvYWW0VoNzbT1Wr9xxX13RKKXVerR3eREFrNW7t6dyvrAw9H8r6a21b6FLVmQTj Hig2LA7ZI6VkOE96MlXqmePqbM4wbekqOTZMTRnUXnm6t1Q93/pERSSW9HjzDkCnVclx69XieYYJ 5gtbFqpNJ2y/3zpt/uTQqsSF/tnp8ApSiw9czi7P8vVIua1uXTygVk/qqp9rzF8tTLR9DkJ755fu 1jkVt26pmj1xhBrYraVyx115+vZRg8dOVwtWRquj16ztc5bNfvFlqdRD36rBXu5GczFp1fGVI5VX nue8susZp0tNUIsHexs9axrmoDT+KttdeQ1ZqY5b2cPSnvEp3XV1aHGQ8qKOUe/CY2rlEG+j+FB4 jVQrj1t/LtovRjnGxeXo8ZUUu8Wof+Z07/mZ2nvV/BmWk8fNPlSx+iHRC1Nh4lNadXRxgHJ376fm 7b1kvsdETjnkmz0npBXsF59hOM36que8Peqq2V4xhnKopmo2a7eytiS0W4wOf4ydVcncX5xdyZ4X pZ/nJZqeEnqGsqRE0+IEx8b6LYuwc7vSXVeHlr2lnnYne6iOPr7KEy/l2+8/+iE7UHj2USFRZ83f FO2s1PPCMPGOpeVMvFo59kXVeeov6ujVoo1NWZhST7MzyzyromYPVf2nRpp5qdepzKv71OIRAWrc 8gSLlZIVlX3OsxvqwLxeyt3zZTV1Zaw6bToPROZVdXzHt2qcb33lNfIXmyYctE985UmmSj2TqOIO JOUfasWEc+TdbXVjx3TVxHCDzqlUNG4gbaK6jZ2hZs+eocZ2a5Lzt+Frz5vurFDOkSfWKU9pUeUw PdZyynTrLqjoaS/pK/ytXQof194cp8yfPPTzWeXkQx3Vsuebasr7g1RLUNTspsZ+NEWN7e+bZ8gO pxq+0AZ2i093Tq0d0SJ7bq3TN1SmMszf5J5b4ZR5Se2d10+5l0nlUqb6Z+1YVdPrDfXl7lPZc3/p /lFRk55X5FQqZqirez9TPd3LogJR6YcM9VaDv4xRp1Mzjea8ya1UzLy6R83r6Vk2FYhyjIvJQePL vKgSNy9TsycOUr6GoZ5ynv0y1YVNH6m3Zi1XMWf0c64VQbFjNLgRpSbWMR5W15zb6kbUZFXHzIdk llSY+PTDxeeZW86cG1FqYh2jyshC2C8+fd7UHKvW/lNQjZZ+Pkcb5le1W4wOf4ydVAndX5xdiZ4X ZZDnJZmeknqGsqQk0+IMx8bM4BwOyuUemr72P37dF83KT3rQsFot6nleYPv+81C/G7MWrycuZhmT OzxkVfdBp1PJnfvq1KGOpaXek7wydSJP/bSI1UfSTH8tStVtru74ijcX12XY2G40qmE6TJcLlWp6 89rbHTk561u2azJN1otiyzhB9Kp9NB8zheD+z/Gw6fAAlWryqM9/mPyOP5dXRrHvUlbe9cIGlXCv 9zgtW3hyn43DpDkmV6o/F8D0Id4mf7+LBm274u8OcIT186YyYcJU5q0/kr3avRVtHq9l8hvHp9Kv o7lwgQuWFs110pXprxxUVgpnE7azbtUSPpvzP76OSc5+Irr+F9u2/cXlLGdJiK0UWWlnSdi2jlVL PmfOnG+JuZAJ3Ob6XzFs++sS5buE05Gy8yuGf7ARnh7MzEUriIiIICLiayb6euI78Wv9/0cQsfor Jrb35OmJ4eyOC6WPp3VDYpQvLtzZfABzQrrhDsAF9v3yBTNnLWMfwLX1zJs8k3mrtnPc8BN3f6a9 3wuvynboO19sWaSdTWDbulUs+WwOc76O4YIC1FX+2hbDX5f/Nf1B6bh1hoSd0LFPN557uDqV0JGa uJPII815c2x/WtasDJXu46muXXn+UDx/nSvtONM4kZAAHf3p/dwjuFdygdQjbI88TJM3hzOw5X1U ojI1n+qM//Nn2fGXBp3pLkqU4taJg+zkBfr0fo6H3SsB10ncvp0jTQYydmAralZyoVLNFnT1f4pD Ow5zrnQDlGNcbI4WnyLrwnbmDOxM0y6DmPDJMrYfz/8OrbSn+Pz9gfh0fJuliTco0yeJuz1o/Exl bmgzTNfkV7MutWuUcq2Io8dHVR5q3BhuaEk3XZVPLR6tXa3Yw9/YxoW7H2rIM6SiTS/87K/5aO3s 4W5Kk8MfYyfl8PeXcqhc5bkTPEPZwgmOjZPVelWmRqMX6D9yGqFLV7MtKRWVtI0fln5K8FA/Wtap Wso3O8ficm8LXvQ7z5xle7hUpk95FV0qx2J38o/vszSraWl8Xxcq13+KDvduJHzHubJ9KC+P0q9y /mRt2jZ7KHvsd7MqcV+j5jx9LZmL18t3NaOwUWUvXvnsR7YunsqgJnfp/+hCZa9evD/NX1/5aMyb wfMm0LuBYVvHp9KO8HPIQJ6+vyZ16talrqXlqU/YnerIT1roK0N28eXobjz+ZHt6vPo6Yyf8j4i/ U7IbUi7u4b8dnuX5oGUkpt02/bGT+5cLsd8wusOzPNmhB6++PoYJEzbwd+ptIJOLez6nQ9MuBC35 k7Rye6NJ5a8dWzhScziLVi/k/ddf5eWXX+bll7vy7MM1ePjZrvr/f5mX+wQRsjyUNhtWsi3jQepX 1Bd8l/toPXEx25e9g2/+Ai0Pd993WLb9K8a1yh5ruUxlJRP75Rg6PP4kHXq8yutjJzAh4m9Ssy90 9vy3P02ff4slZVHZmXWLlCuVqF71Ln0+pfDXju0cadKBF5+sVfZ5RxY3U1KpUr0qVVwAFDf/2sWa I4/h/+IT1CzzABVZN1O5UqUqVQ0fZdw8xo41iTTx9+VJi8/TpUiOcTE5WHyZf7PinWFMWJVgusa8 v79hbHAEf2eWeumSq3Ijeozvy+UVG/nT0vOMukzcr3to8m5f2txfyvc4R4+Pqnj1CGLM5bVE/nnd wn3iNlfjtrGhySAGtfEo5evahcpefowfc50VkQctPrepqwn8uuFB3h30HPeXboBOcIydlMPfX8qh cpXnTvAMZQsnODZO1pAiCqT+5WbKv1w7cZHrFm68ovRc+/MkFwp42FbXz3H48A2uaP+18CAniqzK vTzY4CIx+09y03Rdjkw0h+LYK1/LWJDJ9WM7Wfvdl8yZM8fy8r+f+etm+TuDXdw9aT/0A8LWvZUz 6TIu99LqnWX8ueMHFkwdy+BBI5gYspBVsT+zcEhzu0x0VjpS+HPJZF7770mavj2fZatXEz6rP/X6 zSI8IoKIiB9YNPElvHq+z+IF/njd7eAJy0wiIvgtJhzz4ZvdhzlzfifzOudOqu76aC8+3/IhrXfN JPiHo5SfPoCKzBM/Exz4Ecc6zGH30dOcj51H55z1d/Hoy7PYMu9Jdo39mB/+tlwaOrcUko9dgB4v 8kKhk666UKluFyZ88CBz3gljfzksu6xW6QFavjab384mEbvxexbO/ogpY4cyaNBQxk75iNkLv2dj bBJnf5vNay0fcIDe3jc5ETGLwAkn6fDNTo6eOUnsvF65q109efnzMOa1jiubyk73ejR79jq/bN7H xSxF1pmthIUlmLzA6p87mjTFy8PyZx4loxr1mz1G6i9biL2YAVmn2BQWwSGTl1Kl+Yude+vwrNf9 pfyS6Ip7/cd4NjWazbEXyCKdM5tWEXbIpJJdXeTQzsM0ebYhHqUboBzjYnOk+G5zdesiJq34G3DH s9tEFq7ayI6Ns+mWZzsX7n74Cfp5Zbc4p0VuYufJ0v/yNYdKJ/2ep3m1wTqC3viUtbFx7Nu3z2iJ ZdPn7/Hm1qb859nKnNhvtO7PsxYr5u3G0ePjNtr0mvi8+gBrgt7if2t3msQXx55NX/D2mzto+58n qXzigNG6Q5y11HBgR0qbyT0+fjRYM543/vczsXni28e+Pev5/O0pbG3bnWcrn2a/0bo/z6aVfJ2C wx9jJ+Xw95dyqFzluRM8Q9nCGY6N6VhfBcHGccPs55Y6uniwaj98llq8NlYdvVQyc4DYotTzosA5 Uk6rowf+UNErJqv27u6qyaQt6koJZFCpp9lpGcYjbKH6z16vEvOdr5kq9fTvauWkrsrdvY9aeCgt z9qKzj7nmX6OFPeuatLK3/XjRBrJvKKObvlMDfKqqbzGbVQXbbhe7BOfo9Oq46vfzp6TSp9ei0ud ySrqhnUD9FaMvLNNmeTJv/Fq3vNeyn9xon5ytuyxjD0nRqkbhm0yT6iIkQPVtOgLVt9vyyQthvke 3HupeQf00d8+rBa/6GkytvV1FTe7q3IfsFKdtjJBZZMeW6SqA/O6KffOn6kD+rFhbx9drF40HZNa +4ea3bqJGrDyhFXH0vHTbeqMihjkqRgUoZLz/P2K2jGltao/K1al5/m7UrozK1V/OqvZcTlnvNWc L3/Klt3y6994Ne95T9V53j79uM76eavyjBGvU9q4Oaq1+1C18vS/xr+2yG7xqUz1z6ZJufNrgcK9 v1p4SD8Pj+68ip49RD3tXk+1D4lRV625GO0an1K6fzaqt5sYT+pdX/VcmKCyS4sMlRwdqgY9XUe5 t/9E7b5qMrecBfaMT+nOq01vtzaKD+Xe8yt16FZ2ZumSt6nZg55X7u7dVMjuS1aVZ8quMcoxLi7H iS/7/pB9jn2hDhjmUkyOUIMwniNFqdwJwFHQQo3dpDHaj3WKFqMZtw+rxS/WMco/G5YC5tOoMPHl me/Q1sXyfB/2i8/wHGf6b1uzFDyni91idPhj7KxK5v7i7Er2vCj9PC/R9JTQM5QlJZoWJzg2Lir7 R1ZxccluyrLhJ3aSyYWtoYyd+Ck/7rsAeNF+eCADu3ek7XNP4nVflVLv3lPaeaE7toSXGr/Or6Yr TLj7vkf4kin0aJD7Na69lHaanVrWObZ+Mo5hwREcxx1P3y60edgN0HHrzO/8uP3v7OGAFn/L5071 JXvJs9d5ptL+ZPmENxn15U7SqEPLbu1pWqsS6K6Q+PN69qW549U/hLDPR9Hahm7H9orPoWUc4LP2 HQiuOYEfP/kPT9atzQM1il/OVoi8s1GZ5EnKViY1mQjLN/Fxh/sAxc09/+X5zx7ll+/787AL2X/b N5dOY+5k4bbRtLiz8KNfJmlBR8rW92kyEJYfmUWH6q6gO8KSl7qzqv86Ng5tov+iNZ1jSwbReFVX jm4cSiMrvsIpm/TY4jJbJ3VlIJ9w5OMOVM95VthE/6PLGNpI3zvDbH5Y5vjpNnWDPSHdab3cl6hd 0+lwr+FLJf0xX9mRxPXDeNx4fo8LPxFYdyJEbCPs5Xq5f7eC8+VP2bJbfuUrt8xf02avgQLYLT4A peXsrl/46dc4Trl40e7ll+neonZ2bx7dEZb0eZe9bUby9oiuNDKdu80Cu8aHjvSzu4n46TfiTrnS uJ0/fbq34P5KLvr8HMmIvc0Z//ZQujW6x6p7vn3jA5V+hl0Ra/g17gwujdvxcp8utLg/e9hM3bEl 9BkRR5vxYxjRrYnVz852jVGOcTE5Snxn+SmwPX2WZeC/bCtrXmuY/W9d+InAun1Y5jmbuCPv5vZI ztrHnCatmHDck0Fled9QaZw9eJSLRelaW7k2jZ+oZ/a6qTDxcZu0s4c5erEovYruonbjx6hn5rq2 X3yg0s5y8OjFIvWerly7MU/Uczd73dgtRoc/xk6sBO4vzq7Ez4tSzvOSTk9JPENZUtJpcfRj4yQN KXpZaVw4cYh9O3eyY9MPLPxxL2ll1KhS2nmhrv/Fb1uPkH8KPIO7qPGgJ4+1aESdEprwubTT7PTU TS7s387GbTv4I+EQcT+vZ98DvvRr04RHW7bHr2snnm90rwMMl+FY7HqeZV3l2O4tbNqwjb2H9vLz +qM84PsSnZ55hmde6MBLHZ+0+Xqxa3yOKmUrk5oM5MCsrVZVvFqrQuSdjcokT27GEvLsSM59tJ4F 3R/ExVD56H+W93+fgk/17CNephWSVlNkJMynfdsDjElcSP+H7zTfcKAusnVyb/remMyRBd2pbcWD QtmkxxZpJHz2Km33vEaivgHM3DFTV6OY3OYdbszOPd4Fcfx0m9KREjOTZ1+Yw+1BIXw2vh++LepQ Rd9A+GzrtXRau5LZ3R/W32//5fxPE3i6zw5e2bSZ0C4PmO6wQM6XP2XLbvmVcYDP2g9gz5gNfN+/ AS5mG1Juc3XrdNr0TWX2kTl0r134E5bd4ishEl/xOXqMEl/xFC0+Q0PKVZ6ft5VtY57MnlPRQkOK urqZ8c26EnqhCcPXRvFl97om+ytY0WIsPRJf8Th6fDhBjI4enygb5e28KE/pKU9poQjpsVf9WOmo 5E6dRs/Rfei7fPLDbi4kHyF27f/hV/0gCwa0pvH9zek4Yg6bTpa/ccBdajzOi4bJUs0u3ejwbBOb K4VFCXKpSp2Wfgx99798+d064lIVKmkbP4Qt5L9jXuEFaUQpeZXupdELrzDmvwv5bl0cqSqVpG0/ 8OXH7zK021NyvVjiXo9mz95j+tcKRaUdZ9t3c5g0YiDdW9XFxcWlkKU9c/ZZbup2KHd70rqbG8vn fs53MSdIU+D60GO8UGk94ZuSSFcA/6I5doQz7tVwc+jrxIU7vdrQv/VWpkz7lj0XbpL38UeRlXaa Pcs/YeYXmQT2aln6E3OWGDe82nWh9dqPmfZ1LBfSdSbrs0g7E8vymR/zxe0u9Hr2gUIbUZyTK9Wf C2D6EC/+XjaWl+bGcg0AF6o270JQ53OE9uhCr3GzWfLdYuZNGUbvwM+5UPN5XnjiXtOdVRhOV8bd +Sjt+jdh7ZQP+XrPeX05ZSQrhTN7vmfmzOXcDuzKszb0NBVCVDS1aNK6GXCN3fMXsDzhClmmm0B2 D5pLCfz0SSiLLgA05slHa5huJIQQQogKxLl6pFiirvJX5FK+XLqCpb/AqChDt/+SU7p5ocg8+wfr 96bRqIMvj9cofteloijdNIuKqmzOM0VW2lWucw/3uRdc+VI28ZW2LC7t+IT/hFTlwx/folV1+5Q5 zpJ36tJ2Pug/iA+2nTVdVQBfZset5d2W2ROSWqts8kSRdWErn4wYTXD6BP3X3Dc5tiSIlq9vo3G3 9jStmsyuH+NwHbKITV+9wqPGwyJZUDZpIXuohsSVTBgygS/3Qstuz1DtyA7O1utAm/uvsOvH7Ryn CT1D5vPlxA7UqVR4WijT9NhA3SBx+RSGjPqcvbSkW5dqHIk4T71+z3D/pT+yh5H07EPI16FM7PCQ VY33TpFuM1T6GX7/5Wd+PvME777bnuynwNukJS7nrd6j+fZv40YAbwYvW87C1x6n8L5WeTlr/hhz 1jLOeMhOWr5El2pJRJx9kH5tanFp12a2HwfPnlP4+suxdKiTPZRBYewZn4FKv84/126ZNOoacbmb mg/UoIoVRVFJxIdK5/o/17hlcZd3cHfN+6hhRSN6icSHjvTrl7l2y/LEzi5317R6yNGSiFGOcTGV eXz63qxPjmE3AHVo2fNl/JqnsmHWMvbV7MbYiU/BgRjWrdrOcf2v3P0Xs+/HITSy4pnIWNFiLEgW aWcT2ZtwhJMnznK1yrP8J8iHOlzlr+2J8MQzPH6fdWUgFTI+RVbaORL3JnDk5EnOXq3Gs//5Dz51 XLn+127iaYLP4/db9cxEicSX/XHA2cT9JBw5wYmz16jy7ACCfOrC9b/YHg9P+DzGfVY+z1IiMTr6 MXZW9s1XZ1c650Xp5XmppMfOZYclpZIWRz42ppOmFAQbJ2ApSbpbF9WxuN/UynnvqUG+XgpQ7i37 q4nzVqu9yabTitpf6eaFfjJdWqqJUZdMV5aa0k1zeaBTmaln1IGta9XKxZ+p2bOXqh3JGUqpLHUt cYfamnhRmUyBLsrsPLulji4OKHCSPoOyia+U6VLVmQO/qkUjXlBNBi9QW/bGqbg4S8sxdSnTuhm+ nCPvsifwNsRq/eKrZsfpJ0CzQZnmSeYNdebYOZVqOHyZ51Xs4qlqkK+Xcm/ZS70VskYlGiZgtUKZ pkXpVOa1oyp65Rdq6tghqp+vlwIv5dtviBo7a7FaF3dO6efas1rZpscWGera0Wi1csF0NXZwH+Xr 6a7w9FX9Bo9TsxavV3HJWpsmFHSedFvrtrqVvF9tWr5QzZ49W81bvEbtOHqlyPdf588fJy/jMq+o o9E/qAVTx6rB/XyVJ+7K07ePGjw2RC1et08l3yrsLp6XPePTpR5Wa2b9R7V0N807k6XOZBV1w7o4 7Rmf0l1XR9eEqP4tC5so2Pr3DbvGp7JU6tGf1az+Tyv3fDHlXepMjFI3TH9ugT1jlGNcTI4Un+6S 2h3SrdBzLWdx91ez916x6X5qUOQYzck8r3YvHKmeNj4HDZN4GyYC9wpSiw9dtzrWChWfSlfJu79S w582PgcNE8kbJqP3VoMXJ+Q+HxfCvvHpVGbyTrVweFujczN3Ivnsyejdldfgb9WhsnpGd/hj7KRK IF+dXYmfF6Wc5yWbnpIpOywp2bQ4/rFxoh4pOtIvnyAxYR+7ftvAmtU/sf14Gu4t+zNqUG+6tHue Z5o+hLsdWtesUep5kfk3q4YPYHrtj9n1UUfuLZ1k5lHqaXZq/3IhNowPxk7nq70X9H/rx+Kjyxja iOxxvV9PksnmzSib8yydY0te5y2mFDonSNnEV8p0R1jyUgde/9Vw7hagzmSiDJN8F8I58s4wbvZx wB3PbkGM6f88D7kVlr4qPNK6Ey3r3Gm6okDOkSfWKU9poRymx1oVNd3Wcv78kTLOmP3iSyHhs0Da Bl/k5bcD6NTCg0pHfmRSwhN8/Opj3MVtrv2+lI+PtOS9Id3p3O0Z6lnxVbv94lPcTJhPr7Yfcf3l NxjSqTkPVDrKykkHafFxPx67ywV17Xe++DiJtu8Nwq9zF56rV3h/LfvFB9zcz2e9ehF8vT1vD+lE iwcUR1Z+SUKLEbz6mDuoy/z+xdccaTuCIX5d6PZcPSqb7sMM+8Uox7h4HDC+rH/Yt2I27476H9sL GLnQ3fcdFsyZwICWD1jdS8FYsWLM4yYnVr1L1zdO8vI37zO0zYNcXfM2rdf30PcuzuT6se0sC5lE 8I3RVveeqTjxKTJP/MDwru9x6uUQQoa25ZGrPzO49U5ePbqMoY3uIuv630Qv+y8jg//lvX3fMLRR VdOd5GO/+Ax1Pv1541RXvgkZRJtHrrBmcCDrX9XP+5d1lWPR3xMych433vuFH4c+XsrloKMfY2dV Mvnq7Er2vCj9PC/R9JRQ2WFJiabFGY6NactKQbCxlcZ+/lVnIt5Unvp/P7vnyUoVdeCMSrXyS2h7 K+280KWeVnERH6v+LVurwQs3q735vgo3Wo5eKvKXlgUp7TQ7L53KOL5SDfGqr9pP+l7tPnpanY+d pzrnfO2S/eX0lnlDlJd7gFp8VGu6gwqtbM4z6ZGShy5VnUkwU7aYXcpbjxSN2jS2RXaszWaoHTeK /8VGQZwjT6xTNmnRqYwze9SaiC0q8Zp9j1XZpKfsOV+6M1XqpQsqOflyqTwTOl/+mJIyzpjd4vs3 Xs173kv5L05UGUoppW6rG1GTladxz4nMEypi5EA1LfqC1V/P2S0+fU8kd//F6miG/l+/EaUmehr3 nLilTke8o/ynbVMXrQzQfvHpe9/neS6+pKImdjPqmaBTmacj1Ej/D1X0RevfdOwWoxzjYnLU+HQq 81qSit34vVo4+yM1ZexQNWjQUDV2ykdq9sLv1cbYJHWtmPeW4seo92+8mve8p+o8b5/Kvkr0PSgM X+kqpZTSKW3cHNXafahaefpf419bVGHiM5yDnT9TB7TZxzT7K23DO7qe9g81u3UTNWDlCauuY/vF ZygHe6l5B/Slyu3DavGLnibvqNdV3Oyuyn3ASnXamgDtGaPDH2MnVUL56uxK9LwogzwvufSUXNlh ScmlxTmOTWGfnzkIHemZtegzbyVRB85wYc8KPh7Tnw4t6pVaD5SyppK38H99JrFqXyzfjuzC061a 0crC0mPxn9w03YEoRVr+WvcdP9Yfz6dTB9C60cN43OtuNI6zC5VqNKLjGyMZ9sR+tsT/g8rzeyHK mIs79Zq3pGVLaxYvu4yz6Thq8ljrlrgDeNbnoWr2mR9GlBx19Q9m95lE2P7sKcZFRXOBX99pS926 E1h/wfx0wcKYlHElIv0q509Wp3H92vov/FyoVLUa7mcvcd3wkFepPl1ff5JfJ//Inxml/eSXzpXz Gqo1ro+H4au9SndT3f0Sl64brpsqPNy1P21/DWXFnwV8nl8iFOlXLnCy2iPU9zD0QqhE1epw9lKq /jnZhUoPd+T1truYvOIQGXl+XwrkGBeTo8bnQqUanjzXNYAR777HjNDFhIUtJnTGe7w7IoCuz3lS w1Gec9Ovcv5kDbybPYzlfhIuVKlWk2ppqWjTdaYrS5ajx2c4B72b0qBqAce0SjXurZbJFe2/pfyO bigHH6NZg4LmI7uLavdWI+2KlvTSDdAJjrGTknwtfeUqz52g7LCFExwbJ2lIqYJX/w/4eMwrvOAJ x2PWs2rJ58yZ8y0xFzKB21z/K4Ztf12ivL5Cu9TtzOy4OOKsWNa+3ryAE06UPEd/SBPCWlmknU1g 27pVLPlsDnO+juGCAtRV/toWw1+X/zX9QTlwJ/VeHMT4p2tC1FZ2nkw33aB8UCmcjPmRhdPGMSQw kEBLy+tfs++mI5dQLtz5eFfGDIFffk3gqiOHWiJuk3ZyJ6sWfsC4IWaOX84yhi/33TD9cTlxP83a PQX8yf6/y2sa7cmJyzhHLrcq3U31Wlmk3DQ807lQ5d4HeCD+CKdTDS94+pe+3THsO1Xa989KVK1e jfSUm7kvz1VqUueB4ySeTs3drEo17q12iPX7zlG6r6XZjRK10m9yM+eFuAr31nEnPvEsuRHeRbV7 q7J7/X5OlW6AcoyLzdHjcwJV7uXBBlqjxkVzbnP93EnO1KxL7RpFGYisGBw9PqpQ60EPUo0bP81Q 189z7Iw7j9auZvQhZGlwoUqtOjRI/ceocdEMlcK5Y+ep+WhtapRugE5wjJ2U5GvpK1d57gRlhy2c 4diYdlEpiK3dXezL/hODFUfZ5kXZqIhpLhp9t2GjLnPmug3rrmxRk5q0UCPWnrOq23BFUTbnmQzt lU8JTPDlPHmXpa7u/kS1d7ffhGyWlE2e3FAH5vWyboLVspow1wYlNfRlWaXHejqlPfCZ6lzYpMdQ OhP3liHd1RgV0r6eqtn/G3WwBK9X5aT5k58zlnEOXm7p/lFRk55X7u0nqbAdx7PfRbS71axmT6sR q46qWzqllEpX59dOUE1sGIbAbvGpLHUl6n3VxL2rmhi2Q51IzVJKXVOxs9orrxE/qOO3bmcPcXR+ rRrXxKsMhrQxPBfXV+0nhqkdJ24ondIpbeyHqpnXW2rV8bTseDJPq7XjWts0LIXdYpRjXExlGF9m qrqUnKySi738o67dsq5sMWZVjFbRl4Neb6gvY8+pWzqT4U4yb6jTsWFqnG995TVuYykOj2bg6PEZ npu81eAvd6vkW7dN3tEzVerp3WrZuM7K3Wui2mTlEIL2i08ppd2n5nWur7wGf6Vik7VKl2d4Hp3K TD2lYpe9o3zdn1bjNiVbdY0ou8bo6MfYWZVMvjq7kj0vSj/PSzQ9JVR2WFKiaXGCY2P9lkXYuf04 3pwTZZcXZaciprloSuYhraIom/NMGlLy0qrjK0cqL/euatKKneromZMqdl4vo3EpM9S1o7+qeYO8 8451XQjnybsslXo0Qk1qXy8n5sIXXzU7LtV0R4UqkzzR7lazmtVUXsOXq0PXskd6t4cySUtOQ7Xp 8TC/1DEey74QZZUe611TsbN8FV5vqmWHrljdQFQYx0+3qdvq1jWNOn1gtZras5nyGrxAbdlrphEt 33JAnbhme645X/6Y44RlnMOXWzqVmbxFhfRsYnSv1KqjiwOUO3VUy24BalA/X+WJu/IaslIdL4v7 ZuZZFRXSR3kavT9lHF2s/N1R7i27qYGD+ihfT3eF10i18rh171J2jU+lq+Soj1VPz3q5z2MZiWqx f32Fe0vVbeBA1c/XS4G3GrLymH6eksLZL0Y5xsVWVvElR6hB+cq0oixlXA4qpXSpCWrZiLbKHZR7 y5dUH18vhaev6mfIO9yVZ8+PVVRyuulPLapI8SnddXVo2VvZH4q5t1Td+vgqT7yUb7//6MsXFJ59 VEjUWaufq+wan8pSqYeWqxFP11FQR7Xs5q98PWsqT98++vIFBU1Uz5AtKtmGuXvsGaPDH2MnVRL5 6uxK+rwo7Twv2fSUTNlhScmmxfGPjYvK/pFVbJ7J3m7SSPjsVdqu68LOn0fToqoLumNLeKnxJvof XcbQRvqxdG/uZU6nQewfu4Hv+zco0a6YJZ8Xt0k7tpMt5+vQybcRbtqzHDx6kUzTzcyp9ggtGt2H vTs4lXyayxF1g8TlUxgy6nP20pJuXapxJOI89fo9w/2X/uDH7X+DZx9Cvg5lYoeH7H6snFnZnGfp HFvyOm8xhY1DmxQ45mHZxFfKMg7wWfu+rOv/Az+PeYqqpHNsySAar+rK0Y1DaeQKoLi5by6dfP9i bOJC+j98p+le8nGOvFNknviB4V3fYOnftozP7cvsuLW827KgcUnzK5M8SdnKpCYDOTBra6Hnuy3K JC2ASiuZ+2NZpcd6l9k6qSsdD4wyui6Lz/HTbSqNfXN60GrCdtMVhXCia9aunLSMc5ZyKyuFsydT qdnwQdxdgKxk9iz7ioXfreCn1KYMeTmQEWN68Li7dXPT2D0+skg7e4brNR/hIfc7gH+5sGcVCxd+ S/hPKTQd0p/AEcPo/fg9Vr1H2T8+RVZaMiev30PDh9xxQZF1YQ/LFn7Nd+FRpDb15+XAEYzp3TQ7 f61g9xjlGBdTGcR34ScC6/ZhmenfbVbG5aBB1lWO7Y4iKmoXfxxOIObHOPDtgk+Lp/Dp3JWXOj5J nSrWl5IVLj4yuX4sls1R24j94yAJMZvZTiv6+TxJC5/OdH3Jl6fqVLXq/KNE4lNkXf+b3Zu3EBUb x+GEnfy4HXz7taVFi7Z07tqFjk89SBVrAyyJGB3+GDspO+ersyuV86IU87zk02P/ssOSkk+LYx8b J2lIya4sGMgnHPm4A9XBfEOK7ghLXurOqv7r7PqSZU6J54XuCEte6sDrv7Zl8dFlDCaclxq/zq+m 25lRZ2JUTj7ZU4mnudyx70NaRVE255k0pOSRspVJTSbC8k183OE+ff6YNqRYKIcL4Bx5d509Ib1p /X45rpRVJ1n1Hz8+e24F28Y8SeFNYNYpk7SUIMdPTwZnVo2k6WdPsnPbaFrcaZ+7ieOn25Q0pNjG Scu4ClpuSXzF5+gxSnzFY1V85a0hxc4kvuJx9PhwghgdPT5RNsrbeVGe0lOe0kIR0uMkDSn6Hil7 XiPx+/487GK+Ak9djWJym3e4MXs9C7o/WKIV1CWfF/oeKadq0qbDE9yXfq5Evri1RcmnWQjHP88c PT67yDjAZ+0HsGeMoXefuYaU21zdOp02fVOZfWQO3WsXXuI4R96d5afA9vRZdhyoh+/YybzTpyV1 qhb2ZWkl7vVsSgMbJzsrmzxRpB8LZ+TgOHqs/IiXHy68EcwaZZMWU1mkXb7EtauXuJhaiXvr3kfN mvdRowhfqzhGegqR/hffjXyX3T2+4POXG9jlvu8U6S5Dzp8/zlrGOVO5pchKu8qla1e4eFFL5Xtr c2/NWjxQo4rN7yYlEx+QlcblS1e5evESqZXvpe69Nan5QA2bv1IssfgcviyXY1xspRlf+gX+Skzm Vp4/ZnEj8Udmvvk/4h4bySczXuOZ+02baA3bfMX5vvMI/6AbDWvfb/N5aFWMZUjiKx5Hjw8niNHR 4ytd9ru/OLvSOy9KJ89LLz32e4aypPTS4pjHxkkaUhQ3E+bTq+1SHpzzBR8GPssDZ741akipRNqZ vaz5dBqj1nuzelcIXe637UXPVmWXF2WnIqZZlD77nWeZXD/2OzG/H+LoPwUMX+LSEL+R/jxe1bqi 2H7xObIUEj4LpO38+5izbDqBz9bizFKjhhRdCmfifubTydNY/+RCds3tyv1WZJ9z5J1+uKRP9sHz n3HAjl/6m1NmeaKusm/+aAasuY8g/4dxsdRKb8P1UWZpAci6SMIv3/Hl/K/4ctvfede5P02/cW8y Zlhf2tRzs/qhq0zTY7XbpOz7kkED1lE/6EUecrltuoHeXTzqF8jLjxfeV9U50l12nD9/nLiMc/hy 618uJWwk7MuFfPnlrxzPs64OLfu9zqjxIxn0XF2rGz3tG58i61ICv4R9zfwvv2Pb8bzPRu4tBzBu 1FuMGvQcdSoVnnfYPT5ryvLRjB/Vn+fq3JV3XQHsG6Mc4+JxnPjUpS38X7dX+G9SL5btnc9rnlVN N9G7yfHvRvP0oC20mv0jq995lurWhZajqDFCJhdivuf73y+brihcqZSDjh4fqAsxfPP976SYrihU KT03qWRivlnB7ym2/9blUT9Gvvw4ls5cY0WP0fGPcflhxf1lTBABbR62ucHZWZX8eVG6eV7i6Sn0 Gcr292FLSjwtjn5sTOZMKRDYNgGLXZXAxGDFUdp5cfvoYtWr/XA1a/FaFXv0orpV/PmBbFbaaXZ2 ulvJKmHrDpV4LUv/lyyVemKbWjYvRE2ZEqLmLdumTqQa1gkD+5xnWnV89dvZ5YV+fxaXOpNV1I3C ppjPZZ/4HF9JTPDlHHmXqf5ZO1bVBKPJZEtO2eRJukreMlO1t/P1UTZpUUrpLqjoaS8pd9yVZ/sg NSV0sVoZEaEiIiLU6mULVMjYntkT7Nkwea0qy/RYTacyk39VU62aMLylmhh1yXQHZjl8ulOPqqiI n1XU0Rv6P/yrkuPWq4iIbepoqnXnanE4fP4UylnLOEcvtzLVxeiQ7Pg8X1TDp3yqFq9crSIiIlTE 6mVqYchbqpunu4KWakTECavfVewXn1K6i9vUtPb1FHip9sOnqNDFK7Lji/hRLVsYosZ2a6LAXXmN iFCnrZyI1J7xWV+Wj1URp2+Z/toi+8Uox7i4HCe+W+ro4n7Zvx0UoZJNV5vQnVmp+oPCfaBadtz6 516DosWo8sZp69LsQxWrLck8VE4QX3Ydyoum/7ZVi6+aFXvNdHdmFSc+dfuwWvxiHTP/fmGLu2o2 a7ey9qm26DE6/jEuH6y9v3irISuPqQzTn5dTJXtelH6el2h6rH6Gsu192JISTYsTHBvrtyzCzu0v Q107Gq1WLpiuxg7WV+Z5+qp+g8epWYvXq7hkrbKuqC6+0s4LXfIWFdLvaeUO2RWYZdCoUtppdma6 1AS1eLC3gn5q8dFbSimdyji+Ug3xcs/JR3BXXkNWquMZpXQAnYRdzrN/49W852sq924fqo2Jp9WF a7fsVjbYJT5nkXlFHY3+QS2YOlYN7uerPHFXnr591OCxIWrxun0q+ZZ1FVUGTpN3tw6pxf29FLyo QmKv2O3cMadM8sRwfbSfrFbsPqzOJCerZEvLhWtW32PKJC1KpzKOLlb+7vVVz3l71FWzFS9ZKvXQ t2qwV03VZEq0MlS/F6Zs0mOLVHVgXjeFe1c1acVOdfSMmeOXs/yjrll5vTp8upMj1CA81aCIM/o/ pKq42b4KhquIZGurLovO4fPHGs5Yxjl6uZWRqBb711fuPT9Te6+af6XLeTYsk8olrTq6OEC5u/dT 8/ZeMl/Jr7uuDi0OUl6lVYGYh21leelUIJqQY1xMjhTfGRUxyDP7t/7L1IlCDlVOQwpN1PC1501X F6poMZqjU5nJUWr2gIHqvdUHzVwn6eri3q/VkM5j1bJD160u2ytOfEqpzLMqavZQ1f+91epQvutY pzIv7lFfDumlRixLUKlWBmjX+FS6So6aowb0n6pWH7qc/zrJ1Ki9X45QnUcsV4ds+CDTfjE6wTF2 RrbcX5pMVzus/FjE2ZXoeVEGeV5y6bHtGcqW92FLSi4tznFsrN+yCDsvz8omLzJVavIRFbt2qZo9 ob9q6U6pNqqUTZqdkf5rT6831Je7T6nUTJ1Sun9U1KTnFTkvDxnq6t7PVE93618UKgq7nGc3otTE OnXUi4sPq+IXq3nZJb4Kyjny7ra6dU2jTsd9r8b51lPu7aeq1bv3qri4uEKWA+rEtXyvO4Uqkzwp oeujTNKibqsbUZNVnZpj1dp/Csr/y2rHlLY2fYFfNumxxSUVNbGlTWmyhsOn++JaNdwdVW9SlLqu U9KQYjMnLeMcvdy6EaUm1mmmRqw9V0DFkb68yvnIpnB2i09fXtQcsVb9YzlAm/PZfvFZW5bbXu7Z LUY5xsXkSPGdV2uHN9H/1lsN/nK3hY+DMlXq6Rj15WBv/bbGjfjWK1qMZuj+UVGT2qomk7aoKxbz UKuOLv6PamLDx3oVJj6Vpa5Eva+aNHlfRV2x1Aihr5BsYv1X2/aLTyndlS1qUpO2alLUP5bLmYxE tdi/rU1fYtstRoc/xk7K2vvLjumqiQ33F2dXoudFGeR5yaXH2mco29+HLSm5tDjHsbHfbDOiFFTC vU5jnus+mHc/WcGeC8kcjV3B//m5k7BgGK0bP0qzjiP4aNMJ6yalFyUkjRMJCdDRn97PPYJ7JRdI PcL2yMM0eXM4A1veRyUqU/Opzvg/f5Ydf2nQme5CFI97PZo9e4/pX4Wwwk0SF73KI63+Q+j2s6Rt m0Hf55+mVatWhSzjiDiebrozx3S3B42fKS/Xhwt3P9SQZ0hFm15QSXoHle+qRM1Ha1PDDuOoOoaq PNS4Me6mfy7vajXkmefrcPbjgXTs/w4hc+bx3fazwJ9ELpzLnDlzrFy+ZPNJJ7lm7cpJyzhHL7fu 9qDxM5W5oc0wXZNfzbrUrmHtDBr2kl1ecENL4UexFo/Wrlbs8bNtY21Znq1MynI5xsXkSPHdR/P2 z+vvn/F8O+J56t7/DN1fG8mkkNnMmfNfpo57nde6P0edR3wY8W28/ndP0a7Z/Xn2VKpuHSd2fSq+ bZtQ02Lm3E39ls9y74+/svdCKdcIOHp8pHIsdif/+D5Ls5p3mK7Uc6Fy/afocO82Ivf+gzJdXaIU t479wfp/WtK22b2Wz//KD9Oywz38GLmfC6UboBMcYydl1f3FhUqV76RSmdxfyqFylefWPkM5yfuw ExybctWQoi6uY+S9rZi0tQiTYTkdFyq516HRc90Z+u5/+XrZQma/1Ykae7/i822nuGW6uShFWdxM SaVK9ar6iY8UN//axZojj+H/4hMFPHQIu3FtQNe3X0Ot2sT+FEuTL4viyeLiunHcW/f/2JpS0A1b OJzKjegxvrxcHy5U9vJj/JjrrIg8SJqFF0p1dR8/r6zOu4Oe4/5yUwZXxatHEO+oTfyy/2opv+yX IVcven8wkZ6eqez7cS7vT3ifeeuPA7EsmzmJCRMmWLms4uDVLNO9C0fl6OVW5Ub0GN+Xyys28mea hfjUZeJ+3UOTd/vS5v7SfunLLi/GXF5L5J/XLZQXt7kat40NTQYxqI2H5Uq8EmFtWZ7ArxseLJuy XI5xMTlSfHdS76VhTOtcL/dPaftYv/xLPnl/IhMmTGbmvCUsX7+PtJwN6tE+ZAy9vark/qZMXOTP E5cK+GhSR9qVi1xNK6xCraQ4enxw7c+TXMg0fwYCqLQrJF/VckX7r4XztIRdS+LEhQKaG9VNriRf I+2KlvQyCdDxj7HTser+cok9P//G/WVyfymHylWeW/sM5STvw05wbFxUdjcWq9g8k31xZKVx+VJq AQV0Xlmp/3Bi5yJGvJ7IwNg1BD9Xw3QTuyrVvDBHpXM5KZGE/bv4bcPPrF62jePuT9Nv1ED69uvH y63qYO/TqczT7DT+5cR3b9Diw3qsjp5Ol3vP89Nb/eiz/SWidk2nw73ZX8Co5J94vdmnPBT5MzN8 apnupMKyy3mm0jj7Zyy/fjmLOemvMv/NZwpoda/OIy0acl8lixvkYZf4HI4iK+0ql1ILavU3lknq xSR2fvker+/sTezv7/Fc1cLzzznyLo19c3rQasJ20xWF8GV23FrebWlb/4AyyROVxtn9v7Jy9hyW 3P2a3a6PUkuLSuPswaNcNHpAUNf3s3jyUm4ODGZkGw8qG2+fcZZt8z7kh5qjWTjjFZ66v4pVlTOl lp4iu03a2Xh+XTmPD5dU4Y35b/C0xS9y7qDaI4/R6L67TFfk4/jpBtCRfvkEiX8e5fT1G5yI/IgJ y+oycXEQz9aw9huhKjzSuhMt69xpuqJAzpE/BXHSMs7Ryy39c8dv337Klxc6MGWsL3XvNP73M7i0 6xveXu7Gux8N5Enja7VybRo/UQ93M+HaLT5uk3b2EL//toyQLy/iN2U47evebbRekXlpNwvfjqDq u+/z+pPGX0PfRe3Gj1HPPf8X3PaLD1TaWf78/Ve+DVnGBb+3Gdu+HnmuzkwNuxaGsLzqED56/ak8 x79y7cY8Uc/dbNlutxjlGJuuspGjxafIurSPFR/+H6NCfzNqMDHD05+J/zeJcYOeo44V5Yqposdo Ql1g83h/uq5vxOzPJjPY9zHuq2J0z8tK4cyBDSyYOJEvKgezZ+0wmuY5R82rMPGRxaXNwbTpupmn Zn/I1MEdeOw+42fCLNLO7Gf9gmm88YUbs/eEMaKpW549mGO/+EBd2sT4NgGsf+r/+GzqIHwfq63/ MJPsczbtLAfWf8nEN5ZTefY61o5onrectMBuMTr8MXYWt0k7e5ijF//N/ZO6yoHFs5hzsw+fjnye +ysb59stkrd9ycQf7mXywv/jlac8jM6L8su+50XZ57ld01NK78OW2DUtznhsTMf6Kgg2jhtWHLeP LlYv6v896xd35TV4uTpakhOF6JVmXhjobl1Ux+J+UyvnvacG+Xplx+D+tOo3cZ5aGXVAnUktaDy8 4iuLNDsr3T8b1dtNjCeWr696LkxQ2aP3Zajk6FA16Ok6yr39J2r3VUtjtFZMdjnPbh9Wi1+sY6aM MLPUmayibJigyi7xOZxb6ujifvnzptDFWw1elqg/rwvnHHl3W9269k/+yYsLXayfzNtYmeRJCV0f pZYWW+I3WepMjLJ6cr1SS0+R2XLdtlQToy6Z7sAsx0+3KZkjxTZOWsbZct2XRbllS3ymSwFjVdst PpvKC9PF8vjT9ouvqO9+KCh4Pg27xSjHuJgcNb4Mde34HrVp1WI1b/ZMNXH4YDVo0FA1dspHava8 xSoiKk6duGbtTBTmFT9GA53KTN6iQnoa5nfxUr79BqpBgwapQQO76edPReEVpBaXyUTfjh6ffrL5 kD7KE7LnmvXtkx3foADVraXh+vZWgxeX5WTzH6uenvp6BE9f1W/QIDVo0CA1sFtL5a6P22vwt2U4 2byDH2OnUIzy0IZnHGdn3/Oi7PPcrukpxjOJLe/Dltg1LU54bBy2R4q6/he/bT1S8NchedyBW20v mrdqQh3jVvESUpp5AaDORvB6+8EsPZ4G+p4nfbq04/lnmlLP3dIXqPZV2ml2bjrSz+4m4qffiDvl SuN2/vTp3oL7K7kA6RxbMpIRe5sz/u2hdGt0T7Fag8sbu5xnZlroLbP+y1XsFZ/Duc31v7az9cgN 0xWWubpRu1FzWj1Wx+ovAMpn3hVPmeRJCV0fpZYWm+I3Ue0RWjS6z6oem6WWniIz8/WOReWtR4qx DC7s20Ls6ao0e/EFGrmX7DOg8+VP2bJbftl03ZdBuWVTfCZKrbeCteWFqZLoDZCfSjvLwaMXrR6N wFip9UiRY1wMjh5fybF3jCr9PPujfmPbjt9JSNzLz+uP8oBvF3xaPMEzrdvTsUtrGtXI8y1ygSpa fKibXNi/nY3bdvBHwiHifl7Pvgd86efTgseeaUPHjh15vtG9Vj0rUhLxoSP9wgGiNm5lxx8HSIzb yvp97vj2a0uLx1rRumMnujzvRQ0r7nEG9o7R4Y+xwytOeWj9M46zs+95UfZ5btf0FOeZxIb3YUvs mhYnPDYO25Di6Eo7L3R//8CERRqeKeXGE2OlnWZRMTn6eebo8Tkyybv8ylOelKe0UA7TY62Kmm5r Sf7YxtHzS+IrHkePDyeIUeIrHkePDyeIUeIrHkePDyeI0dHjE2WjvJ0X5Sk95SktFCE90pBSRBUx LypimkXpc/TzzNHjc2SSd/mVpzwpT2mhHKbHWhU13daS/LGNo+eXxFc8jh4fThCjxFc8jh4fThCj xFc8jh4fThCjo8cnykZ5Oy/KU3rKU1ooQnqK1JAihBBCCCGEEEIIIYQQQgjhzKxtHinZgaSFEEII IYQQQgghhBBCCCGcWJF6pGi1WtNVFY6bmxtUsLyoiGkWpc/RzzNHj8+RSd7lV57ypDylhXKYHmtV 1HRbS/LHNo6eXxJf8Th6fDhBjBJf8Th6fDhBjBJf8Th6fDhBjI4enygb5e28KE/pKU9pwSg91jaP SI8UIYQQQgghhBBCCCGEEEIIC6QhRQghhBBCCCGEEEIIIYQQwgJpSBFCCCGEEEIIIYQQQgghhLBA GlKEEEIIIYQQQgghhBBCCCEskIYUIYQQQgghhBBCCCGEEEIIC6QhRQghhBBCCCGEEEIIIYQQwgJp SBFCCCGEEEIIIYQQQgghhLBAGlKEEEIIIYQQQgghhBBCCCEskIYUIYQQQgghhBBCCCGEEEIIC6Qh RQghhBBCCCGEEEIIIYQQwgJpSBFCCCGEEEIIIYQQQgghhLBAGlKEEEIIIYQQQgghhBBCCCEsqBAN KSotieh1MSSl3TZd5TzUZQ5uWkvk2oLScZu0pBjWRq5l08HLKNPVJUBdOcimyEjWRieRZukfVCkk Ra8nMjKKg1eyTNcKIYQQQgghhBBCiAoviysHo4iMXE90UorFei2VlkT02kgiNx3kiqWNhBDCzspR Q4oiS3sFjeYiN9J1Rn9P53jEdPz6D2Z8xHGM15SIlGimeLrh5mZp8aRn2LHsOCxu+wxBoauJTkrJ 3a9LZW79+QUBr85gRcINo3/QWBp//RTCqwFf8OetyriYri4BLnff5M+QIF4d9wMJaRZy99Zhfpow hICQeG7dfYf+jxlo4iMJDXomJ1+6TgnLm+Z8FFmarczya4yb53SiU8z8e7pjhPX0NJOnbri5DSQs Kb1o25JOUthAM9tlx55zTAuj0xAfGUqQ0XH3DAolMl5j3e9FEVhx3pSkrPNsn9Wb2m5tmRJ9Je+6 As9Bo6VnGEmGsG06h0yvMzfcPIMIjYxHk39j0CYRHTaFrjn/9jMEhUYSr8kw3TJXQekTQgghhBBC CCGsdgd334onJGAI41YcJM10NQCKW3/9zIRXgwj58yZ3Gyq/8r0r92RKWDRJWnMvv3qFvs/aVhek SwqjZ77t9Ivxez2F1QeY1klZptPEExkahGfOb614jxdCFImLUsrqtlsXl+zSSavVmq5yAOkkhb1B i1GnGL8hkpntaun/rsi6nEj0nms84vs8Dd0NFfnF4+bmBubyIiWaKd5+zCWAkDndaZCvqeoOajR9 gXYNq1vcVndyHe8Gh6PxGEZ4zMf4170TUNz843/4tv8Epq1l+8RnqWq665u/84lvDz5gItu2v8Mz Ve3blGI+zTf445P+tP8Apm1bxcRn7jFah4W4dWjjF9Cn7SRifMazYGQrauhOsu7dYMIxTrOxDC7H RzB78nTmx5wDjwlsiJ9Ku+omGZwSzRTvoewNeJ+Rre7Nu457adqpDQ3d9L+xZVuuED3FH7+97bPj zbOt0TEtiO4MkaP7EhCWiEdACHO6N8CVq8QtnMXcmFoEhq9mvv/D5al1s0jMn2dFZeV5YwPr41Nk XY7nx9nTGDt/K1q8TcomQF1g19If2WuhcUelJLJmfjhH/MLYt7Qv9ZQt51AGyZGT8An4Go2HoYzR cT1uKaPmRuERGE7MfH/qGrJCG0don/4ExzRl/IIhtKrhCgVel1akz4T1eVdxlKc8KU9poRymx1oV Nd3WkvyxjaPnl8RXPI4eH04Qo8RXPI4eH04Qo8RXPI4eH04Qo9n4Cq3bMlcPdYP40KG0DT6Az/js Oh5D3Rqm775gw/usLXVBOlKiZ+Dtt58Awzu1sRpN6dSuIdkptrVOyjxdciSjfQII0zQlIORduje4 C67HsXDUXGLy1Ck6F7PnhRMrT+kpT2nBKD3WNo9UgIYU2+g0caz4YgbDwp8qsMLV4omT0zhiRYWt xW0Nhe93NF2wkZ8DG2VXjBpuJtU+YM/GETxxp/HNRJFx8Eteem4aqZYaWorJfJoNDSWhVJu9gY2j mpO3iNZycMEgnpugzb3B6Y4R1uslRiW+ZpTu3MaVv8dvIH5mO7JvRbe5Hr+azxd8zefhp2gypC/N //yepeffMJ+/KdFM8Q6GJVacA7Zsq795DiXEKDbb6JLC6NViBhkhq4gY1yr35mmowP7bOD8qLvPn ma1sPG9sYE186no8Kz9fwMLPwznS5DWGNT/Op0tv2Vg2ZaLZOIUufffiv2EFH7SrjbLlHDJcZxlv szNiFN45D2CGB8x/jOIxlJ+3CNm5hHHeuQ2ihgezzQG512VR02dN3lU05SlPylNaKIfpsVZFTbe1 JH9s4+j5JfEVj6PHhxPEKPEVj6PHhxPEKPEVj6PHhxPEaD4+Q0OJG7P3LGPUE9nb5Mj4kwUv+TEh dVxOQ0t2fcsoEvPUJ5l797X1fdaWuiB9Xd5QWGJNvYNNdVLmWHqPt1S/5jzMnxfOqzylpzylBaP0 WNs8UshVbRudJo7vp/TEzdCdrOsUwqKTMM1alX6W3StmM8avBW5utWnWNYipi7ZyUmsy98fNeBaN CmLUov2kaH5n2czhdG1WG7dmPRk7bxN/G+YKuRnPolGjmb7iIHCBbZ+9S1BQEKMWxXMTxc34JYwK eodF8XmHxMrX/a3r20ybEsqRhkMIn+dPY3e7Zo8NXHF/sAFN0ZCYdCG3K2NVL9r0aAF7thBz9Gbe n3CTozFb2MNT9PVtYvdGFMtcqPpYa3o0ymBPxC6OZpiceBnHiYn4HZp2wrdZdtGtOxFLRBR0nBqA T86NxRU37wFMHu+NJnwb8Tlf6Gdy+c9NbL71Ah9FruOXuUN5usZdObs3pbt4igSN6V/Ns2VbdFc4 lXDB9K82SOfErt+IojUDujfLrQAHcGtG9wGtQZPEqYvS9dI+bDtv7E1d/pNVmzPp9FEk0b/MZvDT D5huUrhbify0YA0Xugfy2vP342LjOZRznQ14kRZ5vmK5hxbde9KRCyScuqLvhqzlfNIp4G5qVsub T67uNTB9pLNL+oQQQgghhBBCiHyq8VibF2jE70TEHCdvLYki4+guIvZk0LSvD82quhjVt/RmauCz Ro0G9+A9dAzjPeIJ33IIw0DyNr3P2lQXlMHFU0lYXc1kS52UOboz7IqIhY496d7CeHQYV9xavMiA jh5oEk5x0fwAGEKIIrBbS4EuOZLRbdoxbG8LFoSHEx4ezvKuGmb4BTAh8kzumIFZp/hl0gA6j91B lZc/5NeYtcx/3YvTnw+i1/iVHDaeSD0rhdObw/ll2zKmj/mcv+t0YmTIV3wzqBbb/28s45cd5BZA 5ftp7ueHb3MPwJ36z3ame/fu+DW/n8ooslLOsDn8d06nGE10ro3js8F9GZ/Ygm8SLqDVXiBh5D3s DT/GlRot6dHdGw+75Y6tMtAkHiARbwI6NctzE3j8BR/zN5PMs+yPPgyNnudZL3fjNSXP3YsXejxh poFHkXn6ANEHM2jUtRVedxvf4OrQon4tkxPQjQcb1jdpUKhCw8Cl7Fw+jdc7PUaNSqZdOs2pT8MH Tb5YsMiWbe+macM6FC13q9AwcDla7XICG1YxXSnsrijnjf24Ngzk553fMvX1TjxWo7Lpaitkotm+ kq+2PsSIUV1pWNnF5nPItWEgv2iP84uhR1uBauLdqRMeHOP3xItGY7zq0B4/yF5NU7q0apBz7hc/ fUIIIYQQQgghhDmuuD/+vIUPdm9xev8fHOQJuj7bgLsxalDwaEj92ibDWLnXoWHTvA0Ktr/P2lgX 1LQBD1r9YbYtdVImXBsR+MtxtL8E0tDaf04IUSx2utSuELNwNmEMI3zJFAL9/fH396f3uP+yZPyd hI1fQkyKDsji8vbFTF2kZeCCz/jwjW60eepZfPu9Q+hnw3BdHsL0iL/JNNn7tUNZPPnBF8x4ox/+ /r0JeGs0Q57RsjUilqQMBZUf4pnufvg2vR+oRoNnu+Dv70/3Zx7CfJGoIyVuHZ/HtGbqpDfo0LA6 UJ2G/m8xefydhC3exolSbbE9T3zUWiIjI4mMjGRN6Jv4BOyiw8ezedPH+FvwO6jR/AV6NMrgYPQB Tmfm3kx05+LZuO0yjXq8QPMa9pkHxmoutWjesR2NOEz0/rNGxy+Dc3E72KZ9gh4dH6eG1XXZp0g6 b9qPyRo60s6fJJEsriVuLmQie1u2BdIukJR4C64lsjVPLybzva5sUtBNX1RM+XqjFMKmc8hcY6Yr 1X2GsWSCB2EBo5kWtia7PAqbRp+2n8KE/zK1h8zfI4QQQgghhBCi5LnUeJyOPZ6Ag3+w//St3BW6 ZOI2/o62UTs6Nq9V+LuyQeJJzqcVoaLPprogw0gPl0ncOr+QSe9trJOyUfYIFRo8WtSntrzIC2E3 9rmcUg6xJTwej4BetM8ziVEt2s3cifb49OyxAdVF9q7dTFLNzvRqV49KOdvdQc3WvQh6LoV1y7Zx xGR4KI+e/ej12D25BWSVWjz0SA049Q9X060bwyyvQrrbFbWAzSNv40jOsi4ejemuNeEEDwwgICB7 GRgcjgYPPKplkHYr78aGm4l22x4SNIYmiwzO74thq80NFvZiaOC5zLZth9AYDom6wL7Ne0xucIYb i7lW9zupXb8hHnmGHCqKtQSPXwd+wYSHhxO+/C3qhY/Cr8UQQk2Gd7NtWw1RwR+xis7MDQ8nPHwp IfU2M8qvC31C44rYmJKBJmY1K6JqETh3qNFQZ6LiMvRGuZ+AwR30vVEKYts5pNPsZvmKWDwCJzDS uKHW1YNWAyewPOQBwkcNzC6PRoXD+PcZ7f+4PHwJIYQQQgghhCgdhg92tXvZlnCRnGqm8wfYvNXk I+K0CyQlasz3BHGtRf0WdYo5lLqNdUFRUxm/Kgu/ufrRekIeIHyUHy36LCA+T2MKNtZJWUmXTMzy CKI8hjF3ZGunmx9FCEdml6qx7HH9PArv6qbSuHjyCjRuwEP3mPSaqHwfDZrVta5xxKUa99erYfpX Gxgq7C0wV/jayqRxJGcZG8lR00YajwlsuJCKVqvVLxdIWPsimhl+dJmwlmTjzXNuJjtY93ty9s1E JfP7uh22t8jbUU4Dz4at/H4u++akzsWxbsPFUu0lc8eDHZkb/hM7d33BuN7ZPaP8e4/jq5hwAj02 ETztZ5L0+WnLttzxIJ3mhrNq5y98Ne6V7G39X2HcV6sJD6xFTHAoq5PSjUOxgg7tsR+ZMjSEvwOD eV+++BcY9UbpMJChvg8Wcj3beA5p/+K7Ke8x+++ezH3/JermbKyfjK7FYL660p3NF/XlUeouPmpy gvltezLaeIhGIYQQQgghhBCixBg+2L3IhnVxnFNkj3ry+1Y2lOZHxDbVBVXmwU7vEb5qJ7u+Gkfv nNF6viAmfBgeMZ8ybXVSznu1TXVSVkvh2HezGDpbQ+Dct+mR52N3IURxFVjnZh1DdzQrGFqJ3apy t+mcBS53UbX6ncVsJbaWK9Vbdectn1hmfLyIrUkpoNMQ/30oH83NIPD19jxa3JzJ1ziiXwy9cwpU nYYd3mDS1N5owmazMOaK0brcm8mWmMNcVqAuHyZmS+k2WOST08ATR8yhyyiyuHzoD7bku8Hp50Ex O3yXoaeQuflTrOGKW0Mf/P274O2R92bhWrct/QO8Ieo3dp1It3FbwK0h7fz96e7tkTcu14do398P D2KJ2GVLRXMGmrhvGPfSMLZ2+JqNs3sYVWqLisuoN8qo7jxxd0FPhradQzpNLPPHDWbU1lYs2PgB /sYPVLokVk/7lJiOU5n/gT8NDZPTu3rg/Z93+SikntEQjUIIIYQQQgghRMnK+WB3yx8cupwF6jKH YuLyf0SsnwfF7OgyhsnirRoG2wyb6oKq07Bdd/zzzbl8J3Xb9yLAQ0NURKx+KgEb66SsodMQN/8d XhoVR4cF3zLbv5APLYUQNrPDNeWK+4MNaGr6Z3Oq1KRO/Zqmf82rZl1q35M76FeJcWuE34AuED6J Hi3q4FbNk7bfwYAN4Q5S2Fge5sqlRiNav1CfaxHbiLuczuW4bURcM22wKG13UOPxp3mhZiIRmxK4 rC4St2k710xvcFYxN+xXeZKBJnoOg9t9wtnX1rLrq//QyFBxLSo2q3uj2HYO6TRbmTF4IJPO9mLD rlACG+Xt3Fvw+Kl3Ua3m3aDZwpb4a6YrhRBCCCGEEEII+3O5l8dbt6Tmte1siruIupzApohTRfuI 2B4jzzgyXTLRM4bRbtI/vLbhZ74KfJzyXKsmRFmxSyniWrs+LTw0JCZdIM10pTHD8F3mWokzzpO4 +5T5Yb/sTkdK9FxeWvE4qw1D2Gi1aDfNJLBdQ8cvbFxq06qrLzWv7SM28W8SY/cVscHCvlzua0HX Pk25tmMviSf+InZHspkbXBUebdOZjmYaiHLmTynqlwIp0UzxdMNzSjQWp+Uy7NuWbblC9JS2uHlO J9riF/nW9qJJ4VjYONr4/Uy9j5fz7dQOJl8qiIrL0BvlDtr39eUxi71RbDmHdGiPfc/wNj34rt5E or99l3YmX7tYr7w3cAohhBBCCCGEcByVuK9Ve/rUPMWO2L84kbiXHeY+InZ9mDZ9Wpsf4UY/Mo75 jwYLY0tdkI6U6Ol4urVlSrTxqDJ55cRhU51UIbR/ETa8F37fPcDH0V8ztV1dK+qmhBBFYZ9rq3oz OgV4own/mW3JxoWWSaHjch/NfFrhpokhKv5yzmRRoLh1ZDcbD2bQtMtTeN5pqQKxIIXMe2JWCimp WaZ/dAy6c2xbtQENrenTxrSHjOFmcpC1Py7lx7UHqfnC0zxua4u8vRkaeI5t4cevVrL2WF1eaN0o Xy8Z10db06cjRK34lQSjibZ0Sev439x4PALa413o8GdmWDwPQZe8k1XhRvu2ZVtq4t2pEx6aDaza di5v44/hOHl0opO3obfVbbSnYlixKJyopJTc8zynm+U5AsKXEzq6dQEV4KLC0fdGSWr0KqN6elHZ dD22nkOGob+mcjYgnM2hQbSy0IiSfU16mL0e0B5i3YpY8HmO5nXM/14IIYQQQgghhLC37A9263Ns 7Uq++nELx2q2pPXj95p8RGz4YDeWFesOGU3+nk7Smm+Yq/EmoFOzIky6bktdkCvVvdsT4BFP+Kqd eec6JoPkbT8TbhyHTXVSoLQniV6xlGVRf5NmNK10zhDeZ/0I3/w/RrcyGYJMCGFXLkqpQmZ2z+Xi kl1UabWmc1uALjmS0T4BhHmNZ8HIVtQAdCfX8W7wVrxCVhExrhVugEqL58uh/+Hdoy8w+3+j8GtW k8zTsXz3wRS+5A3WLHubNvfph/ZKiWaKtx/hARuIn9nOqNC7QvQUf/zCO7Ehfqp+zhFF5t/fMbDN uxzxn86coOe4795HeKJhTW5Gz8DbbwsBGyKZ2a6WPmAN8WtXsmB8MOGanB2Dz3gWjH6ZLn6mYxrm 5eaW/WV2vrzQxzyXAELmdKdBvn3cQY2mL9CuYXXL2+pOsu7dYMI1HvgY5V0eKpmN43rRd1Ei0JQ3 Vv9M6Et1S7RHisU0G1GXNjLOuy+LrgE132R1/Ie8dL/pUG36ia3bTiLGR3++GNLMMMJjPs47f4O6 xuGtuziWdhv4h13/m8EXJzoy7dOXaXwn3FGnJV2eeYjKxuehpiPjFwyhVQ1XuB7HwlFzifHIu29b tkV3hsjRfQkIu4LP+PcZ2epe4CpxC2cxN6YWgeGrmW8YEk6dYvWQ7gT+eBK3fmHsW9qXei43iA8d StvgTXgEhDCnewOzN7c7Hn4WP9OxNysYa84zq9hw3tjCuvhuc+NwDNuP3QBuc2nXV4z9QkPvaZPo 19gN7qhLyy6teKiy4YrNRLNxCl36/kKTBT+xPLCJmbhsOYdqc8twjXlYKouAOx7mWT9vPFx1aI+t YNxLwwg3vh5yyqKOTNjwpdGXLbamL5t1eVexlKc8KU9poRymx1oVNd3WkvyxjaPnl8RXPI4eH04Q o8RXPI4eH04Qo8RXPI4eH04QY+HxZXFp4//h3fcLrgE131hNfOhL3J+v8svwvnwgp84mu04yHALD iZnvbzSnqA3vs7bUBZFBcuQkfAK+RmOo60LH9biljJobhYdJHNbXSWVwdvU4WgaGoXULJGxfKH3r 3QnaOEL79Cc4phYBIe/SvcFdObmRqwoPP9s+3zwsjq7w88K5lKf0lKe0YJQea5tH7NaQAqDTxLHi ixkMmxuV/Qef8SyYHEjfPMNlKbIux7N64WfM//xH4rUADWn35ttMGz+AZz2MLnybGlIAlcrJqOWE zv2SRdFJeIzfQPxMHzDTkKLTbGXGsNXcN3UqowwttjmNK59z9i0LDRh6Fk8cQ+OIceNMHh50XLCR nwMb4VrAth4BIcwZ2J0XLQ41ZnQzsdhgYV8W02zMqIHH8g2O7K/l4zeyckEIweGJgAc+46cyObB3 diOTMd0xwnq9xKgoMxkF+uOce37oNPFs2PwT80fNJQaApgSEBDPq1Zfy3Txs2RadhvgNG/lp/izm xmTH4hEQwtxRr9IjT+PHLU5GfkDgm/vw/nQ+H/drTJVC0mBgmpaKyKrzzBqF5HlR89q6+NJJCnuD FqPWmK7I5jEhb9l16wALXunPhHP/YcPWYNrVNNO7rJD0GGSn61kuFvTvG5jEYf56mMjA7i+aXJc2 pk/PuryrWMpTnpSntFAO02Otippua0n+2MbR80viKx5Hjw8niFHiKx5Hjw8niFHiKx5Hjw8niNGa +HI/2C3kI+J8H0x3ZPyCdwjs60PDPHOK2vg+a3VdEPq6rig2/7SQUYa6UY8AQuaO4tUe+T/YNv8O blonpcg8GcmEwPfZ7z2NxR/3xauKC7qkMHq1GIX+X7HAm/HGH5U7CWvOC2dSntJTntKCUXqsbR6x a0OKbRRZ2qtcTs2icrVa1HIr2UaAPPQVkjNaLDFTkWqhkcZEeTtxrFER0yxKn6OfZ44enyOTvMuv POVJeUoL5TA91qqo6baW5I9tHD2/JL7icfT4cIIYJb7icfT4cIIYJb7icfT4cIIYHT0+UTbK23lR ntJTntKCUXqsbR4x30pQKlyo5FYLD48HSrcRhdzJpszSabl+JQOaNuBB9zLMHiGEEEIIIYQQQggh hBBClLmK2VJQ/UlefqsrmrkTeCf0B9bFa9DpNMSvW0PYtNEEhHkw4Z3OPFoxc0cIIYQQQgghhBBC CCGEEHoVtKngHrzHLSVhw5t4bJpM/7aeVKvmSdv+77KC3qza+bXRpMpCCCGEEEIIIYQQQgghhKio KnBbQXUatgtk5qbjaLVa/XKcTTOH0D3fZFFCCCGEEEIIIYQQQgghhKiIpL1ACCGEEEIIIYQQQggh hBDCAmlIEUIIIYQQQgghhBBCCCGEsEAaUoQQQgghhBBCCCGEEEIIISyQhhQhhBBCCCGEEEIIIYQQ QggLXJRSyvSPlri4uJj+SQghhBBCCCGEEEIIIYQQwulY2zwiPVKEEEIIIYQQQgghhBBCCCEsKFKP FK1Wa7qqwnFzc4MKlhcVMc2i9Dn6eebo8Tkyybv8ylOelKe0UA7TY62Kmm5rSf7YxtHzS+IrHkeP DyeIUeIrHkePDyeIUeIrHkePDyeI0dHjE2WjvJ0X5Sk95SktGKXH2uYR6ZEihBBCCCGEEEIIIYQQ QghhgTSkCCGEEEIIIYQQQgghhBBCWCANKUIIIYQQQgghhBBCCCGEEBZIQ4oQQgghhBBCCCGEEEII IYQF0pAihBBCCCGEEEIIIYQQQghhgTSkCCGEEEIIIYQQQgghhBBCWCANKUIIIYQQQgghhBBCCCGE EBZIQ4oQQgghhBBCCCGEEEIIIYQF0pAihBBCCCHsTJGlvYJG8w9XtFmmK4shC+2Vf9BorqDNUqYr hRBCCCGEEEKIEiENKUIIIURR6TTEr1vKlK6euLm5ZS+eQYSuiSFJqzPdWogK4DZpf29i3lh/nqz9 MJ6ej/Jw7Zb4jV3IlpOpFLnpQ6Xw98b5jPVrSe2HH8XT82FqP+nP2AVRnNTeNt0aUGTEz+M5w3Vp cWnPzF3XTH9c5tT1WGb7Nc6Js1loPHZrjtLGEWpcZgVFojHdxkSJxiOEEEIIIYQQTkAaUoQQQogi 0Gm2Mt2vDW37j2ZujFE1pCac4IFdadHnv0RrMox/IkQ59y+a7XN4pU0f/m9RFBe9uzIg4BW6eqcR vehd/HvN5Jez6aY/KlzWebaHBNKm7yQWRafh3fUVAgZ0xftiFIsmDKDX/63jbL7eKf9y5s+9HDT5 az5uzWnuWc30r2VIkaWJ5csJ7zA9+pzpSju4Qfw3HxFsXGYVqKTjEUIIIYQQQgjnIA0pQgghhK20 cXw2OIjZBVVGxoTgN2wFSdIxRVQIisyTa5k+9n9Ea1swcMEujm1fzaJvlrJ68zoWv+4NSd8SsiKB m6Y/LdAtTv48m7Ef/Yq24RAWxP7B9oilfLPoBzbvWsrrDSFp0UJW7E8x+d01/t6XCG5vEH78Blqt 1vxycR7+HpVMflsWFFlpZ9kf+T9e7+LPu+EJphvYgQ5t/HdMDt5kusKM0oinhGSdZ/us3tR2a8uU 6Cuma4UQQgghhBCiSCpEQ4pKSyJ6XQxJaeaGfnAG6Zz7YxORkZv445z5LznVlYNsioxkbXQSaaYf ZRqoFJKi1xMZGcXBK44xIIO6cZioyEgiC1y2c/iGsx47IUT5k07S6lCjL7o7Mj48notaLVrtNY5v CMbHsGnUN4TFSEWeqADUebbMC+W7pDt5ZvqnzBn0JDUquQDg4taEPiOH0AEtiT/t4WiGpQeV/JRm G/NmhpNER6Z/M4NBzWuR3exxB25e3Rn5VidgPz/tPk6e/l83TxC3+Rg89xRNaztCQ0lBbnNl+0x8 H22CT8A0VidpTTewD10Sq6d9Sozp3/MppXjsTpF1eT8rgkfwyke/4ixRCyGEEMKebnPj8HYz9Uom S9Rhblj/SCqEEFC+GlIMk5pe5Ea68ee/6RyPmI5f/8GMjzhOiX8YnBLNFE/T8beNl6J8Hafl+NpZ BATMYu1x86+FLnff5M+QIF4d9wMJaRZSeeswP00YQkBIPLfuvsN0bTFcIXpKW9zcPOkaGlfAi6uO lOjpeLq54dYzjCQdqEt/MC8ggIACl0X8cSnTZF//otn+MX613fCcEo3pd6jZMtDERxIa9Exu/nsG ERoZjyZfFuXf1jMolMh4Tf5zRneMsJ5GY4vnWQYSlmTa2JVCUnRYnjkUPINCWROdVEBeWZO+wthj H+WBIkuzlVl+jXHznE50Sr4j6mTMn09mz9V8bhAf2gc3N096hh0zs31R961DGz+frkbXdrmmO8Ou iNic//UY/w4T/BvhBsCdeLQbzuTx3vq18ayJP1PsuQR0mngiQ4Oyy083N9y6TiGswDIkP5v2odMQ HxlKUM79rCdTwqLtNO+LaXnrSdcpYUQn2VJKWb8PXVIYPfOV1fqltM9Xe+SrNfso8D5VEulXZB7Z zIJv4sFjMMGvt6JadhuKnguVH2nCMw8BB49z5qq1H0fc5Mi65XyTpMVj9Bhef/pe8uyWu3nksaY8 hJaDiWe5arTm9unD7DjnxhMdnuBhh3/aVWTeuEx8zsX4BP3mfMTYR/JuVTwZJK9dyIyoAnrR5SiN eOxLXY9nxcxhdHjch7GxDzJsyPOmmwghhBDCmeTUrfUhNP6G6VojufVR2e+4mVz6Y5GZeiWTZd4f XDJtSLGiV2u+dyq3ZwgKjSTe3JDO+Z7bLW9r2zuLDm1SNGFTeuZuY808nVakr1D22IddWf9eaJlt +8h3DhT0Xl2h2Zav5lm/D9uuoaJz+FdL6/3LqdVj8fR8mTm/G08aehf1u73HL6u+ZW4fz9JLsEcA IcvDCQ83XabwcuMSGIu7ahN8+z4Fx3aw63Cq6VpAcfNQDKsToWlfH5pVzVsVYR8aYoJDWZ2vIUFP u58lH32XZ0JT14aB/JIzxMYVEhb0BjzouCCe1Jy/LyewYZXcH2VdJH7FBwx+ZQbRFkuqDJIjJ9Gm bQDBW1voj8VyFgT8Q3BAW9qMjiQ55yIy2vZsFxaEhxMevpS3CCegbU+Gh/2Vt0BMu0BSIviMn2/m +A6nTZ07jTa+QXzoEFr4jSK83lssN9r3QL8u9DHX8GRV+gphj32UCxlcjl9J8OCRfFQuxnY3nE8z 2Pv0+/pzLvdcHR15poAGj8KGdLF8rha6b+1+vplszVfO5YPuRCwROZWR3gR0akb1PFvUot3MnTlD Bx0a563/gr6ItHF8NrgvAcH/ELBgOeHhSwmpt5lRfgFMKOi4GLNpHzeI/+xN2gZ8ztmA7HJuecgD hI/yo8uEtUZlZ1Ho0MZ/zWDj8nb5W9QLH4Vfl2lEJud/qcjPln3oSDt/kkQ6Mn7B8vxl9jttqFNq Dwb2yFcr9+FSjYa9xhISEmJ2mTUpgJZu4HavG3fZ5XHgJke2bWArbjQd3oPn7zXzscadValWGeAY Jy/8a7rWvIwktq3YAfgwvM/T3JsvVhfurOpGZYDYk1zIabHM4OyBWHbTiM7ej2B8V3ZsbjTo+g4L NqzgiyAfatvx3NQlb2TW+K+zn8E6hrBgRk6/uQKUXDz2pi7/yarNmXT6KJLoX2Yz+OkHTDcRQggh hFPaRPC0ny1UgurQxq/go7nxRn+rQsPA5bnDuKbGs6CjB9CbBQlXcv/+SyANc55trOvVqkuOZHSb tgQEJ9AhZGn2+8SCLpwNDqBtm0l530N0Z4gc3TPPc3v48gD4PIC2bcYRdsy4ItiWdxYd2vgF9Gnh x6jwB3LqHZe/BZ8P7EqLPguIz9eYYl36CmaPfdibLe+Flti4D5veqysyG/PVLFv2Ycs1VDx22o0j c6HSfc3o2N2Hhu5mXuxN6DRxfD+lpx2+XH8Q74498Pf3N1m64O1REq/01Wnm24mmHGJz3Om8w1sA cJPjcbEk8hR9fZtQ1XS13axhRtjvZno/ZJC85Xs+L2g+gcKoK8SvCCGoQ2vajt1Lw2Gv0dJ0GwPd KX5b/Asan4/Z+edXjOvtj79/bwJnfsfOkK5owmazUD/cjqFygcBw/t4wk0B/f/z9X2HcVz+zYYIH 4aM+NNM4VIenO/U0c3x9aOiWe1npkn5mWvABfEKi+fObcfTO2fdqwgNrEfP5OuIM55kt6bPEHvso F25zPX4VM4Ne4vG27xPbsBdDWtY03cjp5J5Pq4iYOUR/zhnOJwgbv4QYS+WWdj/fTP4SAl7JHXYq h6GRxdK5WtC+9RMX8wIBPh6mK8shww3a4ClaNb4nzxb2ZRhGrA7jNyxlZmDv7OMSuoAQnysFHBdj tu0j+zzbhMf4JfygP896j5vDapOys0gMQwt5TGDDDx9kl7e9xxC6+mN8NF8zfmGsmfuHiaLsw+Mp OvU2La/98W/XUN+TqOTZI1+t3odLHdoMHcO4cePMLG8y4Ola3NA+x4ghL/BQvsaJIrh9mt/X/A40 pUebRnZ7xrh9/A/W7LkGD/nQplne5sqCXScpPhHcWtKqUWU08VtYuWg+oaGhhC5YRmT0ITR5ei+X NVeqtRxBbMJfxK2eQWC7BvY9L3VnWDsrhDANQFdCPuhL8wIfiUs4nhLg2jCQn3d+y9TXO/FYjcqm q4UQQgjhzCwNl6w7x5ZvlhXrgz7re7Wmc+K3HwnTdCVk5298M+6V7PeJwA+I2Gn6HpJB8tpPGR8G geHb2GB4d+89jq92rWWC12ZGvbsmf+OQNe8shnehPHVd/vQe9wUx4cPwiFnJT3G5H5dbnz7L7LGP ElGU90JTNu3DtvfqCs2mfLWgKPuw5hoqJrs2pOQ0QhTSvUmln2X3itmM8WuBm1ttmnUNYuqirZzU mgz1cDOeRaOCGLVoPyma31k2czhdm9XGrVlPxs7bxN+GOU9uxrNo1GimrzgIXGDbZ+8SFBTEqEXx 3ERxM34Jo4LeYZFJd8D83bHeZtqUUI40HEL4PH8au9s1e8zI3x3PM2g+W810USqcC1Ufa02PRhns idiVf/zxjOPERPwOTTvha1NlhC06Mmb8KzD3M5aYdr3U/skPC3/Da8wYAopa16qu8Oeq7dzq9D6R 0auYO7g1NUy30cv+Yhw6DniRFkYNG3APLbr3pCMXSDh1BV3OzdCbgP5tqWu8qWtdfIa9TqBHLBG7 cluWdRdPkWBVe1A6J3b9RhStGdC9Wd6L1rU2TZ9tBJokTl3UN3vZkD6L7LGPciGTy39uYvOtF/go ch2/zB3K0zXuMt3IyeRW4N9Zszp3G69ydaNGrQIaaHVniJwwimBGMGvUC2a+zr5G3E8rifF4jclD nzI5Vx/Gf8EfaI9Pp1110zIxg+TI6fQNhpBZw2ibf8flUAYXTyXl9qxr8CgP33uZ+HVL8w2JVvDw fVYyDCPWMYhAn1q5f3d7iqGTX8NDs4Ut8ca9MM2waR+Gcqs3UwOfNeppcw/eQ8cw3iOe8C2H8j+w WCmnbJ4agE/O+eSKm/cAJo/3RhO+jfhCHj5t24fJ8Soz9shXe+wDuJXITwvWcKF7IK89f7/JUFlF o84m8Nvua1CzNa0ft/CMcV3DiYsAjWhQx5ry2NCrBGr6P8vjZnvS3ua65iwXAVo3oI6h69fNv4mN PAjVNPw2sw/N2/rz+thJBAcHEzxhJAF+Heg0KJRojZU9Y0qcK24PPU7zhvdRxVwyi8XwIp8IeOAT Mpkg78I+LCjJeIQQQgghbOAzjPEBGcz9aIVJTwsd2oRfWBjmwZjxr1DkaiZre7XmvFP1pHsL4w/p XHFr8SIDOnqgSTjFRR25H/Z6+NG//UN5Kl5dPdoybGRPPKJ+Y9cJwwe71r+zWK7ruhOPpk/SNKeu K5vV6SuAPfZREmx7LzTPpn3Y9F5dsdmUrxbYtg/rr6HiMq0VK7LsLm7tGLa3hX5opHCWd9Uww7R7 U9Ypfpk0gM5jd1Dl5Q/5NWYt81/34vTng+g1fiWHjSeEz0rh9OZwftm2jOljPufvOp0YGfIV3wyq xfb/G8v4ZQe5BVD5fpr7+eHb3ANwp/6znenevTt+ze+nMoqslDNsDv+d0ylGo9Tru2ONT2zBNwkX 0GovkDDyHvaGH+NKjZb06O6Nh91yxzxd8lomdPFjhqaDfhid5Uz1+JUeXd4z6eZnJXcvXujxBOzZ QszRm0YrFJmnDxB9MINGXVvhdXdJvRVXp8lr45ja8QCff7M979BZW77n87/7MvnNzkW+weHaiMCf f2P51CF0euzeAofKyR4y7Di/BDYq5CTXcj7pFFCfhg/mb5909XiMZ5tCVEQsJ/Jc4+a3z8vQpdRk aDIA3UUSfz8GHTvT5lH9OhvSZ5E99lEuVKFh4FJ2Lp/G650ey5nw2Lm5Ut27PQEeGhJ/P5x3nh/t SeL3XsCjizde+RqADZVo9Qj56DWeqma6Hkg5xJbweDwC2uOdr7HEsuzeXL/gFTKZoKeMHiTKtduk Xruc+7+39rBgeE/a9h/NXKMed5rw4Ozh+6ZvNTMnk/UMw4h5tKhvMqyOK+4PNsj3oGyOTfswPBx6 NKR+bZOWMfc6NGxq9IJgM0NDQB1a1K9lUja78WDD+nkbl80q4j6aNuDBfNdGKbJHvtpjH2Si2b6S r7Y+xIhRXWlY2R5lo+LW+RMcAGjzBA1rmO/qoLt+kVNawONealS15lhoOZ90AniINt4NLHwUkMn1 i/+gBTw8auT0hMmeHwXQxPHn7Zf4Yv1OEo4e5/jxQ+zZ8DXj29Xk5Pop9BvzPYfTTQfHLme0f/LD wl+yXyrMNZYLIYQQQjiyO5/ktQlv0jFmGd9sOZf73qPvjfL3+HG82anoE7lZ3avVtRGBvxw3GRLM grQLJCVqLLyDGBo88n6wC9a9s1iu68pAk3iARFrTp83DOeusTl8B7LEP+yvie2Eetu3DpvfqCs22 fDWviPuw4hoqLjvt/QoxC2cTxjDCl0zRD43kT+9x/2XJ+DuNujdlcXn7YqYu0jJwwWd8+EY32jz1 LL793iH0s2G4Lg9hesTfmE4rfu1QFk9+8AUz3uiHv39vAt4azZBntGyNiCUpQ0Hlh3imux++Te8H qtHg2S74+/vT/ZmHssfNzkdHStw6Po9pzdRJb9ChYXWgOg3932Ly+DsJW7zNpNK8JOjzzOtjVoeO 0Q+j05vAD+awoOlmZoRus3K8dCMutWjesR2NOEz0/rNG+ZjBubgdbNM+QY+Oj1PDHvUmlrh60fud 1yBsGT8k6HulpMSycPwvNJ0agE918xUspcf0YtRfgJa41qJ+izqQeJLzaTpyewVkcS1xs1UTHuXQ JhEdGUlk5A+EDu9LwIlebPh6QOE3YSEMqrfmzSXBeIWNZ+i0pURGRhIZuZQpffoTzOssmfpS3l5V OY0du+gS/iljvM0PQZXdy8qDpg1rQ1IMa6yZOE0/VMzmLnNZMqZVxa2Y06wl/Ifcgb7y0hAz+z1m rC3JsVI1JCZdIM30zzaxcR855WFJOEXS+Xxnm42M92FoLL9M4tb5BU/QXtbska+F7aMEeqNAJhfP nOAc8EhLT+qY3anRkHiPPkTtPF/PWaCucuZQMvAwLT0txWo4vjV59JH79eWQjltZtege8iFzwn/m ly/epp+vNw0f8sDDowFPtPsPM8Lm81YjN7TrlxD+u/EU9eWNfujFGA3QlMC5Q42+5hJCCCGEcA6u Dbvzzvg7CVv4Cwna7HqZlJgljA9rxNTA50zmqyx9+SrY9R85WeJauz4tPIzfwYr6zpJCUvQ6IiMj WRP6Jj4Bx3ltwye8Zvohb4Vl73fLwtj4Xl2h2ZKvlpTNe7993qZyvmbuRfu6xl9J6ifcNQwJoy6y d+1mkmp2ple7ekZfy99Bzda9CHouhXXLtnHEZFgqj5796PXYPbkv0VVq8dAjNeDUP1wt0peEhXT5 KawiwirniY9aq6/ozF3WxWuyK9RSDrEl/EL+7niuD9OmT2s0m+P52+YY7qBG8xfo0egy27YdQmPI GnWBfZv3oG3Ujo7Na1mojLAXV6r7BDC14wH9hGDpJK35hrm8xju9G9rphCs6nWY3y1fE4hE4gZE+ tYA7qdP8OXyIZcW6QyaVxRloor8ymbjMYC3B49eBX7B+0jD9hEcthhBqOqyZnu7CLv4XEEBAwBCC t7YgZLgPD1aruH1GRFHciUerV5i8/C3qhY8mICCAgIDRzCWABaNforHpV+o5jR3BvN8j96uUvHIr ODN2fsIrLQbz1ZXnmRseTnj4fMYTzii/AMaF/WV0feh7uWxuw9z38zfelG93UK3mfUb/74HP+EXs PH4tZ+LC1ONrmZAzX0xiMRrnDcfGg6YN6+Busjb7AZxCeiHYuI+Cvp4yNCyb+/LDKgX1ALyT2vUb 4lHoVzxF3EfUVMavysJvrr7HrH6CdvOTMZYAe+Rrsfdh6I1yPwGDO9ipNwpAJtf+OQ88xBP1apkZ OhAgndOJB9AAHs958aA131TcTuGfxHPAw9SrbeFl8PZ5EqOOAfV5zusBsnfrivsTvRk7biwj/Z8w 2yPR5f5W9Hi5KXCMqMTzmAwsW04Y5r7aBIBHYEH3ASGEEEIIR1YLn8AgOsZ8yrTVSeh0Saz533cw PojeZd1ooEsmZnkEUR7DmDuydXajjusDNO/wJET9wjrDB8ZG20fP/R9zzVVI2vrOotOw639jCQgI YGBwAh1CBtH+QfcK8rxXxPfCPGzZh43v1RWaLflqSRH3Yes1VAR2ub5yv2bOfzLlodK4ePIKNG7A Q/eYvEVXvo8Gzepa1zjiUo3765kf5ME6hky3wFwlha004QQPDNBXdOYuY386SlpOnkFG0i7W5mls 2ciupBQo4th6LjUep2OPJ9Bu2Mrv57IrU9S5ONZtuEijHi/Q3MKQG3bl2pC+H7yNT9Q3hEWuIWxG rMmYdmVE+xffTXmP2X/3NKr8dcWtxctMntCUmOB2NA8KZY2h10hQWzw/usTTAU3z7OaOBzsyN/wn du76ImdiL//e4/gqJpxAj036BqQ8PwEMXTC1aLXXOL66A1e+GkyXcSs4ZqeLWVQA2jhC+3TB76vr dN98QV9xf43jHz1O0vy+tBkdadSTLYVj3/3XhsYODTFnH2FkQjybciayH8LMiLUsCIDwGT8Ql6LL rpw79iPTxu+iy9y36ZGn8bwiqIR7jXtz/7fBW3w0bQDeHrn54OrxPAMHtM7dxi6N86JoKvNgp/cI X7WTXV+N0/f+NJ6MUf8yZvqz8sjQG6XDQIb6PlgCH1VUpnrVu8zvV3eO/ZsOAg3p1OpRqpmuL5Ab VauYL8B0J+PZlKDNnlS+sfked+bdSdVqdwFaUjJuU8hTp3PS7uebyZ/qJ1/tyltBvlbcB4QQQggh HJNrw158EPIkUTO+IzLyO2ZEtTaZN7AspHDsu1kMna0hMM+78T20ePVNJvgcILhtZ4JCf8iu71sT SpCXDx/929Rk7uAivrMYhhvTakk9vgDfK8vwK+pUAUI4tSJeQ0Vgh1cqo+EaCmP4mtKtKnebfiHo chdVq99ZyNeU9uJK9VbdecsnlhkfL8qe3F2nIf77UD6am0Hg6+15tLg54zGBDRdSc75QNizHZ7aj ek6eaYiZa/iq3LAMZNTcKNO9Wc8wvJc2jphDl1FkcfnQH2wpjWG9crji1qInIwMzmDvwDeZ6vc0H fcu2N4pOE8v8cYMZtbUVCzZ+gL9x5a9rXdpN/Zqd4SF02BrMwIAAAgKWc6XtbBJ+GEbDf64Y7ckV t4Y++Pt3yVNxCuBaty39A7whz6Rh5tyJh3d/Jkx+DcIX8l2c7Q1moiJKJ2l1KMExrVkw/z38Gxoe GbPPp/c+ehuvsNksjLmi/xJ5GWNGxVnR2GEYz9ODjgMC6JGzXz23R2nTtlFu4652P9+MmcrWAnu5 lGeVqN20JR0N/3syjj9PmV7vJo0tmqtcv1mUW7bh2JjvImxokM8/RqsxG/dh6IZurvFHd4VTCRfM z9FhFcNQiua68Rp6ipobA9WYrfuoTsN23fHPN+/ZndRt34sAD42ZObBKgD3ytVj7MOqNMqo7T5TY XGnmqfN/sm2PBtza0PmpB8w3ttgsg/MHfmcP4Obnw1MP2NLDU8uV5OvAQzR9oLq+J0v5knVsJ4ty 5m3aRHDbuvru7W64udWmbXB2EwsA4QH64RzHEKkxmk9QCCGEEMJh3EOLVwYRyFwGDgzHK2Qcfcuy N4pOQ9z8d3hpVBwdFnzLbP+878auHh2Y+u1qwkNasDV4SHZ931dXaLtkMz+83oR/8vRIKf47i6tH K/4z4R3GE8aM7+Ip/00ptr4XmmPLPmx8r67QbMlXS2zdR/GvIWtZjtlqhpPJClVqUqd+TdO/5lWz LrXvseVluIjcGuE3oAuET6JHizq4VfOk7XcwYEN4vgLQ/owqLhfEk2rS2JK97GRmu6JM3nwHNR5/ mhdqJhKxKYHL6iJxm7ZzrVSG9TLi+hCdggbhQ1MCR/bMO3xZKdNptjJj8EAmne3Fhl2hBDYy882C qwfe/uP45rgh/39hZmA7Grrrq1fs0UspD8M5EE/4lkMV4CYniq2giaZx5e5q1bjTcD7pklg97VNi PFrQSBefp9fb2l1JZGDoDbeO6KQUM2O0GjPuNnmOo6tDCY6pRYdG/7J3rVFvurW7SMreMbvWRhJp bl6VcsLQbTebmUkCySLtutG8Cw0e5eH7Suq+ZkVv0ELZuA+7l4fGzHXdtZU99lEG7JGvlvZR4r1R AHRkZJrr3XGTI5t/4kct1BzQg3YPmZZfhckgMyv/XslMYnPYZrQ0ZUD/53nIBeAckUHNcHNrRlDk OdNf5Lp5kv3bTwCNaN2kdgnlRynKSuHc4b9I0qQhzSBCCCGEKK9c6/oS9FZX8OjJyFeal908nbpk omcMo92kf3htw898Ffi42VhcPbzxH/cNxw31fJtmEtiuof69y8Z3MGvoP7zShG8jPsUONcZOzx7v hbbsowSOabllS75aYo992M7M27btCq6EM2IYvsvc15QZ50ncfcr8sF92pyMlei4vrXic1ReNeo3o C7XSOAx5K+Lsy+W+FnTt05RrO/aSeOIvYnckl96wXjlccfMezSbtHywo8YYpS3Roj33P8DY9+K7e RKK/fZd2Jr1ICpM9aRh07NM6u5dSSjRTPN3wnBJtufHDUNGtO0ZYT0/ceoaZHepLCPvT37gNvf/M DTE4ai4xOb3hxvK/XRp0BT5wGbf234Um6RSQSLjhq5qcZTRzYzQQM5dRAQEE/G8XF0x3VV5Uf5bA qb31/6MhatS7zIhO1jem6NAei+DjGWtyNvfo7Y1nEdtRXB9tTZ+OHmbGWjX0bCzsSw4b96Gfp8ts 71D9eVX0r2yq8GibznQ0N5apYQxUsw2FxmzZh46U6Ol4urVlSrRxz8K8ip4eG9gjX4u8D0NvlDto 39eXx+zeG6UK9Ro3xY3T7Nz7N9fytHkoss7+xpefbwE68+7gNtyf88/rSNccI/7gaW6Yayip5EHj Do2AP9l75KpJA006Zzd8y+dbNfDMQAb71tE3hrhx38P3A9dJOvkPt/L8xiCdsxu+57NELTzTmXZN nPxVJ/0IK97sSuNWT9OieR/e/+28mcasiuA2Nw5v1zfub2B74iUglZO/b87+27q9nMusmDkjhBBC lB/34D0uAu3xT/OOMlKatH8RNrwXft89wMfRXzO1Xd0C38XyS+fErt+IojV92jyMq03vLOkkhQ3E zW0gYUmmoyJUNLa8F1pi2z5seq+u0GzLV/Ns2Yct15DpX21nh10A1ZvRKcAbTfjPbEs2frm/QvSU trh5Tic6RQcu99HMpxVumhii4i8bvegpbh3ZzcaDGTTt8hSedxblJb+QeU/MSiEltYy+3avejE4B dYha8SsJeebIsEPB6FKbVl19qXlsCz9+tZK1x+ryQutGpTSsl6PIQBP3DeNemsrZgHA2hwbRymwj iuGCe4ZRkSZflWv/4ruPvyDKoyevd66ffbFYPNdBl7yTVeHxeAS0x7u6a26lV1QEy2MMlawGN0hY 9wtReBPQqVkRxvW8jfZUDCsWhROVlFJBK00qmJxK1A2s2nbOwvn0JB2aP4Br9XbMzOldZbykcmHD BDxyesMd55fARri6NqT3O6/hofmOj5bsz9uTRHuIdStiwedVXm7ViHYzd5rZrxbthQ2M9wA6LiAh VYv2l0Aa2ucO44Cq0LDvOEJyJpSPYrafF9Xc3HBzq0Zt72GE53TV7spbLz9ZhGtcL6ccMZmoUD/B osajE528c3t6Ku1JolcsZVnU36QZCgab9mF4YIllxbpDRudCOklrvmGupqhlVrbsh0/y3ft0Sev4 31yj8hNApXIq+gcWLdtKUlrudODW78OV6t7tCfCIJ3zVTqP5gwAySN72M+HFTI/1bMtXs8fRxn3k 0PdGSWr0KqN6elHZdH2x3UGtJ1/g5ZqgWfo1i3dr9L0idKSfi+GLyVNZlHQnLSe/w+Anc6PTnV3L +C5tafvciwyYH2fmQ5z7eLJjO2qSwNJ537P7kv6eq25ybtciJr/5BUm0Y/KsAJ7MaRy6h+YdOtOI a/zx4SzmbDiat5Em6xp/b/gfw0ct5hreBE182ei3Ze0mh1dMJigoKHsZMYvVF3PXXlw9ixGGdaNX cFh/SWQd3kTI8oTs/9Hu5PMf4vgHqOQ9jkOm5XTOcpGdIT65Ow8I138p+Rn+HoZW36LFU3YyufTH In3D/muM/WInkMSaD4Ky/zZ2PcdvydOSEEIIIYouZ8j4s36Eb/4fo1t5WKhUNdSFvk1knnqj3I/u PAL70fnRKja+sxi9DyzfjcakMl+b8CsrojR536lsYeH9y1FZ/16IxTo0m/Zh03t1xWZTvlo476zf hy3XUPEV4coypxY+IycQyNcEDJ1JmH6olzWh7zF07gV83upOq+quwJ081DWID7pd4H9jprJwy5+c 0pzl799/5KP3PuX3VhP4dGhLqpru3iou3F33UVq5HeOX5av47Y/9xCddsTDEgSvVfUawemRVlrep aTRmtBtuXacQti7epEAqCfo8+3sSfcd9pp/gPJLIsBBGj4rFx+x4j5fYG/EloaGhJsuXRB5ONdqu Eve1ak+fmvv49osVHKvpS9dW5WDoCkDdOEyUYYii7YlcB/49+TubIyOJjNzEH+fSs28g8V8zuN14 wulA16cgccva3CGIDMu6eDQ6V6q3eoWpARAW0JfhhknAIpcypU8PRoV7MGHJBKM5JozOda++TAlb oz9uU/DzCiCMYcwd2Vp/cRoqWxOZ7eeD35Sl+n3/QGhQZ9oGH8Bnwgze9Mkdws269AHqLBunj+SN sUEMmPUr54zqBqzeR3mnrnE4ap1+2KntJF7/F/49ye+bs8+FdX+cI9P0Nw6tCg37/h8LAiAsoL2F 8+lNXm1hy4TLBq5U9xnGkglNiQluR/OgUH2ZtJQpffoTHNOUCZNfLtMh+hyOWyvGfPsNE3IaU8zp yIQNnzPGuyjHxMBQjhwguO1r+jLnB0KHD2RUVC0C5w7FJ+fhMINzG2fT743RjBzwKZvOGR7abdlH 7kSOMcH96aM/z9aEvkWXUWvwCJzASKMyy2auDen7wdv4xEyibZ9p2c8La0IZ3mUUUR7G5Seoc5uZ 3m8IY0eOYdams7kNxjbsg+qtGTl3GIQF4OU3Rf98soawKX3xCvgaipseG1ifr5aOoy37MMjtjdJ9 3Cs8X7Nkeqa61OnE+JAAamrXM/3FLnQf+AZBb/Sj01Mv8X9rLtBw4Md8Ne75PB906C6fZEeSFjhH dGKymYaUytTpMpyQvg3Rbp3Ci+17MjAoiDf6vshTL05izbUWDFz4CeOev8/o+caVas+/zvz/exE3 7a/8t99TePn2JWji+7w/5nX6+LbiyX4fEq1tQcBnn/NB14cc6NlIkf5PPOHh4dnLik3EG7Vqa+M3 scKwbvs/pOsvCJcq7tTJ3YyaNd24y+j/i65o8ZSdKjQMXG6m0Ui/HJ9Ou6JUKAghhBCinLOyV6s2 js8GD2RSOAR0fRwSt+WtX4qMJDJyM/GaDKAmrV4bSQBfE+DzJqFr9OvDptHHexjhXsEsmfoSdQ2P Jja8s+S8D8zugWfOtpGsCR1O87aTiPEJZsmbRu9D1qavoPcvG/ZRqmx5L7RUh2bLPmx8r67QbMhX i+edDfuw5RoqLhellNVnu4tL9uumVmt+5HudJo4VX8xgmGGydJ/xLJgcSN88w2Upsi7Hs3rhZ8z/ /Ef9S1lD2r35NtPGD+BZD6PXv5Ropnj7ER6wgfiZ7YxO3itET/HHL7wTG+Kn5r4YqVRORi0ndO6X LIpOwmP8BuJn+kD0DLz9thCwITJn3hGdZiszhq3mvqlTGWVoRdZpiF+7kgXjP+fsW6uIGNfK4jBf bm7Za/LlhT7muUzIG5sFOk08a1cuYHxwOBoAjwBC5o7i1R7GE+To0zs3Ps9vc3kz3ihtAKhkNo7r Rd9FidR8YzXxoS8ZDadRNBbTnBNffRYkLCIwXwOQEUP+NF1Aws+mX6ynkxT2Bi1GxdJxwUZ+DmyU r6VPlxRGrxaj0J9hJgz54KbfT+7QOmZ5GB0jbRLRv65j+bvB+i/JPfAZP5XJgb1pZzr5tv64bdj8 E/NHzSV7utamBIQEM+rVl/JNQp9/35auDWvTVwu4xcnIDwh8cx/en87n436NMeS69ftwTJbPMxvp jhHW6yVGReWZxS1HdvlgXK5Yx27xFZVOQ/yGjfw0f1b2UFqAR0AIcwZ258VChybUkRI9A2+/72hq 9hpLISl6DWEfzdDv2wOf8e8z+uWX8PO29LWNXoHXdrYyz7uSYOZ4QEfGL3idTm3amy0/jFmbJ/nu FWbLEEXmyUgmBL7Pfu9pLP64L15Vcgt+6/aRs7H+fmgotzoyfsE7BPb1oaGFBjVr0wIZaOI3snJB CMHhiZbL28zjRE4YwZv7vfl08TT6eRlHaeU+craNYvNPCxlleD4xe6/Ny/r02MCqfC34OFq3D71b B1jwSn8mnPsPG7YG086KhpQipzvrCgd//pKPQ5ewJj77WnDz7sfoYcMY+spzPFTFJLb0o/w4aTRv RtVm4ldzeaeNuUnoFVnXD/Lz53MJzXlm9MC7dyDDRg3hldb1MM6aHCqVUzvW8kPESpYtjuKk4e9u 3nQb/Cr/GfAyXZ6sa/63hShy/hRKS3xon7yTwFvSIISdB8bhXQlQV/nzu09475PlnGk8jJCP38G/ Yb4r2oTJvxUQzvFv/E16dRcxHhMll1/2IfEVj6PHhxPEKPEVj6PHhxPEKPEVj6PHhxPEaDE+K94v sxXyjptTL9DaQn2VoR7KQv2Rvt7I5+J3BdSzGBjXt+jQJu3i13XLeNfw/lXQc7tN7ywpJEX/yrrl n+jfhShg39alr1111wLev2zYh51YPC/ysfa90HIdmvX7yGbTe7We9elxfNanxcp8tXje2bCPnG2t vYZyGdJjbfOIXRtSbKPI0l7lcmoWlavVopabmbevkqIvSGe0WGKmItVCI40J60+c8qMiplmUPkc/ zxw9PkcmeZdfecqT8pQWymF6rFXsdKt0bly8zi3upkbte4rUWGGOSr/Bxeu34O4a1L6niplGF/MM v1NUptp99+JWydpfmlfs/KlgHD2/JL7icfT4cIIYJb7icfT4cIIYJb7icfT4cIIYHT0+UTbK23lR ntJTntKCUXqsbR4x30pQKlyo5FYLD48HSrcRhdxJWc3Sabl+JQOaNuBB9zLMHiGEEEIIZ+NShXse 8MDjAfs1ogC4VLmHBzw8eMCGRhSMfufhUavYjShCCCGEEEIIISquitlSUP1JXn6rK5q5E3gn9AfW xWvQ6TTEr1tD2LTRBIR5MOGdzjxaMXNHCCGEEEIIIYQQQgghhBB6FbSp4B68xy0lYcObeGyaTP+2 nlSr5knb/u+ygt6s2vk1U9vVraiZI4QQQgghhBBCCCGEEEIIvQrcVlCdhu0CmbnpOFqtVr8cZ9PM IXQvbFJlIYQQQgghhBBCCCGEEEJUCNJeIIQQQgghhBBCCCGEEEIIYYE0pAghhBBCCCGEEEIIIYQQ QlggDSlCCCGEEEIIIYQQQgghhBAWuCillOkfLXFxcTH9kxBCCCGEEEIIIYQQQgghhNOxtnlEeqQI IYQQQgghhBBCCCGEEEJYUKQeKVqt1nRVhePm5gYVLC8qYppF6XP088zR43Nkknf5lac8KU9poRym x1oVNd3WkvyxjaPnl8RXPI4eH04Qo8RXPI4eH04Qo8RXPI4eH04Qo6PHJ8pGeTsvylN6ylNaMEqP tc0j0iNFCCGEEEIIIYQQQgghhBDCAmlIEUIIIYQQQgghhBBCCCGEsEAaUoQQQgghhBBCCCGEEEII ISyQhhQhhBBCCCGEEEIIIYQQQggLpCFFCCGEEEIIIYQQQgghhBDCAmlIEUIIIYQQQgghhBBCCCGE sEAaUoQQQgghhBBCCCGEEEIIISyQhhQhhBBCCCGEEEIIIYQQQggLpCFFCCGEEELYmY70GxfRaC5y I11nurIMGOLRoLmiJct0tRBlIUvLlXNJHDx4mhtZynRt2XP0+MhCe+UcSQf/4tSNTNOVQgghhBBC 2JU0pAghhCgXdJp41q0JJcjTDTc3w9KTKWGRRCelmG5uJIWk6EjCpvQ0+p0nXacsZV28hrxVwFri Q7sabWfN0pXQeG2evQhRbqmbnNv9PTMG+vJw3QZ4ejagbq2W9JmynN3nbmJbVew1ds1sb+aaKmB5 6P/Ycu12zh6U9iTR4bMZ4+dNrboN8PT0xPPh2tRtO5gZy3ZzziEaeQx0aJNiiAybQlfjNHWdQti6 eDRFDVWbRHTkUqZ09czdp2cQoWs2E6/JMN3aiPl4PINCWVOceASgyNJsZ3ZAWx5u3ILnBi5k92VH at5z9PiArPNEzw7k2Ycb0+K5YYTu/sfG8kUIIYQQQgjbSEOKEEIIJ5eBJvpD/Dzb0n9gMOEa43VR zB0VgF+LTgSF/UW+5gxdMtHTB9LCL4BRc6OMVmiImTua/m3b4Dd9q1QYCmENdYPD302kW+dhfLxm n9H1doxNc4fTuceHbLrwb56fFEh3iaS9Z0z/WrCnGlP/njv0FcFbCenXFb+g6SyOTsqzmTb+Rz4e 2YtuY3/g73RHqH7NQBP9X/q06ErAqLnEGK+Kmcuo/m3x9PuQ6AIbPkzp0B77nqDmLfALGM3cGKPC URNO8MCXadvmTebHmTYYU2A8mvBgBvZvS5vhXxFnUzwiR3oi344ZxfT1xwBv3pgxgs4elU23KjuO Hh9pHP72/+g3/WdO4kbDNybwTucHcTHdTIhiM9+gXOwGbiGEEEI4JWlIEUII4dR0yRuZMTQkb8Vj PomEjxrGf6OvGP0tnaTvJuI327gBxZSGmNnvMWPtGTMVjUKIXFlcivofASOXYmiycPPuyoDePjQw bHLsa/5vURypuT8q2NXj7NuTp2W0UA893ZC6rkBmEj++9zYfRZ8z3cSIlqTlswhZd7rMv2TXJa1g mF8h5VhMCENnbCTZ2sJIu59vxkw1aVw2oQlnUv+PWZuct0EkfzwdGb8gjAXjO+b8RRM+nv5fxFJQ f7/SpNPEExkahGdOZeczBIVGFtLrpizc4uS6RXy+/jToGwHe7fYIlUw3KzOOHp8i8+Qm5n2+Mbux tuFgZrzbhXqVpBlF2JvlBuWiN3CXhuwPCWb5NcbNczrRKdbeNEpR1nm2z+pNbbe2TMnzbC6EEEI4 torRkKJSSIreRHRSSpm/KFui0pOJj/qJsAXzCA2dz6IV64k+pCH3I8ksrhyMIjJyfYHpUGlJRK+N JHLTQa5Y2qikZJ7jj3WRREYd5kZp/9tCiAoqnRO//UiYoaLQI5AF8RfQarVotVpSj69lgo+HfmU8 4VsO5Vb6pfxO2Iw1hv/DI2Au0cevodWmcjEhnPE5v0skbPE2TugA7uaxIcs4fvx4Acsx9i4aQk3D jp/xo12Tqjn/jhDlkboey1czlnAMADcajV7Fvi0/smj5z2wMe11/PWg59u1v7LeyUke5P0/wn6bX V95rLS5sBA0NP6j5GtMHPkVVbnNt9wo++VHfpOP2Iu/9uJ/kG2lotdc5H/s5fXMu0JP8uDaO82X6 3HKFmLBvyGnS9Qjg4+jjpGq1aC/GE27ceBH2I7+dSM/5f8vSSVodSnBOL5SOTNjwd/Y+Tcs4zdeM X2jcIJLOiV2/5cbj8zE7L/7MzMC+BM5czfENwfjoV2nCtxFv5fEsSbrkSEa3aUtAcAIdQpYSHh5O +IIunA0OoG2bSUSaNBSVHUXW2V8JnRme3eDocI0Ajh4fkHWaDaGhfJek1feWGUW3elVMtxKi2PI3 KJthawN3icvgcvxKggePLORDgrKiyLq8nxXBI3jlo1/z9xQXIh9F5rm9rItcR9ThaxbrwYQQorSU o4YURZb2itlJTXXH1zDerw9+49dwvKQfclKimZJnfH6TMaWjk0weGG6Tdng17/VqT9ueE/gm6gCJ ibGsDhmC37Pt6PXeag6n3Qbu4O5b8YQEDGHcioOk5dmHgeLWXz8z4dUgQv68yd2l/c5z6zhrxwYQ MO8PLhnucAXkR/Zi/BVKBpr4SEKDnsmTZ5H55ijIZtuXh6b79qTrlDCL8ybk23fXKYTlO3Z62iSi 83T3thxHvv16BhEaWcRu4fIlj5Wc4KusHP+i2f4xfrXd8JwSbeYr33SSwgaauY6yz+meYcfMXitW 5YHuGGE9jcbPz7MMJCzJpOLOhvO+ZGk5n3Qq5/8avBXEfxpVz/l/V48XGDGyW87/azTXuan/b93F UyTkfKndm6mTAmnlcSfgilvDLgQOaJ3zO6L2kXgxC3Clyj218fDwsLzUSmXvz1u5BkAjXhvXmyeL WSDnKzsKKpMssGUf+ba16/G1rTzOo8Dz1GjpGUZSzmlu+u8Vs+wtBrvma1HuAdo4Qrt6mr+miyUT TXQEX+7LPuupGcD0cV2oV8UVqEK9th15ybCp5gCJp637t12q3MMDpteX0fJAlRNEfLZK3wOmIf1m v0PfBncDV9i3fkNOo07TMe8y9qXG3FPJBahMjeYv8vJLOf1kYN85LuVOq1L6dFc4lXBB/z8edJw6 gVGtPLIf0t0a0SOwD7lNKQfYmXg55/8su0zizgO5/9uxDwN96uof/F1xa9iDCZNfw9BcrJn7DWty zonbpF4z/BsedBzwIi3cDK8Md+LR5iW6GrJPc5XrN0v5QsrH0KDelZCdv/HNuFfw9/fHP/ADInZ+ jE++hqIypDRs/yKURUlaoAWvTRmGnyM1Ajh6fGRxafsSpi+Kz+4t89o4xvk5Um8ZUX6URAN3SbrN 9fhVzAx6icfbvk9sw14MaZnzxYBDUNfjWTFzGB0e92Fs7IMMG/K86SZCmKG4dXw9YwPGMu+PS/qG FB0p0dONnqfNLMbvvDoN8ZHG82gW9Pxt23tDvmf7At6v8sfRkylh0SRpzewYHdqk6LxzeFqKI99+ C0pfYayoN3A4psfMhnfLHLbsw3TbAo5NhWeaVwXlqwkHfu8vRw0p/3Jq9Vg8PV9mzu/6F3k91/ov EfJLBBvm9saztFLsEUDI8vDsL+LCwwlfHkKHrcEM9AtgQqTREDEZh1k5KZj5FzqzIPYPtkcs5Ztv vmdjXDy/ftiK/fODmbjsILdwoWozH/o2hWNrYzl801xbfAqHtm8hkafo69sEh/r+2TQ/cpYpvNy4 GpBBcuQk2rQNIPhsFxaEhxMevpS3CCegbU+Gm8xtYNuXhzq08V8z2Hjfy9+iXvgo/LpMy/+VojaO zwb3JSD4HwIWLCc8fCkh9TYzyvTY6bcN7dMFv1GbqWeIY3kAfJ4/jtyYDfsNZ/lb8HlAW9oM/55j Zm+g5siXPNZz9K+yjGRdJH7FBwx+ZQbRFg+qvtHAZ7z+GjFe5vFOG33FWx5W5kHaBZISwWf8fDPX 6XDa1Lkzd9uc8z6Bp/XnsqXzvuTVot3MnTk9UA6N8zapUMki7frVPH8x0KVe44Thfxq0onl948qi KtRv3ip3SCKr3eba7h8IXXc6+3+fGcLwFx8q3rjttpRJltiwD9vKV1vZWB6bcqlGw15jCQkJMbvM mhRASzdwu9eNu1zIe2/Z2kJ/H1rOgoB/CA5oS5vRkaX2Fan98rWo94AbxH/zkVEPBTtS59m1Zou+ 8dCNpmMG0LmO0XwK9z1M05yLKZ2MLHPPMP/P3r3HRVnlDxz/QGbWqGmWjqmtBuoWJpGmmbCkYBqL kmm2zuqiFZaoSSS/csl7rJlJVEbrJW3SxjTMRlnUEpVFcyu3kYzacLyUt8kiE500pJnfH3MfZmAG BkX4vl+v+QPm4eE8Z85znjnney5+Mhv49ysZzLcGb1o/PJ1ZI0O5GuDXA+zR7rceGMbQAbfTsqqb sFdHbrrK/ZeXkMnI6UO2z6UrA3t2cKnLgzv3ZKC/lVHFjxzec9j+Y5eBPens8oAIpmXEAFS2SApH 0B/3sTT9WkbpefdfXkam79m9fg/EDCM+/HqnN4JRhN/P6BglhqIjnLpE97p3Zs7v1/Lqis8AUPz5 cabGh1jKbL1Q39MHnP+K919dawmSKh5gytQhdLm6qptbiBqqkwB3XbrIT19uYev5PzFfm8vGzEe5 u9U17gddVuafvmTt1ovEztdSsHEh4+5u536IEH5TqjJYXantqkHzagLdmweD6Xu0k4cRqXqdoypr O9febk1BXeLcoetnu8GP9hWcQffaJJd0rM5ohyY5jsFpm9zaIyaMumxGhMeRrGln70ez9x05p8Ov 66uOj/0G9Uot25bg5zn8LCONmj/56kE9bvdX7nNriJq05Y6YIUSHtqy2M8tk2Mu7M4YFIPragYiY oZYRcQkJJAxPYZkuj1RlMerUFRRaz23+4X/s+s8xWt/3Z+LuaGPvAAxq1oF7VWMY3foY29fvQV9u huv+yH0j74LiPew9aBtT7aT8O/Zu/QrCYrmvh2NEdv3glh/212AilE0xndjMC6lLIVHDgbx5JCYk kJAwipQlH5KXpkST/A9y7CMl/Rx5aNKTM+sVCpVp5K2bYzn38KfIyvFwrH0pjPak5q1kXuJwSzqy ssmIKnX57BydUne6pmN4CksKNSTidG7T92x6IQM1E9AcyLGeN4HhKW+wOy+drpqZTMvRV9shKiN5 fFX/R2XZmUvRrckgaWA/Iqd+TuiEsfRyP8aN8u5Yhle6l+KJDnW+72uSB+25O3aYh/s0ilD7aGTb PXInGbtW2cuyx3JfD5gMn7B6zR7rT2EkxkfQ1vpTk4gUvrIGYIxfpRDhEoGp4KfvD+HohvTRxQNs zH7POhL+D8SPu58etZqN4k+d5I0/5/CzfvWXX/WxB0Ht6f/oU6SkpHh4TWL03W04Y7yHJ8f/iY5B gOkIH7+1EUPUAnZ9uYSU4QkkJAwncd4qdmUMwaBeyJuFPs7mqJXA5GvNnwEmjLpVTE83olLZFmUK HPMPRXycZ7tbujG4b6jrYI6Ad7xX8GN+NikvWxdcaT2WhbMSHB2q1/VnxrfWe9u4gxn9Xes+88// 45PttvS25p6+3Whbm9u0tppEkPKVLb1bSIlQuL7/0/cU+1sZBStofas9SsL50jL7bDy7liH0tkdo dGzQfU8FANcSEnGPdbaKgfw1ORTaRzWWc2LHh459V2J6Edb2Ms8HCO5G4saDGDcmElqfWzbm4+xc sZrtRkART/pzw/ljs8tZ8NzU9/RxEcPO91iy/RjQkYHpk3nkj83dDxIiMOoiwF2nmhGauJJdq2fx WOxttKpPy/FZBYcm8uGut5n5WCy3tapXIVpxJVNGEFOp7ZpAQnwEyuByTmx6hVQ1JGp2kDdvvKPd unsTaV23kjxtg2M0u1/tBn/aV2DSf8is9C0oU1ewzpqO4Skvk1PpvNY97qa/QqFLOix9R4WaCWA/ 3s/r86om/Qb1RG3blvh5Dr/KSCPnT756Uo/b/QFtbtiDELYpNN6mtZl/5dgn7/HSU8PooVCg6BFH 0sy3yD981nXNw191LE9OInn5F5QZPuWdeU8wpEdbFD2GMfXVLRw4Z12H4Vcdy5MnM3vNfuAkO16b RlJSEsnLdZZGo/081p+tKk/De5pZM7L4X+h4RwQ7kFr2IFYVAQY9R05ZGqTm34z8XCmDLIJuHMDc /x7koEZF16uDgBbc1v9PdONT1hcexDV+Z6b8292s/085YSOj6HFd/fvy5J2tgykC1SORlk1ibYJv JmrCYyQq97B+tzWq7+fIQ9OhPazPh5iZKqJa2k4ejCJiNNNTI1zX97afO4nEqDb2M6O4i0enj0Vp 2MY2nXXGU9k+Pnh9C8rUp3g0wjkdEHxzAtkHjRycF01LwHRoB2+pi1GqHmTAzU4j+2mKMmoMExPb kL9+j3UPBu9kJI+v6v+oLDtzKV+u3cn52OfRFqwlc1w/WrkfY+MyOq46/uWB6zJXVbEtpXUtrVu4 ni+4eSuc7prLpkKXZXm2KBS0CBnKwkIDoCQq7UVmDr3Ftwef6QSfbv2P42efOgsvcjLvn6TbZqN0 +wvJw7rWbjSvP3WSN/6cw8/61V9+1cf+Ol/MB9kbOBmfyNh7byLI+f+5LE0EcD3h8cOI4SRFR0qr DWLXWoDytabPANOJTaSNfAUy0kmOvNH97VoycfZbHdts32UUfbk3zK0W+/UXDD7VL74wU3HyY15O +6c1YOm8pJcPzAb+/erLLLalp3UCE4f+Eecnc/1SzolPd7Ld/vOdRIb58BkGt6FzeHv7jwbNWjY4 j0o06tmeNYdUjSNC4wi2BNMyagIr0qzjrQsziAsZyQz1GrKSIumqWooB655ULw+v18ELSx1gQBne mbaXNZ1mzu/PJVtjXZJKlcgjEa2rHeB16dT39DnqeMveLcNJfuROWtSrBIoGpS4C3EKIS8vWsaqM 45EBHV2DocpIJkwchjL/Y3Zbl+bzq93gT/vKvvfccGYm9sUx9PF6Ih59ilSl8z6eJsr25vJ6YXtS p48mwiUdTbk54RUOGncxL7qN39fnnX/9BvVJINqW/pzDrzLSyPmTr367zO3+gDUpLEtWRDPh83D7 kjOrhxiYW2la2wWObpzNnwfNYnuzoSz8aCc7Fo+j63fLGPbgdFZ9c8YRTKko47utGjbueIfZT73O gfaxTMxYwrK/tWHn36eS+s5+zgNcfRM94+K4r6cSaE7nvoOIj48nrudNlg4s63m2fldmHWnnmIaX WhzOsqKTGI0nKZp4PZ9rSiht1Yuh8REoA5Y7bpShdG5rabIH39KLYTEdOb1mNZpPjjttLg8ENeP6 dkqU7a7HMiAsmOa338vQbuX8Z/1uvi13Pvg8333xGfu5gyF9u+Bjd0I9YeuY7UxoB7cvqUCw8jb6 huEINPg18tD20GpPeOc2bgVeQYfQzi6BLe8N7mCad+hCmP3mM1Gm24HGEIEqtofTw9ATE+eOH6YY JWGh7ak0di64LWF9u4EPDzkZyeOr+j8qyy64G4kffszqmeOJve0GH9b5vtZzOaqkJnng+R501ZqI 2FiUlPBp8Smnut2E8eB+PjeEMbh3Fx/Sd2kpU1ewbvZAH+v1cgyFq3lTXWz9OYLUZ+Krr2/Of8na rBzr8kZ/ID5lFPe2rt16Qb7XSd75dQ6/6ld/+Vcf+8c2UrkjTyYPIdQ6MyE4NJGNxoNsTOwWuC88 NRGgfK3RM8A2I7Lr08xP6kUL9/dr7TeOH/jG0rEOEH4bnd3KfcXJw9jmhcGNtG5Ri/ui4jv+9WIG i0sskRuXJb2qU1HKl++8wFO2mSyEMzbraRI61d8wismwi6VvbrTnrzI1ieGhvuxZ0ZreD/3Fvik8 BjXJEe0dg53ahjM0XeP43Nz2kCL4ZqJn/pM8WzCFfDKTHyddY60XlRPQFGaR6LQnVb1jOkHh6vXk KyeQObFfNd/VAsR8gTM/lGJ0X77OZbbHQJ54NBKlL4/lQKvv6cPEhTM/Umq0t9is3GajPPEX7lP6 dNcLUQdqGOAWQlxa506iLzZAWBc6VBok3RRl2J2E4Riw60+7wa/2lS3o4tQPaNe8PaFhzgOqTqPb tg2DMpbYiGpmhfh5fd7VpN+gPghE29K/c/hTRho3//LVP5e/3R+g85dS+OZCy7JFK2ZYl2VKYHjK i6xIbeq6lNVPhSye+TalY+az7B+P80D/u+lz3yjSsl7kmeB1TJutRX/R9cv96a8quHPOG8x9/GES EoajmjKZ8X2MjiWvru5In/g47gu7CWhBl76DSUhIIL5PRy8Na1uUtx8zn32cgaEtgZaEJkxhempT 1G/tqHZmQE2YTuxirUaHUjWACFtErult/GXBTMa0/5i/3/8n7p/wImrtv9l/zCno4ySo1e3EDL0D 9n/GF985rZNhOsHezZ9i7BZNTM829WsEWbWsN5I3tlGVxYc5fq7qD8b7A60qfqwLjoFi/UnOUc6p I3oMdCa0w+/oC3Kq2EDJ9jD1piltO4ei9CsdolE6dxJ98Xk4Xcx2Xze184kt2FfB6eKtVZRlcIxU VqJWTWaWegNarRatehYjIl8Bf2Z9XEKGzDgikpawt9pN90wYS95nxqMZWLpalUSlzWWS80gjjy5y 8qNVvPyZdeRRIGaj+MRWJ9WGb+eoWf3qrxrWgx5GpVStqi93l1bd5qt1yv/W/mhWTHAb1RYov3Lq u+P2n1pHdEbpEidxWybPUyPSZxc4+q9sZi7XWX50X9KrCmajns3zHyc2eaV1c/pwxry5lJdH+BiE uRyMX7NqxnPWWXVAVDorJvkaEAhGEfE3XstOtG8oX0nUKFRRXt41lqCd9SRxC+1bLbsyLEUVNYnF ew3VNM4vlzJKVr3AowsNJGY+zVCX2cB1wUyFYScLH+nHzbfexr2TNHxjmzmPmYv67bxtn+3xNx66 w7dPMXDqe/qAiuMULBxL75s7c8u9KbzjPLju4kG2vr3RMRvlobArbNCYaEhqHuAWQlxS1iCFN8Ft OxOu9KUdVJN2gy/ndWLr67KtQBHWhQ4comBDFZvTB+z6GrIati1d+HKOmpSRxs6XfPWgHrT7A3EO KPuKbRqdh2WLrJsAH5xNdMtgS2P68495V9+ZEQ/eQ0enSGdQ67t5OCkKY66Wj//nuoqzctjDPHjb 9Y4MataGjn9oBUd+4GeXKRy+snWCe+FDh331jqPL32TpYNRq0apnENc1lUMqDVufi3JqBF9F89tU vJG/jfdefpib9mSSrHqAe7pHMDBpAWs+Oeo2S6UNPWOi6Wb8nB1Fp+wNDPPxfWzd/hPdhv6Jnq1q MdKzzrjlh/WVqzNgointe95DFHtYk/uVW2dwOYaCJczPtHaaVMXjyMOqZrvYAhiOWSZVzRyxPIiw jhawnfcndi34G+Fx71AaOd26ebAKMpOJG/ycfXOv4PZhDIyC/DUfUeS2qbzJsJPM+au8l0chXBjI T5/PWgaRqdE4bWo3mBFZe2sRTAHYRHpqLsSlWzeqs24GFj6eLN0Zx2HBSnqPSbNukDcGlUqFKlkD qc8zOeH2OugM9o9j75PTHNy1nFRrR6FBk8ojczdXsclYOYaCFxkRMcG+/r9SNZfX0u6rfiZLHcxG qW42m2ud5PamXSDO4a1+9Zc/9bE/bKNSbkI1bqB9VEpVbHvnKBPTmFhtkKwOBSRfvbPsP7abwXXa kXyeXwy/2H9qdXMbt1kvZzn4pW3jd7yMmvOFmYuHc8mY+bY1EOLrkl5mKgx7+GfK3xj54keWOlIx iGc0K1k0tgfNqy8ul4XJsJ3ZI4aSbJ8Bkkj2a5OJVvrzObakW2IWu3flkJ3q2BYZpYoMzS4O5s0j vpMj/7qE3cKNYNm4NG0MqkxrECUqDU3RSesSNycp0qRZZroYNDwbPYnXnJ8P9YHJwN7Fz/BA8l4G Zr/NwoRLEdwP4qrmN9Ku9bWAEf3qp1HN+4iTFWbgLF/96wNyL+tsj/qePuCq5rRt15qrAPQrmaha yJaTv1mWHfvqI97O/U5mo4jLr1YBbiFEwBl05Lv1MWm1W9EZyiG4HT0H3gn5G8ktcvuuYjpBQeYi Mn3ohKncbvCzfVXVzBHboGHb6HzbseU7WTBqMHFLSonMtG6anQqZyXEMTllDidEUsOu7cgWibRmI c3gqI41dYPK1svrR7g9Iu8Kytr7nSsRVBWdOneA0neje0SkwAsA1KLuE0JofOPlz1csbEdSCmzp5 3UXAB7YPzgtPFZy/DBrSx6gsHYwqFarkTAqjVIyODaN9pRGhQTS5sSdDJ77I+n16vv1PHuqFD3PT nkU8PugRpq76inP2YMpVtOr5J4Z2O0Ve7l6OmQHKOfbpdvKMdzA05nZaVV+WLj33/LC+pn7wLecI RhH+ENPTwihMj6ZnUhYbtFq02nVkJUUSMv9H7lZ5n89hcalHHtoc4KhyIkWnPnRsup04h/W6pahQ M3eVzrLWpaInf5n+GFGFzxLZ8wmyNlge8huykugaksVvd//Je3kUwuaqDsRmali7ayNLbJtVJ4wi ZUkOmsQ2FKZnkaOvpv704qoOMWRqPmDX7jfsG9rZN5BXbiF91ofWjepMGHXZjAgfx5LSeLaeOmvp XDu7m/l/PMTiyGFMdlnO8XJqijLiEdKmj7XfXwb1+3zscQm9cgwFLzMuzjYTBZSqpWzOGk23SnW2 u8s1G+VSuVz1q49so1IGjuHR+zpUPyrF1glyYBiZzz/gui/XJVXH+Wr8mlWzMtg6OJ3n63KWmOlX fvnBNkO2C/263OS6ROHvJ/nm3wesPyi4Y+Ad3FKTxFzUkzNnHqv0/izpdZFfvlzDM6PGME1TBICi 1xNkb1nKzITu9TqIMndckqOjTplI9uYXa7iMVlOUEQ+QOG+jNRBixHhwGSkJEShx/uyU3NpaQTDY 93WzGE724udICLX975aEJjzH4uzh1p+38PoH+6reLPJSMp2gYO4Eop/9gbF5H7Ik8Xbcm291Jah5 GKo5LzA9uiNgpGTxPOZ8eJDy01+wQf0JAK0fGs3wyzHb4wpIH0HXc5tqOq9Ov9/ymZUs5bk5mzhc /iOfbdDyGUDrB3h8uMxGEZdHYALcQohAMmjSGePWx6RSzeODb89a9kb4yyTSovaRHjmIpKx1lkDL hiySukYx/7cwVNV1wlyudkNhKcqJmzm1ZZ51xZ/hJM5bjS47ETRvsmrv6cBcn6i9y1VGGqN60u4P wGls0VhfODYpVlzrPlI3mGuuu45rahSV8lcwLXvHMyVqD3MXLGe7vgxMBnTvZjE/s5zExwZwa21z RplG3klrB6PRiPHsAfLuKSI57lmWVTVyr0lLOt4Rzcjk+azd9h7To0tZPS2bLcccy9HYlvcybvuM r36qAPNPfFW4t34v6+WeH9aXbTN2y1rcS9mlyWDgdtvDcDWlkQspWjeB0B9K3c/oUOXIQ9uyYZ6m jdlmJtmmeNmW4PI8/dG2Gbdl+RXbefsxOnEwoS4drcEoQu8mMkzptIFSU5TR03h7l4aMgUXWoFIq S0ojWVG0nMdCL8qMFFE9RSjRCQnERyhdK+/gjgx4JA6lT2ugehKMIjSKhITBRLg1BoNvjuQRVYRj Dx+TnpxZr1AYM5PFcxIcZT9YScRfpzE/o5PLco51zaRXM8y2xJniKbQG90URg2nZPYKB9p9/4vRZ 23ImNmWUqFPobw+iKIlK28TuJX/1IYjiPhulNfckPUi/Ws9GAceygL7USW5v2tXyHFXWr/7ypz72 ldOolOR47ri26iegybCHxSnjSN7em+zNc0gIdPDCVwHNV0/OoFs2g+Tt/QP6pdGjoGtQtPa+IaXp 8Ods/MS22eZdPHRvSA02djdSonmJtPctc1F8WtLLXMYB7T9QxSax/L8GQEmvx99kywcvknhXWx/2 o7ocTBhL3uWJ/kNdRjvn7a6jvUhsox4B7PdeBaeK/4tjQa8baNXcPbea0LzVDfafDBt0HHSvei8H 49eon3iQuFXtWFCwlJnRNwf4vqpOEE2UA5j26hzGhCqAIlYlP8+LS9ehLTEC9/Do6H6XZ7YHXAHp A5p04L5p83l1TLhl5syqmTz74hLe1+4HFHR79EH+JLNRxGUQ2AC3ECJQlKl5nHTrYzLaNmMHgpUD mfl2DpqMcLanj7cEWpaUErliK+se+yM/VNEJ473d4Gf7yrYEl6eVb2xLedmWvrUdGzOCxKHd3AaD tCS0f1/CcGxOX5vru/IFom1Zu3N4LyONXe3y1bP60+73Pc1eVbf/g7Nm3NC+nfsv3bShS9vmdR8M UHQjbvRg0DzL0PD2KFqEELkKRudp6qBDwxooSH2GVKXzyD0zFcZSDIZTnLng3ukYRBPlvfzlkbvB +CVFh846vXUDt/frRevTO9my9xTmn4rYsv5IPV7Wy0fBSiISUlh20PYA3Mi8xGhCm1uvydNMoYCM PPQ03cwb28yravY1cZ+iCdZRoQmkLPvMen0H2TIvkWj7KE9/0iHE5VH1fg7X0KL1tWDYxjadreO0 bgU3b4XjqfIFe7+tHKh23ejaXRkl6ud4IFltDWYqiUpbxtszfd2Y3m02SuuRPDX8thp0FNeUL7NB q+PlHAGpX/3lZz3ox6gUSyfIGJ49+mDddUz74hLkq0n/IbPSt6Ac+AdMn292WupgM7v1ZUAZ+t2b 0WoLHess11RQUxTX2wIpv3DkxzIcocoyinI3ODrl+8QxyD7a3UzFueN885UeQ6WNpZ2ZufDNWp5P 01iDldUv6WW+8B35L09kuOolCoyA4l4ez17LB4vGcteNl+7u9I8JY8kaUh5wLC1IVDp5b0+rfrRz RRnHvvkaveGc0/56x9Am9bDvdzVMXeIWZC/nxI4PHf/LvqlpMNe1usFpluzP/HLO/fOp4NwvPzt+ vLU1LXyqL+uOvbF0NA7N1kVM7u024OCSCaJZ1+HMfnEC3QCMm1gwV21Zjq5PAsP7+LKWc12q7+kD mnXn4dkzmNxNAXzHvxa8yEq9EbiXxOF30fqyJ1A0Lpc4wC2ECLhgZQQJKcs4aAu0bJlHYnSote3j uR1U+3aD5/N6ZevrqmZ/4ErLhtXw+hoPP9uWHnk+R+3LSGPnOV+9qkft/oC0MXzfxMi2fJenzufz fFe8H4PHZb8CzURZQSYPrLmdHNuyNE4Vjh8fpX+s0WXHLIXfOJIzlZCQeGbuMDg2VKxWE27sPYAR rY/w7z1fc6j4c/59+vIv62X+7VfKfgPFDQquCWA6LB23EDOin+tMIZ9GHjbj1v6DiPE408k6Q8pp 49vgW/sxIkbpYb8A28wr99krjtEALtxHFlTF9D271++BmEH0v1U2KhTelFIwIxJFyGwKvM728Deq b1VWwIwQBSEzCiqXZRtfyrKdnw/F2mh7G5Exti4/HZnzX0erd7oK49e8m61x2uj6HiJCrB2wphMU zB5DhD2IEoYqexPrZ/saRAHzL//hrUWO2Sh9po3l/vaBGy3re53kXY3O4VP96i//6uPq2UalXMWA kfdxm9dRKY5OkFWd/o8CXzqm60qd5Ks7x0zhyssdjCE5Mx/IJzN5DCrVEnafdMx4rZnWdO1lG05z mk8+2M6X5363LKv1hYb5//jY+t4fiB93Pz2uDbIERw6sZVL/CHr3DafnA/P42HDR6ZxOLhSzetbL /Mv6tbHqJb2s+6FMGc2w2R9y2L6U17ssSuzNjU5789UvnvZnWopu/XPVl9UL/2PNpCF073034T1H 8PzHx63fJ28kLPJO60EG8udmscq6bxuUY9i7klmpSx0B5Cnx9G4Z7GGA1AbmLlhvWYvb/rdqFszd YD/Cc2D9EjLu5bVxY3hWA6oht0Pxjkp78tnXS78krqH9kEksnNLH6XfO5f9yq+/pC6JJ+0FMW/ik JdhjpYh/iD/3cN2BSYi6VYsA9+VgPs03+bmWOm/TTop/+Q1+O8ynWy37lOZ+dgwvT9pL5HfOfLPT WifnsbP4R+Ashz/davld7uccu+h7j4hoLEz89uuv/Ma13KBoGsB+QtsG1P0Y0d95ILVv7Qa/2lfB t9B/RD+3QbZW1tnBju9S1pH8XgYmVprt4pW362tIAtG2rMk5fCsjjVtN8rUq9avdH5j7qWUPYlUR GDQfsuOEc8Xg3vHXhBt79CFWUUJu/n5OOz8nzx+gcPNXENaP3iHXOb3hq2r2PfGojLKz7qPs6lCl CvQabr7tTsI4ws4tn3Oswu2LQ8VJ9n1SDIquhN7sOvIy6MZwhozoTMmm91jy/jZKWvei3+03BPDB 4i8z5w8Xs+e0gs63d6KNXwkxUVYwmxBFH5Ld91Ywfs2qBW+QrxzGY4M62wusPyMPLQ+5yhu9m/S5 LMrUoVQNIKKl9a9tn5H7hl0mPRsWrcJgH7EJwaHxPJMagSHzNVa4LNdmwlj0EWvycXRM2Dqqk7Vu G12XUbIqi7n5bVyXlDOf5UjBOpa/sx39OfdliETj1JqI2FiUhjzW7jjmep+YjrFjbZ5L+fSL1zoc TCd2sVbjuE/sXxo9HIvxK3LX7IGoe+jZPvAPLI+CQxk552nLxscAhQtRhbe3jsJWoGh7t2Mta5fO wjPoXptC3ELHAjZQjCb5btralwpzffXI0jmN9gb4Fb12Ba/91zEbJeWRnoFdu92POgnAbDxMwZqV vJN/wLG3lp/n8Kd+9Zdf9XF19aB1VIq+yj1pyjHsXUbKAzM5qtKwNSuJ3nXwZcoX/uSrx8/RZ8G0 jJ7tGJXm8vqevNQIy74XRaUYjatJDK1tAP8a/nDv/cTbYqcFzzJ4yCgeHzOUyKhn7AEQxZ+nMfuR 7tbP6Ve++dfbrLbud2L873rWffqD7YQO5tN8sWQef//Xd5afq1nSy3T0X6Q57YcCYPzvEpKjunC9 h3taoRiDuob7SgWOCaNuqcv+TAAGzQQi2rbwkGYFih5Z6KyVUcU3W8hYbb1e4y5eX7cXS042I3R4 EqmODaJIjrDVja0JiU516hh8jOl/6WkfSBQc+iBzMoZYf3JPi9vfMpyZiX0v60bLppPFbC80WOpw 27IWlV629dIvkaD2xKSkkRRqzVVFX+LuvcVLPXUZ1Pf00YSbYibwj6QI689/YEBcHzp7ufeFCLxa BLgvF/OPfPbqVGud9zRv/Pc0nM5hzjjr3qSbDmLbFevyuMiPny23pm8sU9/YBejZMCfJ8rup/+Lg eb+/9IgGz8jh/V9ymo7cfktrP/u7bP2RT6N1abeaMJasZ8HcDSgTH2aQfTCrH+0Gv9pXtk7lPazJ /QrHkPIL6DcsI9MQgSq2h/W7lO37m47M+WvQucwcP0NR7kbyGcKUh+6kpd/X9zvGI4WsWa4hX1/m x0Du+suvtqWX6/fvHH6UkUbOv3z1/NnY1bN2f5DZbK6URm+CgizVltHoPpsETCe0TI5Soe6aSvbE 3rQCTIdzmZa+na4Za1mf0tvSQDOf4ct/TiJ22iESFs7mqbgetL74HXtWLWDSP4OYuuGf/L1/O0sF WVbAjIg4NKo8dLa9NMBaISYQp4klTzeT6JbBgJmLB1Yxpv80/pcwm5eT7uHGG/7AHaFtaOLpPCYD uk3vkZ2a7tQYBKJSyZ78EIPjIqockaxQWBoelfLC+r8ySXNKm42JsoK5RMStIix7Mx8mdiO44jg7 X5zMqPlf8scxyUwceQ/db7yG8z8d4LOc5cxffYy+/1iN5qm7aeHy1Kjgx81/J2LkG5wGWj+egy7r AW7y78niF4/XXFGKfr+e49/v419vZvLGFxEs3LaU5J7WT6vK/HBi/Bp1yjiSNaDKmEZ8l2uAn9n7 5gtkFoaRlvdPx8hd416yRjxCemEbp2PdNeOWvgOs+z1YN8eOfJbCKGv5NB0md1o6GiagKVzgul6e /fxhpGaPp3erixzOfZl0DSRqcljstPSbY71cp7T8spc3kzMpdBmx5Fg+CFUGL8d3IRgTv+xdSXJm caWlhMxHcxjfK5H3jV14WJ3LypGdrV8afufMN4XsLDkD/M6Pu5cw9Q0Dw2c9y8PdFXDVzfQa3JuO V3BD02M5qwnzab7ZvpuSc78DP7B70VzeOBTDrFceontTuKp9Lwb36eilEvYuYOlzYj7zDdt3llhm 9P24m0VT3+DQ8Fm88nB3mnIN7XvdR5+OzcD0PdrJI1GpS4lKfZ6JvW9wuk/aVCqf/uSBvQ43xFjL fbCjLCud7xPn0XlOx9ruKUOM6/3qpC7yzsJ9eS5PlESlZrL4uaHWfV2OoU0agkpjn6tSrS4Zu9iX EmHfW8F8eiezBo5iUYnRMhslQ0teSi+/Aik+5YnPdVI5R3NS6JWoxqhIRP3fLEZ2stZtvp7D7/rV wadr8aM+9l4PYhmVsnkGg0du5I/ZH7A68Y8e7mWn/6VUkfFyPF3cCyXAVbfQ18Mz37fr8ZFf+Yr3 z7HWzwDr96fMzmQXLfcYRKnRdZtP88VrTzLk77lOjUMHRfRM1q1I4T6l7brP883ycfSemmv9+Q4m aTfyUmxbp7/6nbNfvIlqyLNsN2JZ0mt5DstGe/vy/Ds/bf4/bh/5T49p8Kjj3/lI93f6X+ctvyqr Uf5UqQKDNpUQ1Vvub3jXJYNd+1KIaAK/f7OcIb2nYtkqHFpP0rL/pVgsTXcPo6ndRaWhWZzqtJm8 lf17WVW7IHqv720Cn1+BVbfpM3Hhl2McPmLkus5duKVVMz87gBp7+sB84We+P3ycX6/rQJdbbqCZ vwm8BGmsLUlf7dRN+py+P7i/5Y1TveyubtIYOJK+2qnv6eMKSGPl9JmpKD3I/oPH+L5oM2+mL+aL vovYtu4Jel4b5NSvthBS3fsKnTl9D8KpLeCxv6YG7QZf21dgGcSX9SiR6fvs7XhLf6kGEjUULk5w 2tOwHEPBy5ZBNva0eOo78uf6APMRcsbHk/j+YRQPq/nvypF0sj1X/eg3uFQqlwtPfG9ber9+X89R gzLixLfruTL4di2+5mtVnw2XtN3va3gkYIEUAJNhL2vemMuETOsI36hUsqcnMtJ9uayKU+hylrJo 8Uo26AyAgi7R43l6VgqJfds7NgD1FAABL4EUwHyWw/mrycr8J8sL9ChtlaqH85gM25k7IYcbZ84k 2TYq1B5ceZ2jU5yCPx54LTjVBA5MejUPhidT7FzhV5ziy3+9x1tL3mJ5gXUjVRR0iVaRNCWZx4Z0 o7mHhoP5x82kRIxk+ekwHs/5kKwHbva7AeQPj9dsu14DKHqNY/b8dCb0v7nSZ+gtP1wY9RR8lMvq abbglpKo1JlMTxzutI+IIw+dx5FXFkFqnta+yRiUY9Bt5r3sDNI1xV7PbWMy6Nj0Xjap6RpLx6y3 sow13Tlq5idnWr9sx5CaPZGHBse4dTSWoS/4iNzVL1nTUMV5Lx5Em/Ykk76I4JW3ZvFwV9u7F9Cr Hyc82bGkhgulD/lcz3ksZzVhKkH94AMk53vuPbLXD+5vVCNg6XNSdZl2K8smA7q8zXyw+AUyrWs1 K1UZZCb/haHum9D7mQcmg468rR+w2F6Ww1BlpJP8lwcqdZp7Pvb/GBN/v8d7ijrKOwcTRv1utu3+ yPLF0f77MEvHdcRdxLrcZ7UNpPzKAfUk+ievs3Tatk5C8/lCEvxc1svXPPGtTjJz8bCWtMTn+SJi Fm8tGElXp14nX85RdVm0ca9fLXy9Fp/rY6/1IHB+H9mjHiHt2F/J255OdGtP+4NVU1/aeKk3fb+e 6vmXrzdU8TlWc01ersWhjgIpABU/881Hq8h68TVW/9da53SJ4fGkJ3kycRC3tXK9N8w/7WHJvPks XvMLvab9ndlPDaaLU3k1n/2c11Rj+Pv2YwC0fvgtCpc94nU2Cpxm97yHuP/Fz9zf8ErxWA5fv/YA N7q/UYUa549XtQukYP6ZL1e9xHMvreb77hPIWPAMCbZZBlaV62vr/T/xfvrH9rcGlz0pQ1/wb/br tEyz1RvY/jaSnh4Cqu4Cn1+BJemrnfqePq6ANEr6aqdu0lfLetlN3aQxcCR9tVPf08cVkMbK6XME Sgwo6TUmjflzxtPfPiDH10AK9jbiR7nvOH2XiSE1+xkSR0Y5fQeq5ju2jdt3bV/aV3aVBnN7Sof9 YIz6QnLUi6zL8nob9O3r9QGc57B2DomT/kvEK4tZ8HB37C0BP/sNLoXK5cIbH9uWVV2/T+eoWRmx 8f166j/fr8WXfKXqz+YStvt9DY8ENJDitwojpT+d5eLVLbixjcLR+V7XrJXE3PAVHioDL0EaN74X HH+YuHDmJ345byLo2la0vd7/kWF1yeM1my9w5tQvnOdaWrW9vkYjxYRw5rGc1SP1PX31meRdZQ0p TxrStdAAr8dXtb7uBv69oNb508jU9/yS9NVOfU8fV0AaJX21Uzfpk0BKfSLpq736nkZP6TNfOMOp X85DPewXE5eGp3JxJWtI19OQrgWn6/E1POI5SnCpNFHQRqlEeSmDKDg2dPLIZOSX0nII60KH5pc6 e4Jpdn1blEol7a6Uh0VQM65vp0TZruF1lgghhBDCT/K9QAghxBWtCcqE1zBW2mesitdXnoMoQoia CWp2Pe2upH4xIUSjcakjBfVDyzt5aMoQDJlpPJO1jlydAZPJgC53A+pZk1GplaQ9M8ix8bcQQggh hBBCCCGEEEIIIRqlRhoquJ6IlJUU5U1CuWU6j0SG0KJFCJGPTGMNw1m7a2mVG2cKIYQQQgghhBBC CCGEEKJxaMSxgpaERicyb8tBp2m5B9kybzzx7hs2CyGEEEIIIYQQQgghhBCiUZJ4gRBCCCGEEEII IYQQQgghhBcSSBFCCCGEEEIIIYQQQgghhPBCAilCCCGEEEIIIYQQQgghhBBeSCBFCCGEEEIIIYQQ QgghhBDCiyCz2Wx2/6U3QUFB7r8SQgghhBBCCCGEEEIIIYS44vgaHpEZKUIIIYQQQgghhBBCCCGE EF7UaEaK0Wh0f6vRUSgU0MjyojFes7j06ns5q+/pq88k7yprSHnSkK6FBng9vmqs1+0ryR//1Pf8 kvTVTn1PH1dAGiV9tVPf08cVkEZJX+3U9/RxBaSxvqdPXB4NrVw0pOtpSNeC0/X4Gh6RGSlCCCGE EEIIIYQQQgghhBBeSCBFCCGEEEIIIYQQQgghhBDCCwmkCCGEEEIIIYQQQgghhBBCeCGBFCGEEEII IYQQQgghhBBCCC8kkCKEEEIIIYQQQgghhBBCCOGFBFKEEEIIIYQQQgghhBBCCCG8kECKEEIIIYQQ QgghhBBCCCGEFxJIEUIIIYQQQgghhBBCCCGE8EICKUIIIYQQQgghhBBCCCGEEF5IIEUIIYQQQggh hBBCCCGEEMILCaQIIYQQQgghhBBCCCGEEEJ4IYEUIYQQQgghhBBCCCGEEEIILxpHIMVchr5gCwX6 Mszu712xzFScOcxn2z5Anf0qWVmvkq3+gG2fHeZMRcO5SiGEEEIIIYQQQgghhBDicmpAgRQzFcZS DIZTnLlgcnnHdHADqXEjiEvdwEHXtwKvrIAZIQoUisqvkKQsNhToMbr8QSkFMyIrHevyGqZG75xu 868czc9E1b8vAxKeZOHGzygu3kf+sjQSBvSlv+plthw+W0XQyEyFYTsvxHVHETKbgrLaZortGkIY krXX7fqcmSgrmE2Ip2uiHINOS1ZSH8d1hySRpdVhqDZ5Joy6xQxxO69Jr2aYe15WeoUwTF2C41+U oS9QM2NIiP0Yz5+bJ2fQZY3wcE5fBPozEQ4NLW/9KaMmjPoC1DOGVX9fmUpQD3Oc0/U1BrX+gtsf OPN8DwohhBBCCCGEEH6z962NIEt3xv1dJ47+qEr9MCYDOm0WSU59dCFJWWh1hur7a4x7yRoS4tYW voBePcZDe9n95dZ+NuopUM+wtJcVChSKPiRl5VCgL3Mc41Ft29m/Ydi5gLi2CkJmFFDdfxNCVK8B BVJ+40jOVEJCHuLlT0+7vBPc+QEyNq4nL3M4IZfqipUqMlZr0Gisr9UZDNyezpg4FWna7z1U2mGo MlY6jnd+PdOf9vZ0/4ah4HWeGL2Ab/vN46NiPfu2vMuyZStZv1NH8Ufz6PftQkY8tIAtJ39z/RcA lPOT7j3Sx01kfsEx9zdryUBhehY53jpcjV+wYv4qDO6/p5wT2mfpH6kifXu4Nd9Wk636gXRVJP0n azlROcMcjF+wbPorFLr9Oqh5KA9mZJDh8TWXZ1X3oOBablA0JQisgZDxhMclo+k0hdUaDRrNSqag YUzcYEZUEyQy6lYxPX2L+xs+qMvPpLFraHnrTxk1YdRlMyI8juTPw8m21ierp8Drnu6rcyfRF0NU 6uLKdZDmCfq3b+p0sBsv96AQQgghhBBCCFFzW0if9aGXIIIJo24N8zN17m+A6Xu0k4cRqUpn+8AM a9t5Maqjr6OKHMZkj/1yNmfQLZtPeqF779VVNA8d4qF/yfp6IQ1VLyUoWqK4xtqJZ9xL1ojBxCVv pZOtz2+1Cl5PJC58fNVBotq0sytOoVszh3Gj5lLgvSNLCOGnSxVWuLyatOWOmCFEh7a0dph7ZzLs 5d0ZwwIwcr0DETFDSUhIsLyGp7BMl0eqshh16goKK527KcqIGMfxzq/oUBTWo8yn95D99CIKOjzJ on88Rv/OLWliO0WTlnTu/zgvvTaZbiVLeS7r3/xkn5byO7/o1jIv6QFuj3yePaEPMr5Xa9ubAbSB uepPPUS6yzmx7V1er/QgAkxH+PitjRiiFrDryyWkDE8gIWE4ifNWsStjCAb1Qt4sLHX/KyvrA44/ oYpSurwTpOzPoykppHh6TX2EuxW/Yew2ivExnQgCTPoPmZW+j6iMAr5clsLwhAQSEkaRsiQHTWIb Cl/PZW+lz83K+AXLpv8TVKOIcn/Pq0v1mTRGDTNv/SqjJj05s16hMGoBu9bPIdFanwxPeYNCzQTw eF+15+7YYZXroIQoQhXeHhfe70EhhBBCCCGEEKJW8pehrtR2BUzH2LbsHY+BBtOhHbylLnVrO49n 3vq1ZESVeumXw2mQrBGVyr1352qU/cdU7l+yvqaO7oPizG90e3IUMR2bWmaw5GSRXngnGbs+ZlnK KHv/4JJCDYnKLbz+wT4P/WfUvJ1tLkW3JoOkgf2InPo5oRPG0sv9GCFEjXnrGasRexDCNl1tyAzU npabMf/KsU/e46WnhtFDoUDRI46kmW+R774c1a86licnkbz8C8oMn/LOvCcY0qMtih7DmPrqFg6c +93puMnMXrMfOMmO16aRlJRE8nIdv7qcx/qzlcmgQ5uVZFlqSqFAMeRpZs3I4n+h49G8mkD35gHN HmjZg1hVBBj0HDlV7v6uDyr46T95rCi5kfgUFdE32UMoTq6i9b2jSIm/Ef3KDew8Zvs/F/npyy1s Pf8n5mtz2Zj5KHe3usbtb2srhqdSR0Hma6xwj6obv2Tdmx/T9amnULk9A0yH9rA+H2JG30+4S2ft 9YTHDyOGkxQdKfUwWqCcE9rZjEyHjBcmEFnFgHlXZs7vzyVb8zPxKaO4t/VVwAUO7f6YfPoxOr6H PXAFQHBbwvp28/65mb5Hm5ZMOk/yQvKf8DkZl+QzaawaYt76WUbPnURfbICmLWhxrfN91YTmra53 +tnCdOoIRR7inFWr6T0ohBBCCCGEEEJUI2oCqapyMuevQWd07hUyYSzayJtqJU+ljsK1m6mKtrOi B/Gj+3nt3zGd2ETayFcgI53kyBvd365CGfs/eAfNyUGkjO1D6yBLX9Hu9XsgZhjx4a5t8GDlbfQN U2IoOsKpSp1dtWhnm0v5cu1Ozsc+j7ZgLZnj+tHK/RghRI0FLFJgOqFlcv9oJjgvITPEwNxKS1ld 4OjG2fx50Cy2NxvKwo92smPxOLp+t4xhD05n1TdnHMGUijK+26ph4453mP3U6xxoH8vEjCUs+1sb dv59Kqnv7Oc8wNU30TMujvt6KoHmdO47iPj4eOJ63sTVTufZ+l0ZFbZzG/fy2riRpBaHs6zoJEbj SYomXs/nmhJKW/ViaHwEyoDljhtlKJ3b+lMT2pzh608+4TS3EX1XJ8u1eXJ1J+6Kvg2MX1J06Kz1 l80ITVzJrtWzeCz2Nlo1qW5uTk205I9jU5gZs4/Xl+10WjbIOhvlwEimTxrk9oCD4NBENhoPsjGx m18F0nRiMy+kbqRrxnSS7mrj/rZ35uPsXLGa7R3+QvKwrtZ8bEZo4mqMxtUkhjZzPd50iuJPSyBm EP1vdXuPck5seoVUdScy5o/lrhb+XMGl+Ewaq4aYt36WUVvgtngfxQbnL4hnOajbj0F5N727tnD6 PUBnQju4fM2sUo3vQSGEEEIIIYQQojpN72Rs2iRiCt9h2bZjjr5F62yUA6kpTIr9g+vfVNV2rorp eza9kIG669PMT+qFe2u5KmbDLlYs2UWHJxMZFnqd5ZfB3UjceBDjxkRC3bqKTIZv+LQYYkb041b3 92rTzg7uRuKHH7N65nhib7vBsYKNECIg/On1rUIphW8uRM0ENCtmOC0h8yIrUpu6TJkz/1TI4plv UzpmPsv+8TgP9L+bPveNIi3rRZ4JXse02Vr0F123ST/9VQV3znmDuY8/TELCcFRTJjO+j5Ht6/eg LzfD1R3pEx/HfWE3AS3o0ncwCQkJxPfp6CXYYKJsby6vF/Zj5rOPMzC0JdCS0IQpTE9tivqtHRyq FBGuPdOJXazV6FCqBhDRsgZZbyrlSNFJaB1CF2VVo+uvQdklhNZeZ3LUoeCuDH9mLKjfYV2RdVZK 2R7eTN1I2EwVUS2vcv+LKthGEbQnvHMb18JqfcBtHZzJiqd6u44wqJKn2SgeGPUUaLVotevIemIk qkMPkrd0dOWH34nNvJC6m8GaV3gqovIofyHqTLVltA1Rk+aS1nUjqkfnodZq0Wo3oJ4xlsj0i6St SGPozbaArolzxw9TTAWni7eSldTHOrMwhCEz1J43wavxPSiEEEIIIYQQQvgmODSeZ1Kbon5zI0VG k6VPr3AFqepuzEy8h5buf1AV2yyRSgOcrYNkt/ZHs2ICEV6XtvbEw2yUSkwY9YVotVq0G7J4IiqV Q2OXsXSs24BiaWcLUa/5UzN4V/YV2zQ6lKoHGWDvmANoQ/S8XRgPzia6ZbBlaarPP+ZdfWdGPHgP HZ1GiQe1vpuHk6Iw5mr5+H/OC3CBctjDPHjb9Y79TZq1oeMfWsGRH/j5gmvQxTflnDqi97DpuVXx YY6fq2344Ti6/E2WSlKrRaueQVzXVA6pNGx9LspDRV+OQZfvON7+2orOZTQ5cM11XGfbuMqjYK65 7jqqCrXUnWBaRqmYGbPPuiHYBfQblpHJWJ4ZHupXgTMZPmH1mj0oE9OYGOUchXc84DKff4Cb/Tmp bTZK+2GMGxziJdAGppO7WaRSoVKNJ317OBlPRNGhhVss3/6AS+f5obf4dW1C1JYvZTRY2Zsx0xeQ 0WkrySoVKtUYkjMhNXsiCd1v9FBmN5Gemgtx6dZN8KbQSZPsYRO8WtyDQgghhBBCCCGEz9oQlZhE TOErzMrRYzLp2bBoFaQmMdyfGSeUYyjMYU1+GxIzHyXKaYCzfZBs5tNOAw59Y5uN0l71MINts1Eq Kefk7iWoVCpUY9LZPnAKTwy4BddFTaSdLUR9F5Db0rK2vpKw0PY0d3/TRQVnTp3gNJ3o3tEpMAJO syh+4OTPF1zeqSSoBTd1qs0qf01p2zm00hJTdmFd6FDb/VEMGtLHqCyVpEqFKjmTwigVo2PDaO8x sl2MJn2843j7ax4ffGtbnusKERzKyDlPE5W/DLV2A+q5e4iZqXJ5SFXL+DWrZjzHwgPD3B4gJowl 7zOrRg8422yUHxn4xF+4T+ktjGJbbsyI0XiagzkDKV0yjsEpayixr8lZRsmqF+UBJy6b6svoGXRZ 4wmPe4fS+NWcMhoxGo2cPTiTP+rfJLL/s2hPOIK0V3WIIVPzAbt2v0HKcOsm806b4FkCo9TyHhRC CCGEEEIIIfwTHPogczLuJH/uKrTaVczN78fMxL4eBil7Y2nHzng0gwOJboNhjV+zalZNB8naZqNE 8sSjkSg9zkbBabkxI8azB8m5r5QlcSpS1F9b95WWdrYQVwL/6gePbEvC+MLIcf0R4FoU17ovqWSb RXEplqMKpmXveKZE7WHuguVs15eByYDu3SzmZ5aT+NiASmsU+k2ZRt7Js5ZK0mjEePYAefcUkRz3 LMvcN2IHIILUvO8dx9tfu5gXbZ2NEdQUxQ3Xet0Uy6GCMz+e4izXcoOiqVvA6lIIRhE+jImJ5WSO eZzMrk8zZ6Tvs1FMhj0sThlH8vbeZG+eQ4LzA8T4Bcuemsn2mjzg7LNRhpP8UBjXur/vUVOUEY+Q Nn0saN5k1d7Tlgec7h2eSt4rDzhRD3gqo2DSf8is9H3EZL/MnIRu9inBwcre/PW5mWR03Ujqm3uw LNoVjCI0ioSEwUQoXctz8M2RPKKKgPyP2X3oQu3uQSGEEEIIIYQQwm/XEz7qbySSyZgxGrpmpDDS 59ko5Rj2LiPlgQlsH7iUzQuHOg2GPYNu2QySt9dskKxjNsrfeOgOH8M6wUoi/prC9NSmaOauY2+Z SdrZQlwhAnBvBtO8QxfC3H/tUTNuaN/O/Zdu2tClbfO67/xXdCNu9GDQPMvQ8PYoWoQQuQpG52lY mFAHlVbwzUSnPkOqcguvf7DP2nnpp6Cb6N6nO1DCFwd+xuuiZuZfOPTltxjpTp/uN9V9XnoS3JHY pL8RRRiJE4cR7nEWTmUmw3bmjhvDs0cfJG93FondnB9EF9DnZJFe2IaB3X7j801OS6Bt2o2+HCjX s3uTFm2B3hrVt/F9NkpltjKuQ7PtK8pMenJmvUKhMpxuJh2bnJZi27RbjyUZu9mkzfW8t4QQAedW RqvaXwjg2pa0bgoGzQ501v2rfPNbLe5BIYQQQgghhBCiZoJvvo+kKUNAOYyJo3r6uH9IOYaClxkX /RJHx25i95K/0s2pf8oyAHELyoF/wPT5Zqdl9jezW18GlKHfvRmtthC9ffUHG19no3iioENoZzBs Y5vupLSzhbhCVOpfq4ngtp0JVxoo1p/knPubLmzLdx1Bf9z91j/Pd8X7MXhc9ivQTJQVZPLAmtvJ OeU0a2TLPBKjQ32sjGugeXtCw5Q16Ly0uY7uUbHcwxF2bt3HD14iKeYf9rJBux/6RNPP6/qMdS0Y RcRkthg/I9unwJQJY8m7PNF/KKs6/R8Fb08j2m1kvGNGk6dl0CaTWWiAwkzLXhCLdnPSOYtts1G4 l5GDulWejWIqQT0sBMUwtXX5oiqcO4m+2FB5+TbbEm4YKMycjEo1lUW7DXU8u0o0Gv6UUV/ZljEs K2BGiIKQGQXeg7zKUDq3/a3m96AQQgghhBBCCFFj1xORsh7jwVdcVy7xqowSdQr94z6k04LVvD1z IEqXzinHCjsGTTpjXNq3Y0jOzAfyyUweg0q1hN0nXVeGscxG2Q4D4hh0WwuX9wBMejXDFCEMU5dU 0y90VtrZQlwhqu/f9kXLHsSqIjBoPmSH05r7UErBjEgUIbMpKDMBTbixRx9iFSXk5u/ntHMg4PwB Cjd/BWH96B1Sk87/avY98aiMsrMV7r+sO8G30H9EPx+W5vImiKY9hjItqRv6ZQt5ZctRKqW+4jgF y5eh0Xfj8ZRh3HFt3YakAsM2zXImR1UatmYl0btSEAWgDdHzdnlY/syI8WQeqUogJpuis0aMGxMJ tZdu22yUEro9mcgwT8El22eTv57VhSfcHnJnKMrdSD4RqGJ70LJlNPMOekiD8Swn89JQoiQmW8dZ 40E2JnYjmN8xHilkzXIN+foy7zOJhKiKP2WUZtzafxAx6NCs3cUJl4NNGIs+Yk0+RA0Mo31wVXU4 mE7sYq1Gh1I1gIiWbWt4DwohhBBCCCGEEJeIycDexc/wQPIxVJrVZE3u5xZEAQimZfRsDrq3bY1G jMbvyUuNAIaTXVSK0biaRJelxKyzUfR38GTyEEKvrtz3FnxrP0bEQP6aHAoNbn2Axq/IXbMHlLHE RnTzv51tPsuRgnUsf2c7+nO/u55bCFFnKlUjNdOGqIlpJLIU1aPzUFunoG3Ieo5HM08SNSWe3taN xoM6DiJ1zv0cX/R3/u/Nj9h/5ATHDuzh/fmzmf3p7fz9lbHcfV3lCqh6QVx78630VpSwcfVaPv7s C3T60sqBBrBUllFPkjPxOlb3b41CoXC8hsxAnavDUCcRXluwZw/rd3/v1hFajkGX7zSN0OnlPHUv qCNDnl/I/JHnWTzyYcbNU7N59150ur3s3qxmwcS/MWr+Ee6bM58ZwzrTxPlfmE/zTX6udXrgTop/ +Q1+O8ynWzeh1WrJ/ewYF52PvyRMGHVLGRedioaBDLkLirdZ0uPyqs1nYp+N8mdSxvahtcfi1YzQ kSlkRBWzMC6KuBkrrf97HVlJg4hM30dU2lwmRVn3q/GH+SibZ0/k8alJjH7hI445R1Lq5WfSQDS4 vPWvjAaHDufl7ERQq+gaN8OpXn6CnpHPUhj1GNP/YpsO7VSHdx3JDPUGy7nVM4jrqkLNBDIn9vNj Iz8hhBBCCCGEEOJyOIPutUlEP6sB1UDu4hu2ufcxabXk6mq+goh9Nkp8ImPv9bKkfnAoI+c8TVRh BnEhTu3sDVkk9YwmvTCMtBUTiLL2l/rDfGwrsx8ez9SJT/HClqMuA3bNZ74h33qNm3YW8wvw2+FP 2arVotVu4bNjF5yOFkL4w/+71YvgmxNYvLuApXcXWaabqVSM2aJkZt5W1qf0diyXFXQ9PZMy2fpW HOc1E7knrCvd70xgzt7uzN+UzbP923mugKoVxNWhw3lRM4f7ji/hwQFRjFR/xa/uh1mZTn2N9q0S wtce5Kwt0nv2ILsmtmHX1JGMe21vHaw7aNvHwNMyaJ6m8FlfblP3gm7sx5TsNeRlx8HWuYy8P5rI yGjuHzmXTeejWZj3ASufieJG94w0/8hnr061nvdp3vjvaTidw5xxlv8zddNBzrv9Sd0r5+SX/6EQ PC+VZXtN1fLtuZo84nyYjWKj6E3K+q3krZ5CJ81k6/8eT/rRwWTnbWX9bPdpoD4Kakev4fH0an0v o/98Bzc5fy718jNpIBpi3vpVRlvSLTGL3btyyHaul1+HKau3ULT+OZfl8yx1+C7WZofzefIYy7mT t9IpQ8Ou3Qt8nDothBBCCCGEEEJcRqYf+HL7PvC4ZJfjNfWDb6vZnsCb6mejWASjiEhmfdEWVme0 Q2NrZ495naOqbPKKVjM7+uYadcwGKSMYrrqX1r3i+HO4ayDH/ONnvGrvS3uD/wKnN8xhnEqFSvUC mw4GvrdTiMYiyGw2+7zSUFCQ5dY0GgN001UYKf3pLBevbsGNbRSusyfqkqkE9YMPMDd8Bbp50W6j rEspmJFAnCaWPN1Mor1EhhUKS2goYHlRYxUYS0s5exGubtGGNoq6y8X6c82iIavv5ay+p68+k7yr rCHlSUO6Fhrg9fiqsV63ryR//FPf80vSVzv1PX1cAWmU9NVOfU8fV0AaJX21U9/TxxWQxvqePnF5 NLRy0ZCupyFdC07X42t4xHOU4FJpoqCNUonyUgZRcNos3BOTkV9Kyx2bMNd7TVC0aYdS2a5OgyhC CCGEEEIIIYQQQgghRGN0JUQKAq/lnTw0ZQiGzDSeyVpnWRfRZECXuwH1rMmo1ErSnhnErY0zd4QQ QgghhBBCCCGEEEIIYdVIQwXXE5GykqK8SSi3TOeRyBBatAgh8pFprGE4a3ctZWYN1ykUQgghhBBC CCGEEEIIIUTD0YhjBS0JjU5k3paDGG2bzRsPsmXeeOIjlI05Y4QQQgghhBBCCCGEEEIIYSXxAiGE EEIIIYQQQgghhBBCCC8kkCKEEEIIIYQQQgghhBBCCOGFBFKEEEIIIYQQQgghhBBCCCG8kECKEEII IYQQQgghhBBCCCGEF0Fms9ns/ktvgoKC3H8lhBBCCCGEEEIIIYQQQghxxfE1PCIzUoQQQgghhBBC CCGEEEIIIbyo0YwUo9Ho/lajo1AooJHlRWO8ZnHp1fdyVt/TV59J3lXWkPKkIV0LDfB6fNVYr9tX kj/+qe/5JemrnfqePq6ANEr6aqe+p48rII2Svtqp7+njCkhjfU+fuDwaWrloSNfTkK4Fp+vxNTwi M1KEEEIIIYQQQgghhBBCCCG8kECKEEIIIYQQQgghhBBCCCGEFxJIEUIIIYQQQgghhBBCCCGE8EIC KUIIIYQQQgghhBBCCCGEEF5IIEUIIYQQQgghhBBCCCGEEMILCaQIIYQQQgghhBBCCCGEEEJ4IYEU IYQQQgghhBBCCCGEEEIILySQIoQQQgghhBBCCCGEEEII4YUEUoQQQgghhBBCCCGEEEIIIbyQQIoQ QgghhBBCCCGEEEIIIYQXEkgRQgghhBBCCCGEEEIIIYTwQgIpQgghhBBCCCGEEEIIIYQQXjSOQIq5 DH3BFgr0ZZjd37timak4c5jPtn2AOvtVsrJeJVv9Ads+O8yZioZzlUIIIYQQQgghhBBCCCHE5dSA AilmKoylGAynOHPB5PKO6eAGUuNGEJe6gYOubwVeWQEzQhQoFJVfIUlZbCjQY3T5g1IKZkRWOtbl NUyN3jnd5l85mp+Jqn9fBiQ8ycKNn1FcvI/8ZWkkDOhLf9XLbDl8toqgkZkKw3ZeiOuOImQ2BWWB zRSTXs0whcL7uavII8srkhkFpY7jjXoK1DMYYn+/D0lZORToy+yH2P9nla8QhqlLcKSoDH2BmhlD QuzHhCRlodUZnI5xMBl0aLOSCLGdb8gM1JU+T/+P9eX6fFZxnJ0vDKetex42anVb3i89z+W2ct0C UI5BpyUrqY9PZdyu2nJ0Ab16jId7zNN9JoQQQgghhBBC1JCpBPWwkMp9RY4DKCuY7eh/8fRy6Qvw pU1dVZvX+TUGtf6C/a889+9o0RnKHcfYmAzotFkk2fvHhjFDXYDe6Kk17d62D2HIDLWXfiMTRn0B 6hnDnK4/iawNhV7OXZWG1p8iRO0Emc1m7/3tboKCggAwGit3111+F9CrHyc8+QipeVrmRbdxvFVx iv0FX/DzH+7lT6EtsVxF7SgUCvCUF2UFzIiIIxMVGS/H08UWqjIdJndaOhpDGImaHBYn3GKNYpVS MCOBuMxyVBnTiO9yjcvpAGgVRmx0KJb/+BuGnVk8OmoRxxPmkZ0+mr6dW9IEoKKMI5+uISN5Bprg CeTkzeCB9u7nK+cn3XoWTp/N4sJjoEwjTzeT6JbVx9S8XrML2+ewAYio/FlQRR7ZNeOWvgOIUDYF 416yRjxCemEbR/7Y83IIGbtWkBJxPWbDbla+9zmeHiHwO2XFeSzW/ECcOpeVIzsTxBl0WY8Smb6P qNTnmdj7BuA3Due+TLoGt88Ip3SEkZo9nt6tLgb42Kqvr3pmKn7S8f7CWUxdvB2jt7y/AvhWznxV 8/LuTWDT5y9bud2CUpXBy/FdCLaX21KiMtayPqW3ta4o54T2WaJUSzFEpZI9sTetnMq4KvttshJv tx5r42s5stZbnw+wntfZVbQK+xPRoS1dfstlz7v6qSHlSUO6Fhrg9fiqsV63ryR//FPf80vSVzv1 PX1cAWmU9NVOfU8fV0AaJX21U9/TxxWQRl/SZ9KreTA8mXxAmZqHbl40rq1NE2UFc4mIWwj2drKb q26hb1wEymBf29QXMexey3uf/+R+JgvzLxRvWIXmf4NR/zeLkZ2c+69sfUHBjv4dJqApXEDCzU2t J6jcJ2U6nMs0S8cRhYsTuNl+ESaMumxGRD5Loa1t7/W8TscqHX1utnMbohawa30yEYpKOeRB4PtT fOVLubiSNKTraUjXgtP1+BoeaRyBFD+YDHtZ88ZcJmjuqrKC8Fpw7EECDxWMx/dsgRR8Srf59E5m DRzFIp5E+9FMYm9q4nbE75wuyGBg3GJMk98l/8VB3Bhk+f0vuhxez17K65oj/HH8SHp++S4rjz9e OZ1eeL1mZ6YS1A8+xPrhsxm+4VleCF9R+SHnMR88sX2m5ysFFEwntEyOUrFV5ekh6sZ8jM1P/4WR BfeTtz2d6NZXWR/Ecyl36XgGTN+jnTwS1dY4p7R5KVu2h+SBsbU8tnbXZ/5Fx3uvZ/Pm6xr+98ex TOh5kFdWnvepPNVHPpWzatW+vHsTmPTVjD/l1l6GBrt9CTOdoGDuk8QtbEl20XISQ5uB3+XIUm89 Ska15dPZ5cy7+qoh5UlDuhYa4PX4qrFet68kf/xT3/NL0lc79T19XAFplPTVTn1PH1dAGiV9tVPf 08cVkMbq02ftN1l/L5rhn6B6IdRDm94pkOIx0OLgT5u6KmZDHk8PnkBBwmq2z7mP1kH+9e/YgkPF Lum1BVd+cG2Hm0pQP/gAycXO/UmOgMkB53PYji1/2i1gYhto+Tkqj218Z3XXn+Kr6svFlaUhXU9D uhacrsfX8EhAS7/JsJd3naeOeVvOyPwrxz55j5eeGkYPhQJFjziSZr5FvvtyVL/qWJ6cRPLyLygz fMo7855gSI+2KHoMY+qrWzhw7nen4yYze81+4CQ7XptGUlISyct1/OpyHuvPVpWXX3qaWTOy+F/o eDSvJtC9eUCzB1r2IFYVAQY9R055mNZXrQp++k8eK0puJD5FRXSlIArAVbS+dxQp8TeiX7mBncds /+ciP/HkYK4AAP/0SURBVH25ha3n/8R8bS4bMx/l7lbus1Vqz3RoD+vz72RE1CCiRvTDoNmBrqZT /0zfs3v9HogZRny466yMYOVt9A1TYig6wqkqT2/m/P5csjU/E58yintbXwWYOHf8MMVA09Ytudb5 8GAFrdrYIvlW9nQkkRjl9LBR3MWj08eiNGxjm+50LY6tzfWB+acvWbv1IrHztRRsXMi4u9u5H9II XZryfmld4NDuj8mnH6Pje7jOJAluS1jfbk51ywUOffw+akMEqkcinUayAME3EzXhMRKVe1i/+3v7 Elx+lSNTKUeKTrr/VgghhBBCCCGECBzT9+xev4+YEbH8OWoQMc59Kn7zp01dlTL2f/AOmpODSBnb h9ZBAEaO648A19K6hWvfQ3DzVriGLWzpGM7MxL5OQZ/riXj0KVKVOjTbvrKvuGLpZ4OYmSqi7EGM YBQRo5meGuHS72Y/dvT9hLvMOmmKMuxOwjhJ0ZHSapbiboj9KUIERsAiBaYTWib3j2bC5+FkazRo NBpWDzEwN05FmtbRWQcXOLpxNn8eNIvtzYay8KOd7Fg8jq7fLWPYg9NZ9c0ZRzCloozvtmrYuOMd Zj/1OgfaxzIxYwnL/taGnX+fSuo7+zkPcPVN9IyL476eSqA5nfsOIj4+nrieN3G103m2fldGhe3c xr28Nm4kqcXhLCs6idF4kqKJ1/O5poTSVr0YGh+BMmC540YZSue2bp31PjnD1598wmluI/quTpZr 8+TqTtwVfRsYv6To0FnrL5sRmriSXatn8VjsbbRqEogFztxZHwbKUDq3bcGt/Wv5kAvuRuLGgxg3 JhLq9lmYDN/waTHEjOjHrVV9Tubj7Fyxmu0d/kLysK7WPAumZcQAVEoDxZ9+g8H5CWI8jO7zkygH R9DVGkizPIgMKMM709blfwXTvEMXlweRP8cG5PqA4NBEPtz1NjMfi+W2Vl5LRSNzKcr7pdaM0MTV GI2r7bNI7EynKP60BGIG0f/WZk5f4joT2sHl6yHYA3WQv34Ph6zl3/9ydC1hoe1p7v5rIYQQQggh hBAiACx9LK0I79yGJrf2Y0TMSZcgg3/8aVN7ZzbsYsWSXXR4MpFhoddZf9uaiNhYlJTwafEppz5Q E8aD+/ncEMbg3l0s7WfboFpPfYPN2xPqMqjWFnRpT3jnNm6duAo6hHZ2Cf4Ehyay0XiQjYnd3I4t x1C8j2L6MaK/03LzHjXE/hQhAqPqe8dnpRS+uRA1E9CsmEFiQgIJCQkMT3mRFalNUaeuoNAaHTX/ VMjimW9TOmY+y/7xOA/0v5s+940iLetFnglex7TZWvQXXafTnP6qgjvnvMHcxx8mIWE4qimTGd/H yPb1e9CXm+HqjvSJj+O+sJuAFnTpO5iEhATi+3T0EmwwUbY3l9cL+zHz2ccZGNoSaElowhSmpzZF /dYOe+diIJlO7GKtRodSNYCImkyFs40Cbx1CF2VV0eBrUHYJobVPkeYAsj4MbNcXXOuHnDMTRn0h Wq0W7YYsnohK5dDYZSwd6/5wcOZpNopVy35MWpFOV3Uqj85aaTmvdiUzRjxCOo+xYuYDrqP4q2Sg WH+Sc+6/9sjbsTW5PtGoGfUUaLVotevIemIkqkMPkrd0tDUoZ/1C5U1wGzqHt4fiwxw/V4Ma4txJ 9MXn4XQx211m9XmZhSiEEEIIIYQQQvjFNlg3ltiI1hB8C/1ru/KJsyrb1N54mo2CZcBu1ARWpClR qyYzS73B0r+jnsWIyFcg7UVmDq0ugOHEr7b6EfTHPbXCy9AX5KLVatmQNYko1UHG5r3EWPcgkhDC Zz7fw1Uq+4ptGh1K1YMMsG9wBNCG6Hm7MB6cbV1Dr4KfPv+Yd/WdGfHgPXR0imoGtb6bh5OiMOZq +fh/zgtwgXLYwzx42/WOTeKbtaHjH1rBkR/4+YJva5i5KufUET0G91/b+FVheXMcXf4mawe9Fq16 BnFdUzmk0rD1uSgP6zWWY9DlO463v7aiM7hNK7zmOq67pqqPLphrrruOqkItgWeirFDD3Pz2qGJ7 WK6v2oecWx5ZX7k6g4fgTzkndy9BpVKhGpPO9oFTeGLALbSoKhtss1HaD2Pc4BC3oFpTlL1HMX31 FDppJlvOq5pMJiqyJz9Ad/uoANsyYEqPo++D23YmXIl1tIA/x7q9WZPrE42a6eRuFqlUqFTjSd8e TsYTUXRoYVvurynte95DFHtYk/uVW2CjHEPBEuZn6lx+6z8D+enzWcsgMjUaNJqVZHTaSnLcYEZk 7ZVgihBCCCGEEEKImiv7FPXcDU6DkZtVv/KJQUe+L/1q1bapPbPNRmmvepjB9tkoVsFKeo9JY3VG OzTJYyz9O8kaSH2eyQm3O1YtOXcSfbEBwrrQwX1LAdugR/ssk6pWm2hK286hKL0NojYZ2L1oKiqV ijHpRQzM+BsDOjQPUEewEI1TQO4f06kjFBk8dx67quDMqROcphPdOzoFRsBpFsUPnPz5gss7lQS1 4KZOrdx/6wdbZeOFp8rMXwYN6WNU1g56FarkTAqjVIyODaO9yzqFNsVo0sc7jre/5vHBt7blueqz 0+i2bcNgGykA1T/k3PPI+pr6wbceZmzYpmAaMZ49SM59pSyJU5Gi/tpLh61tNsqPDHziL9yndJub ZNxL1ojBxC35hfitJy3nNZ7m4Pzb0S8eSf/JWk5UegrVJX+vTzR2lim71nKbM5DSJeMYnLKGEqMJ CEYR/hDT08IoTI+mZ1IWG2wjbZIiCZn/I3erwtxP6burOhCbqWHtro0sSRlFQkICCQmjSFmSgyax DYXpWeToq6nHhRBCCCGEEEIIj0yU6XagMUQ4ButCtSufGDTpjPGxX63qNrUnttkokTzxaCRKl05N 6+bv4eNYUhrP1lNnrf07u5n/x0MsjhzGZJdtDy4B23LyRiNnD2ZzX+k7xA1+DnWJp5wTQvjCU4++ nxwbd1fPsfmS4lqnZZbAaRaFl0hqQAXTsnc8U6L2MHfBcrbry8BkQPduFvMzy0l8bEC1+1JUS5lG 3klrxWk0Yjx7gLx7ikiOe5ZlujPuRwMRpOZ97zje/trFvGjrtlRBTVHccK0Pm19VcObHU5zlWm5Q NHULWNUR66wkuv7OkR2OWSab9p+mndtGWXbueWR9HZwX7WHGjpNgJRF/TWF6alM0c9ex19NsF/ts lOEkPxTmuqE8F9DnZJFe2I/sxc+REGr7b01RRjzCc/Ofpqt6IW8WluLY28TzklyWICLWPVH8Odbt TWe+XJ8QdpZymzZ9LGjeZNVea9Ay+GaiZy5llyaDgdttXyZXUxq5kKJ1Ewj9odT9RL5ThBKdkEB8 hNL1IRLckQGPxKHEdSN7IYQQQgghhBDCd9bButwAR/7tmF2yaR+n27XxuvKJMjWPk1X1q3nkpU3t xjEb5W88dIdbr5VJT86sVyiMmcniOQmE2gZQByuJ+Os05md0cmx7YN0HxeNqOLYl/e37p9iW7fa0 fJdttR1P+6e4Clb25q9pz5CKmrmrdJX754QQPqnqPvORrfPYF824oX0791+6aUOXts3rvvNf0Y24 0YNB8yxDw9ujaBFC5CoYnadhYYIf6xb6KvhmolOfIVW5hdc/2FezSivoJrr36Q6U8MWBn/G6qJn5 Fw59+S1GutOn+011n5f2kQJAYSbJzpH/MeloDHh9yNWcbVMtT7NdqpmNUtXGXgRzbYsWNMVL8Mcj X2Zj2fh6bFXXJ4Q7Wz3sVm6DlUQkpLDsoO0L5EbmJUYT2twayA7E7DshhBBCCCGEECKQbIN1ySfT tkyWSmVZhktTXAd9JV7a1HZVzUYB06E9rM83eBk4ew0tWl/rX5r9aqt7WvbLA9tG9gHvnxOi8fD1 rqySZe8Hz6PwXdmW7/IUST3Pd8X7MXhc9ivQTJQVZPLAmtvJsU23MxoxbplHYnQoPlQ/NVPrSus6 ukfFcg9H2Ll1Hz94iaSYf9jLBu1+6BNNP/c1G+uEbVkvzzNMzhZlE2PIY+2OY36NUDfp1QxThDBM XeLX39lno3AvIwd1c5uN4itHwMMydVTpYW8T22wsR/Tfn2NrfH2icTKVoB4WgmKYGn0tC4zlSx7E jOhXg9l3pRTMiEQRMpsCr/VY9SNihBBCCCGEEEKIyhzLenlcueWsjuyYk2jW7vJvSfZatKkts1G2 w4A4Bt3Wwv1tH1kDHtb9hD2uNmPdP8URkLEume9x9R7rqj/2QcIX0KvHoFCMQS1LbQtRJwLTz9Wy B7GqCAyaD9lxwrkScO9wa8KNPfoQqyghN38/p50DAecPULj5KwjrR++QmnT+V7PviUdllJ2tcP9l 3amqsvRJEE17DGVaUjf0yxbyypajVEp9xXEKli9Do+/G4ynDuOPaug1JgWOkgGMDMFeWQFsx6rd2 cMiPh5UlKAH5a3IodN8YzPgVuWv2gMueLDjNRimh25OJDPMUSLJ/Dp6CO2coyt1IPncysGc7yw1i Oz5/I7lFTsuymfRsWLTKdV8YP471+/rMZzlSsI7l72xHf+531+NFw2cvW+tZXXjCS7m1rR9roqxg NiGKPiS7r8Nq/JpVC94gXzmMxwZ1rsFDoDURsbEoPd0/pmPsWJvntleSEEIIIYQQQgjhK0978Dqx bshuUL/Px4f8CBj41aZ2Zp2Nor+DJ5OHEHp15X42+6DaSv2iTv07UffQs31Tp+DIHtbkfuW0L+4F 9BuWkelxXxjIX/MRRU77t5j0uSzKdO6Lczrv6k8wuA3uNRZ9xJp8g9Pxv2M8Usia5Rry9WXeV70R Qtj534fmURuiJqaRyFJUj85DbV27cEPWczyaeZKoKfH0tnawB3UcROqc+zm+6O/835sfsf/ICY4d 2MP782cz+9Pb+fsrY7n7usqVUvWCuPbmW+mtKGHj6rV8/NkX6PSllQMNAATTMupJciZex+r+rVEo FI7XkBmoc3VuFU6g2II9nvYPKMegy3es++j8KtA7Ktagjgx5fiHzR55n8ciHGTdPzebde9Hp9rJ7 s5oFE//GqPlHuG/OfGYM60wT539hPs03+bnWdSV3UvzLb/DbYT7datnTJPezY1x0Pt4nnjcAc2EN tJH/Mbv9esiFMnLO00QVZhAXMpIZ6g2WtG/IIqlnNOmFYaStmECUc/DGPhvlz6SM7UNrj0WpGaEj /062CtSqAcTNWGnN63VkJQ0iMn0fUWmT+Ev49U7Hp5ARtY/0yLHWdKwj64kxJOe3ITHzUac0+HGs n9dnPraV2Q+PZ+rEp3hhy1Gnh9zvnPlmp/Ua8thZ/CNwlsOfbrX8Lvdzjl1shI/EOinvl5OtbBWz MC7KS7mdy6SoNpY6rvcoZqpArRrJE1nrrMeuZMaIoSRrlKStSGPozc5L2/lajoJpGfUomYnu989K ZsQNQKXG7Z4QQgghhBBCCCF8VM1gXfvgPo99a1Xxp03tYJ+NEp/I2Hu9LJ8fHMrIl+eiYimqrl76 d6Y/RLh175Tg0AeZk3EnhemPMMKajg1ZUxicvAFlYhoTndNg7zt6lsgRsyx9rhuyeGJwMvnKCWRO 7OcIutjOu3AoIXEznPpnn6Bn5LMURqWzYpL1ePNRNs+eyONTkxj9wkccc+42anD9KUIERpDZbPa5 hzUoyFJdGI3uy3JZmAx7WfPGXCZk5lt+EZVK9vRERrovl1VxCl3OUhYtXskGnQFQ0CV6PE/PSiGx b3tH539ZATMi4tCo8tC5bEBeSsGMBOI0seTpZhJtq1jNZzmcv5qszH+yvECPMtX6dx7OYzJsZ+6E HG6cOZPk3tYNk00GdJveIzv1dY5OWcv6lN5el/lSKCzvVMoL6//KJM01bVYmvZoHw5MptqXNdi2Z OpfjXMRkU/RhIqHO8QLjYf6ds4ply9TWPARQEjE8kaSksYz8UxcU7rW7qQT1gw+QnG873pU9v9zf sPJ8zV4+CxcmygrmEhG3irDszXw4/CSzqsgjVyaM+t18lPsO09I1WFKuJCp1JtMThxNt3ygey2yU L5cwKnYmx55cx/Y593kJpFiZDOjyNvPB4hfILLSeWZXBy2Piud+9zAImg45N72WTakuHt/Lt17F+ XN/Fg2jTnmTSFxG88tYsHu5qO9MF9OrHCU/e4DjWmdKXfK4/PJezGqhlefcmYOmrKaOego9yWT3N sv8QVFG+Kh3rpWyB/+XIy/2TmfwXhrpvQm912fOuHmpIedKQroUGeD2+aqzX7SvJH//U9/yS9NVO fU8fV0AaJX21U9/TxxWQRklf7dT39HEFpLFy+mz9R9tQ5Wm9bxJv63sLy6bow7G0LZxLRNxC8KWd X6mdXEWbmjK+zJ5AbNqPPJm3hjnRbT0HUqxMBh15Wz9gcXImhQCEocr4P8bE31+5DW7vg7SlI4bU 7GdIHBnl2KzerhyDbjPvZWdY9oipsm1fhr7gI3JXv2Q9Fi/nPs9h7RwSJ/2XiFcWs+Dh7jSznaKO +lN8VblcXNka0vU0pGvB6Xp8DY8ENJDitwojpT+d5eLVLbixjcJ19kRdslYIc8NXeLjxfQkM1KeC U4GxtJSzF+HqFm1oo6i7XKw/1ywasvpezup7+uozybvKGlKeNKRroQFej68a63X7SvLHP/U9vyR9 tVPf08cVkEZJX+3U9/RxBaRR0lc79T19XAFprO/pE5dHQysXDel6GtK14HQ9voZHPEcJLpUmCtoo lSgvZRAFx+ZNHpmM/FJaDmFd6ND88maPb5qgaNMOpbJdnQZRhBBCCCGEEEIIIYQQQojG6EqIFARe yzt5aMoQDJlpPJO1jlydAZPJgC53A+pZk1GplaQ9M4hbG2fuCCGEEEIIIYQQQgghhBDCqpGGCq4n ImUlRXmTUG6ZziORIbRoEULkI9NYw3DW7lrKzOibG2vmCCGEEEIIIYQQQgghhBDCqhHHCloSGp3I vC0HMRqN1tdBtswbT7yXjZKFEEIIIYQQQgghhBBCCNG4SLxACCGEEEIIIYQQQgghhBDCCwmkCCGE EEIIIYQQQgghhBBCeCGBFCGEEEIIIYQQQgghhBBCCC+CzGaz2f2X3gQFBbn/SgghhBBCCCGEEEII IYQQ4orja3hEZqQIIYQQQgghhBBCCCGEEEJ4UaMZKUaj0f2tRkehUEAjy4vGeM3i0qvv5ay+p68+ k7yrrCHlSUO6Fhrg9fiqsV63ryR//FPf80vSVzv1PX1cAWmU9NVOfU8fV0AaJX21U9/TxxWQxvqe PnF5NLRy0ZCupyFdC07X42t4RGakCCGEEEIIIYQQQgghhBBCeCGBFCGEEEIIIYQQQgghhBBCCC8k kCKEEEIIIYQQQgghhBBCCOGFBFKEEEIIIYQQQgghhBBCCCG8kECKEEIIIYQQQgghhBBCCCGEFxJI EUIIIYQQQgghhBBCCCGE8EICKUIIIYQQQgghhBBCCCGEEF5IIEUIIYQQQgghhBBCCCGEEMILCaQI IYQQQogAM1NhLMVg+IFSY4X7m7VQgbH0BwyGUowVZvc3hRBCCCGEEEKIOiGBFCGEEKJGTBj1hWjV MxiiUKCwvYbMQJ2rw2ByP16IxuB3zh3YwqtTE7iz7S2EhNzKLW17ETf1TbYdPkuNQx/mMg5sXszU uF60veVWQkJuoe2dCUzNzuew8Xf3o6tRRok6mRCFAkXIbArK6t/Nav5lDwvjutvrlR5ZOmofjvqd Xz59hbi2tvpqCFk6o/tBVTiDLmuEo65TPIXWUPtUCSGEEEIIIcSVQAIpQgghhN/KMRS8yIjwIaiS Myl0fqswk+RHIgmJ+wcFhnLnd4Ro4H7DsPNlRvUfwd+X53MqYgijVaMYEnGOguXTSHhwHhuPXnD/ o+pVHGdnRiL9Rz7L8oJzRAwZhWr0ECJO5bM8bTQP/j2Xoz7PTinnhHYWDySrMQAMjKB7y/r0ddhM hWEP/0x7htkFx9zfrIXfMHz6FmkT5lPgT+zEzoRRt4rp6Vvc3xBCCCGEEEKIRqE+tRyFEEKIK4JJ v4YJcRmuARR3hRk8OnczJ+rfYHch6oCZi4c3MXvqIgqM4YzJ3k3JzhyWL1tJztZc3nosAvRvk7Gm iF/d/7RK5zn84UKmzv8IY+h4svd8xs71K1m2fB1bd6/ksVDQL3+TNV+Uuf+hB+UYCl7mUdVSSxAF JTGRt9HW/bDLwkzFuaN8oV3EY4MTmKYpcj+ghio4d/S/aBc+yeCBT6PR1yiKAsYvWDb9larrvPqi 4jg7XxhOW0UkMwpK3d8VQgghhBBCiBppHIEUcxn6gi0U6MtqvqREvWOm4sxhPtv2AersV8nKepVs 9Qds++wwZ3welSmEEMJ/pRSql5Fv+1GpYkHBQc4ajRhP6dCkxtiPNKjf5+NDNRiBL8SVxnycba9m sUrflD6zX+Hlv91JqyZBAAQp/siIieMZiJHiD/7Dt+W+f08xG3bw6jwNemKYvWwuf+vZhiYAXIWi azwTp8QCX/DBJwepev6XCaNuKePiMjigSmeuKgxoT3jnNvXgy/DvlO6cx323/pEo1SxyahrsqOQH ds74M7f+8U+oZq9D7/62zy6gz8kivdASfqq/zFT89AVr0p9k1PyPCFQuCiGEEEIIIQQNK5Bi29T0 FGcuuA7/NR3cQGrcCOJSN3CwrkcGlxUwI8RprXynV0hSFhsK9G4Nu1IKZkRWOtblNUyN3jnd5l85 mp+Jqn9fBiQ8ycKNn1FcvI/8ZWkkDOhLf9XLbKlyHXIzFYbtvBDXvU7WBjfp1Qyrat3xKvLI8vIy gtCHEYYmgw5tVpJl3XOFAoWiD0lZWnSeltcxGdBps0iyp6WKYzFh1BegnjHMkc6QJLK0nvZBKMeg 05KV1MeHYz2lYxgz1AXojZ4OroYPedT41G15v/S8lMUNhR7KTOWyGJKUhVZnwP1IqGlZ/A3DzgXE tVUQMqMAX8aEX/FMpRwpOmn9QUnMzDSSeystD1RFN4YmjsARStnHruKf7D/VVKW6bcgM1JWeJ1Xz 6xw1Kgu+ci+XIQyZoaZA70/pqc05bPs8hDBMXeL5XqgrgchXn89xAb16jKOecHkF+trNXPzfVrKX 6UA5jvTHetPCEkOxCuLqP/yRPh2B/Qf5/mdf9zT5lf/lrmaZ3ohy8lM8dvcNuJyWa/nDbWF0xMj+ 4qP87PKeMxPGkjWkjHyWA6qlbH75fq7aUwzcRe/u17sffBmYuXjmJxzbldzBwy/PZ+ofXI/y30XO GI477vHQMbz80pP4e1rTia1kzt3g/ut6xfyLjjXzJjDw9iim7unAhPH3uh8ihBBCiCuVqQT1sBDv fUWYKCuY7dQP5OHlsS/Al7ase7uj6v6dSm2uKo7FqKfAZb/NKvqkKrUBqm7bV0pHVW2/KtX3/hT3 z8efdqGNf+cIXN42dP7lq2e1OUfdtPsbUCDlN47kTCUk5CFe/vS0yzvBnR8gY+N68jKHE3Kprlip ImO1Bo3G+lqdwcDt6YyJU5Gm/d7DBxiGKmOl43jn1zP9aW9P928YCl7nidEL+LbfPD4q1rNvy7ss W7aS9Tt1FH80j37fLmTEQwvYcvI3138BQDk/6d4jfdxE5gd07W2bCxza/bFlpLZhG9t0rp+FC/c8 sr9m8FD3Fk4H+jbC0HRCy+T+kajSixhoy8vswRxNVxHZ/1m0J5weRqbv0U4eRqTqdY6qFls/IxW8 riKyfwrqEueb0oRRl82I8DiSPw8n25rO1VPgdVUk/SdrnZbuKeeE9ln6R6pI3x5uvb7VZKt+IL3S sVhu7NcmuaRjdUY7NMlxDE7b5MeSQL7lUeNT1+X9UnMqi5p29vtn9RR4fcwQwkdko7N3pjqVxaOD reV2JVPQoIocxhPqr93KSQ3KYsUpdGvmMG7U3BquuX+FMhk5fcg2MrsrA3t2cHmYBnfuycAuTr+o LeNeXhs3ElX6D6iyV6PRrCSj01aSvT5PPPDrHDUoCz6zzgpwLperp9BJk0zc4Fmu9bRXtTnH5dzn IRD56s85jBzXH4GoVPtzy/F6lWf6W4N/AfEr/9uRx3YUhD0xlHtvuMr9AGh6HS2uBijhsMfvJx6U 69mx5t9AFE+MuJsbXKMoQBBNr1NwNcCew5z0su+56cQm0h6YgKZrOivmPUzoj8VsPwzE9CKsrWV+ S/2goMuQZ8jOW8MbSVG0DdgH1I0hqdnkaV8m6d5O/n3upu/Z9EIGagPAcF7Nfo5AVm+BYv7pS9Zu vUjsfC0FGxcy7u527ocIIYQQ4gplOrSH9fkGQIdm21deAh4WSlUGqyt999WgeTWB7s2dvgX51Jb1 r3/H0Sdla3M59Rs98S4lzgOfjHvJGjGYuOQi7rYe6+iT8tZ/lc72gbbrW4zq6OuoIocx2b0951fb ryr1vT+lNu1CGz/PEbC8bej8zFePanOOumv3+9WWumI1acsdMUOIDm3pNpKxMpNhL+/OGBaASGsH ImKGkpCQYHkNT2GZLo9UZTHq1BUUVjp3U5QRMY7jnV/RoSisR5lP7yH76UUUdHiSRf94jP6dW1qX uACatKRz/8d56bXJdCtZynNZ/+Yn+7SU3/lFt5Z5SQ9we+Tz7Al9kPG9WtveDBzT9+xev4+YxWoW x5ys5iHnlkf212AilE3BrxGGFzj08fuoDUPI2PUxy1JGWc6VOIf1uxYQZVhK6pt7rGkp58SmV0hV Q6JmB3nzxts/oyW7N5HWdSvJ0zY4ZgGZ9OTMeoXCqAXsWj+HRGs6h6e8QaFmAqgX8mahdVSE6Qgf v7URQ9QCdn25hJThCSQkDCdx3ip2ZQzB4HwsYNJ/yKz0LShTV7DOmo7hKS+T4+FYb3zPo8bkEpX3 S825LNrLl6MsKgvf44O9luCl6cRmXkhdCokaDuTNs5bbUaQs+ZC8NCWa5H+Qo3csOeVXWTSXoluT QdLAfkRO/ZzQCWPp5Xi34WsSQcpXRoxGI0bjFlIibDW01U/fU3zY9Vc1Z1tSpz2peSuZlzjc8jlm ZZMRVerleeLOv3P4VRb8ZSvDyjTy1lnr0+FPkZXjXk9XoTbnMH7Bsun/BNUootzfq2OByNeanEN5 dyzDKz1n44kObel+aM39/h2fbvgUCGNo/25c5/5+Df1+8DM2/Oc0dIyif4+apddk2M7cR1NRd00n 7+1pRCubcO74YYoBZXjnAAYraiOYFr2eZE/R1+zNmUtidBf7977aaU2vp96j6Ps95MxLJLqz8yAV X9i+LxUDSqIyUni4p7/nuDSCQxP5cNfbzHwslttaXe3+thBCCCGuWNbBujEL0SwejkGzA11V7R9l BDGVvvsmkBAfgTLYz7asP/07tsEnTEBzIMfa5rK01XfnpdNVM5NpOXprR7utfXYnGbtW2Y9NGJ7C kkINibi2aUyHdvCWupSojAK+XJZi/W4/nnnr13poz/nX9vPsCulPqU270MavcwQibxsJv/LVi9qc ow7b/QFtPtqDENVNbzL/yrFP3uOlp4bRQ6FA0SOOpJlvke++HNWvOpYnJ5G8/AvKDJ/yzrwnGNKj LYoew5j66hYOnLMuDfGrjuXJk5m9Zj9wkh2vTSMpKYnk5TrLhqb281h/tqo8HetpZs3I4n+h4ytH qwOhZQ9iVRFg0HPkVFWRM28q+Ok/eawouZH4FBXRN3kaRXkVre8dRUr8jehXbmDnMdv/uchPX25h 6/k/MV+by8bMR7m71TVuf1t7lpECdzIiahBRI/pV/5Crhs8jDE3fs3v9HogZRny48zIdwSjC72d0 jBJD0RFOmZwehso4HhnQ0XUkuTKSCROHocz/mN22fQ3OnURfbICmLWhxrfPRTWjeynVJEMv1Q8zo +wlXOB97PeHxw4jhJEVHSu0PT8vsneHMTOyLo4voeiIefYpUZfWjLfAnjxqVS1PeLzXv5aspyrA7 CbOXL1tgMQLVI5Hc7FLIbyZqwmMkKvewfrdtxISfZdFcypdrd3I+9nm0BWvJHNePVva/aezKOfHp Trbbf76TyLAbXY7wi71uSyIxqo3j94q7eHT6WJTVzfzD33P4WRb8ZC/DM1VEtbQVzGAUEaOZnhrh 0zOjxucwfY82LZl0nuSF5D9hCddfKoHIVz/P4bIEXd0yHy3i409OQ+t+9LvdS8DjFwOHTgF0o0t7 X+rjco7u28MnQOuEvtx+naehML/zi+EopwD6daG9+9ci415eG5fEwgODyX5tMtHKpsB5Dur+g4Eu DOwd4pSPl1Mwio630zP0Rpp5uswaU9Dxjh6EtmlW7UAiT2wBeQNA1NPMT7orQAEeIYQQQggf2Qbr jojlz1GDiPGl/VMVP9qy3tvflft3LMGOYpSqBxlws3NLoynKqDFMTGxD/vo9HDLhmDnOtbRu4fq9 OLh5K5xabE5tgH6Mju/h+l1M0YP40f1c+xj9avt5c2X0p9S4XejEr3MEJG8bB7/y1Ysan6OO2/0B ixRYprBFM8F56aMhBuZWmt50gaMbZ/PnQbPY3mwoCz/ayY7F4+j63TKGPTidVd+ccQRTKsr4bquG jTveYfZTr3OgfSwTM5aw7G9t2Pn3qaS+s5/zAFffRM+4OO7rqQSa07nvIOLj44nreZNluQfrebZ+ V4Z91QfrdKzU4nCWFZ3EaDxJ0cTr+VxTQmmrXgy1RavrgjKUzm1r8lGe4etPPuE0txF9VyfLtXly dSfuir4NjF9SdOis9ZfNCE1cya7Vs3gs9jb7BrCBZa3glaF0btuCW/vX/iHn8wjD4G4kbjyIcWMi odV9brbASFgXOlQKltk6pJ06mW0BsOJ9FLusVXmWg7r9GJR307urZYRmcGgiG40H2ZjYrfqby1YJ eyoPzdsTGuYU/KmCz3nUqFyK8n7peS9f5RiK91FMP0b0v4Vg+xezzoR2qNztFay8jb5hOL7I+VsW g7uR+OHHrJ45ntjbbnDMihOYDLtY+uZGS8cjoExNYnhoM7ejfGebxl555HwwzTt0cQqeeefXOfwt C36xNQI8bfCtoENoZx8GGtT0HLaR9Z3ImD+Wu1pUW0MHViDytUbnuJaw0PY0d/5VwJk5f/wQ+wD6 30FoKw/LegGmX05xxAgob6DVdb7kv5Hj+kNAR/pHdPHSwL3IL6d+wAgola1cZ8IYv0adkkz6gcFk b36RxG7WkInpOF9uP1D7IGeDd4aide9Yl/SKIHX6aCJcOhCEEEIIIeqepS3TivDObWhyaz9GVLvy STX8aMt6b3+7M1lnPCs9f/cObktY325gH7DbmojYWJSU8GnxKae2nAnjwf18bghjcO8u1vM0IzRx NUbjahJ9aFf61fbz6kroT6lpu9CZf+cITN42Bv7lq2c1PUfdt/sDdMZSCt9caJnCtmKG09JHL7Ii tanL9CbzT4Usnvk2pWPms+wfj/NA/7vpc98o0rJe5JngdUybrUV/0XWb9NNfVXDnnDeY+/jDJCQM RzVlMuP7GNm+fg/6cjNc3ZE+8XHcF3YT0IIufQeTkJBAfJ+OXoINJsr25vJ6YT9mPvs4A0NbAi0J TZjC9NSmqN/aYY0SB5bpxC7WanQoVQOIsEfT/GAbXdo6hC7KqqLB16DsEkLrS30TWzt5bNcXHIiH XABUquysHU7eBLftTLjSQLH+JOcAaEPUpLmkdd2I6tF5qLVatNoNqGeMJTL9Imkr0hjqMuLAk6oq gSoUH+b4uUv2CYorShn6gly0Wi0bsiYRpTrI2LyXGBvazPFg8Sa4DZ3D2/tXvvw5trEyfs2qGc+x sNAaRolKZ8WkfnU84t25rqopP89Rp2XhCPrjleax+qnyOSwj63czWPMKT0XUh83FPQhEvjqf49xJ 9MXn4XQx2+t0M8SLnPr+EMeAP/QKob3HdpatcQnc2pG2vnTIm3/m+69OALfQK+QmLzMqbEHj1tz6 h5scI/RM36NNG0eyRknaiucZawui4DSYwlNASli5rimsTExjovOoOyGEEEKIS8I2WDeW2IjWEHwL /QOw8kntuffv2DrSvWlK286hKO3tlGBaRk1gRZoStWoys9Qb0Gq1aNWzGBH5CqS9yMyht1Tfb1TV QCuv/Gz7XdEqtwv95885GlPe1pY/+epN5XNcinZ/tfelT8q+YptG52EKWxui5+3CeHA20S2DLUtT ff4x7+o7M+LBe+joFNUMan03DydFYczV8vH/nBfgAuWwh3nwtusdjehmbej4h1Zw5Ad+vuAadPFN OaeO6O0jhisJRGcGx9Hlb7JUhlotWvUM4rqmckilYetzUR461sox6PIdx9tfW9G5zIIArrmO666p 6qML5prrrqOqUEvgmSgr1DA3vz2q2B6W66v2IeeWR9ZXrs4QuOCP6QSFq9eTr5xA5kRrh2ZwO3oO vBPyN5JbdKbS8QWZi8h0KxzByt6Mmb7AsomUSoVKNYbkTEjNnkhC9xurvZFMhk9YvWaPa2dEVTNj bB3dHiOsQgAmA7sXTUWlUjEmvYiBGX9jQIfm1rLYlPY97yGKPazJ/cqtw7QcQ8ES5mfqHL+Sslhr JsN2Zo8YSrKm2PILZaLTUkI1VfXIJkvQFw+zEJz5eY46LQtVzZSyNS6qGwBQg3NY1yveOjid531p kNSFQORrjc5hID99PmsZRKZG47QZ4mBGZO0NUDDlIqd/OA505I5ObbxMnb7Ad8X7MADKe7rSwfOk FVe/l/FD8THgFjq19TL67vfjFOeXAJ25p2s7rsL6HJ87GZVaSVreP5kZfbPLZ15xUMcGAzAwgu41 GdTSGBi/YNn0VygEUE4g8/kHXJeIFEIIIYS4FMo+RT13g9Ng5GbVr3xi0JHvS79aLXjq3wluH8bA KMhf8xFFzpvKAybDTjLnr3LtgwxW0ntMGqsz2qFJHoNKpUKVrIHU55mccLsP+/iVYyjMYU1+GxIz H7UufeRn2++KVoN2YSX+nKMx5W1t+ZOv3tTgHJeo3R+Q85pOHaHI4LkwuargzKkTnKYT3Ts6BUbA aRbFD5z82bEBskdBLbipk+dFHnxjy3QvPHVS+MugIX2MylIZqlSokjMpjFIxOjaM9h5HYhajSR/v ON7+mscH39qW56rPTqPbtg2DbaQAVP+Qc88j62vqB98GKIJbRsmqF3h0oYHEzKedZo1cT/hfJpEW tY/0yEEkZa2zPFw3ZJHUNYr5v4WhcikcZ9BljSc87h1K41dzymjZZPrswZn8Uf8mkf2fRXuiioey bZT6gWHSGSECx7acndHI2YPZ3Ff6DnGDn0NdUgYEowh/iOlpYRSmR9MzKYsNWi1a7TqykiIJmf8j d6u8j5cR/jEZtjN3XJJjJooy0XUpIXEZlVGy6kVSt/ZvfPXvVR2IzdSwdtdGlqSMsm60OYqUJTlo EttQmJ5Fjr6a71t+uZqW113jeeaI6RhfbNkPhBLb+1b8265cwXXNPH9wpsM6thQZQdGL3t2vtzyv X5tC3EIDquwXSXMLosAFjny5l8MoiYm8jbYu7wmLM+iWzSe90GDZYH7KX4mtdtatEEIIIUSgmSjT 7UBjiHAM1oVqVz4xaNIZU5f9at76dxQ9+cv0x4gqfJbInk+QtcESxNmQlUTXkCx+u/tPTn2QJoy6 bEaEj2NJaTxbT53FaDRiPLub+X88xOLIYUx22SLBnQljyfvMeDSDA4l122ksxJXh0rX7A3Bqp+Ua quXYUElxrftwRNssiuqiUoEQTMve8UyJ2sPcBcvZri8DkwHdu1nMzywn8bEB3FrbnFGmkXfSWhka jRjPHiDvniKS455lmc5tFgRY1p/O+95xvP21i3nR1hkMQU1R3HCthxGn7io48+MpznItNyiaeu7U CDTrrCS6/s6RHY5ZJpv2n6ad+wa4Nu55ZH0dnBftYcaOn0wG9i5+hgeS9zIw+20WJrg+WIKVA5n5 dg6ajHC22wJYS0qJXLGVdY/9kR+chgqY9B8yK30fMdkvMyehm33pkGBlb/763Ewyum4k9c09la8P MBn2sDhlHMnbe5O9eQ4Jzp0RtiXGPM2Asi3j5tcUTdFYBSt789e0Z0hFzdxVOktZDL6Z6JlL2aXJ YOB225fJ1ZRGLqRo3QRCfyh1nEDKYg2ZMJa8yxP9h7os55W3OytAQRTbFHHPU4QtgxjwsEarMz/P UadlwbbkXOUpuI6ZotUtf+jPOUwYde/wVPJeBrsE0y+DQOSrv+dQhBKdkEB8hNI1P4M7MuCROJTO e4HVMfPxL9nxHwMo+jPornYB+l5SzvF9n/IfQBEXxV3tmlif11ssg1OS76atbTkz+6sN4ckbLDN1 kiNooVCgSNJ6n6HcGFUcomC5ZUkvMFCYHu2Sj9dHpnPYfvBbqEKuR6HoQZL2mP23QgghhBC1Zx2s yw1w5N+O2SWb9nG6XRuvK58oU/M4WVW/Wi1U2b9DU5TR03h7l4aMgUXWQcOpLCmNZEXRch4Lvej4 zmnSkzPrFQpjZrJ4TgKhtsHWwUoi/jqN+RmdXLZIcFWOYe8yUh6YwPaBS9m8cKhTp7Gfbb8rmj/t Qm/8OUdjytva8idfvfHnHJe23e89zT6rbi1AZ824oX0791+6aUOXts0D1MiugqIbcaMHg+ZZhoa3 R9EihMhVMDpPU6nTPSCCbyY69RlSlVt4/YN9HjvdqxV0E937dAdK+OLAz3hd1Mz8C4e+/BYj3enT 3du64oFkGykAFGZal76yvsakozHg9SFXJ0wnKJg7gehnf2Bs3ocsSbzdsW66k2BlBAkpyzhoe7hu mUdidKh1VpVthpX72pdurm1J66aer88ySn0Mzx59sOYdq4GYHSUaB9tm085lMVhJREIKyw7avkBu ZF5iNKHNrYFsf8qXP8c2CiaMJWtIeWCCpe7DGkR5e1otl/Pyly+zQavj5znqtCx4mrrrL+s5bA0U ZTjdTDo2OU3v37RbTzlQrt/NJm0uBfoaPZUDKxD5Gohz1JiJ8ou/e/hu8iv/2/oB7xuh9eihRHf0 9/4o52JF5bNyUc9W9VaMhDH6kXvpGOTPwB6bBjIzpaKMY998jd5wjgr394QQQgghrkS2wbrkk2lb +kqlQqUaT7qmGLytfFJHfOvfaYoyIoGUZZ9Z298H2TIvkehQ27GWdkqlfXxdXEOL1td6ub5yDAUv My76JY6O3cTuJX+lm8cVb6riZ9vvihbAtqVPGlPe1pY/+erN5Wn3+3vHeVR5c25vbMt3eYoonee7 4v0YPC77FWgmygoyeWDN7eTYptA5daTX9qP0ylNHp1+uo3tULPdwhJ1b9/GDh34FAPMPe9mg3Q99 oukXep3723XAtqyX5xkmZ4uyiTHksXbHsbof+Wr8GvUTDxK3qh0LCpZWWhu9erbAST9G9PcjoObS eeUYpb6q0/9R4K1j1bqHjMcZRta18D0/WEXjdAG9egwKxRjUtVyOx/LFDWJG9LPMvpOy6KdyDAUv MiLCEURRqpaiW/+c53u9FixT15Ue1lq1dRp7CfI68escdVoWrMs9epx5ap2xWt2sDH/OYdtTxNMy ksmZFGKgMHMyKtVUFu0O4N5cngQiX/06RykFMyJRhMymwOv3jerLjm+a0al7GAq+Y9fnBzjt8t3E TMXRj/nn69uAQUwb15+b7F/wTFwwlKDb/x1nPAVKmijpPrAb8CWf/8998MgFjua9zevbDdBnDOPu a08QwbSMnu0YHOHhdbYomxiALhnsOmNp3G5M7BaAPLiMLvyPNZOG0L333YT3HMHzHx/3EMxqDH7n zDc7rY2mPHYW/wic5fCnWy2/y/2cYxcbZ84IIYQQVx7Hsl4eV245qyM75iSatbs44e2rbsD42L9T Fdum8DGD6H+rl73/KnHvaC6jRJ1C/7gP6bRgNW/PHIjSw5dYv9p+VzQ/2oVe+XeOxpO3teVfvnrm xzkucbs/MJ9vyx7EqiIwaD5kh8teEe4N+Sbc2KMPsYoScvP3uza2zx+gcPNXENaP3iE16fyvZt8T j8ooO3sJx+5V1QnikyCa9hjKtKRu6Jct5JUtRyuPPKw4TsHyZWj03Xg8ZRh3XFu3ISlwjBRwbADm yhJoK0b91g4O1bbEVsE+zfJoHJqti5jc2205EztbuXzabW8TE8aS9SyYuwFl4sMMurWZ082r8/CQ NmEs+og1+RA1MIz2wThNs5zJUZWGrVlJ9Pb6kLWd231D8AvoNywj020tUMxnOVKwjuXvbEd/7nf7 0aKxcCovqz/B4LEsGqz3IZQVzCZE0Ydk97VVjV+zasEb5CuH8digztZ7xM+y2KiZMOqWMi4uw7IR s5VBM4GIti3clhGyvnpkoatUWfvI9tzI30hukdOykCY9GxatctuXCszGwxSsWck7+Qc4Z3vG+nWO ui0Lli+flTdhNOlzWZTp9hzxUuf5fI6W0cyzz8Zyfp3lZF4aSpTEZOs4e0k60/3LV4+fo1/naE1E bCxKT4MYTMfYsTavUtmpuatoc+efeKg1GFYu5a1PDNbvJiYuHCvkjekzWa5vSq/pzzDuTkfJMR3d ROrgSCLvuZ/Ri/d6GIhzI3fGRNOaIla++i6f/Gh9Xpt/5dju5Uyf9AZ6opn+goo7ffqu4zRjpV8X 2jdxf/9y+5Vv1kwnKSnJ8nryBXJOOd49lfMCT9rem7yGb6y3RMU3W8hYXWT5wbiL19ft5QfHn8Hv 37BmsvXvkpJ48oUcHKc9QM4Lk+3vTV7zDb83iSDlK/d7xvE6syuDLva/fwzNwTMYjV+xLKGj/beX x0V+/Gy5tdE0lqlv7AL0bJiTZPnd1H9x8LwEUoQQQogrg6c9eJ0Et6FzeHsM6vf5+FDtBhlWzY/+ nbICZoQoCEnWuvUblVGyKou5+W3s2wjYO+Qr9aECxq/IXbMHou6hZ3vr/7IvXX8MlWY1WZP7eQyi gL9tv98xHilkzXIN+fqyK24wjs/tQvB6rX6dw6+8bdz8ytcrrN0fZDabfb5XgoIsDVWj0X02CZhO aJkcpULdNZXsib1pBZgO5zItfTtdM9ayPqW3ZaaH+Qxf/nMSsdMOkbBwNk/F9aD1xe/Ys2oBk/4Z xNQN/+Tv/a3rZ5cVMCMiDo0qD53LvhmlFMxIIE4TS55uJtEtgwEzFw+sYkz/afwvYTYvJ93DjTf8 gTtC29DE03lMBnSb3iM71bL0lF1UKtmTH2JwXIT3iglQKCyR4Up5Yf1fmaQ5pc3GRFnBXCLiVhGW vZkPE7sRbLuWzHJUGdOI73KN0/FWrcKIdZopY/5pD68/8zTTc2D4cxP568AwlNfBr4Zidn3wDos0 P3PfnNfIfiaKG537Fsyn+Wb7bkrO/Q78wO5Fc3njUAyzXnmI7k3hqva9GNynI1c7/Ykzz9dsu6Zt qPK0XtadtF1jZ7KLlpPY9tMq8sjd75z5ppCdJWeA3/lx9xKmvmFg+Kxnebi7Aq66mV6De9Ox/L9k jXiE9MI23vORZtzSdwARyiaOJXlQkfFyPF2CgV/28mZyJoWVlucpo0T9HA8kqzFEuZdvDQb78U0s G4ZFPkuh0um87q66hb728nUGXdajRKbvIyr1eSb2vsF+XhI1FC5OsK93aT6aw/heibxv7MLD6lxW juxsnbnlYx5d7UtH0+XnuZzVQC3LuzcBS1+N2MrLFktd5bUsNrXMzkoZR7IGp3viZ/a++QKZhWGk 5f3TbcaW72URwHzmG7bvLLF0fv64m0VT3+DQ8Fm88nB3mnIN7XvdR5+OrqNtLm/eBUoFBm0qIaq3 3N/wrksGu/alEOGh49anPDHutdZvYaRmj6d3q4sczn0Zy0eTw2L7cpTlHM1JoVeiGqMiEfV/sxjZ yVqP+XwO/C4LNj5di21jxchnKbSVYdNhcqelo2ECmsIF9rWGvdd5vp/DM0/P4sp8ux5/+JqvVXyO Pp8DMH2PdvJIVOpS+7GOOqCNh8/dombXbaREncLAZA2nCSVq+N10anaabzZuQWdUEDrmFd5b9Bdu sy0rCFTosrjTtt+GSsPBZQmVB8Nc+Ab1E38hOUcPXaIY3q8TzX7+ho1bdBgJZ8ybS1k0tgfNfXq8 XUCvfpzw5D3EVPG5V6dm+eMLI7qsEUSmO4dovXCqU37/ZjlDek/lE+tbrSdp2f9SLPYmXIWOrDsj SXdsbOJVl4xd7EuJwENVZefyufEYmoOZJCi9/0Xd5VdgSPpqp76njysgjZK+2qnv6eMKSKOkr3bq e/q4AtLoMX2e+vBcuH+fD+VcwVwi4hZCqre/cfCtLdvUz/4dR78Rqgxeju9CMCZ+2buS5MxiotKW Oc0icV4mOsbaPgsGW5vGEOPUXnf0ASjt563sqlv6EmfbG9HXtp/5CDnj40l8/zCKh9X8d+VIOtm+ V9dRf4qvPJaLSvxoF3q9Vj/OgR9568a367ky+HYtvudrfWn3+xoeCVggBcBk2MuaN+YyITPf8ouo VLKnJzLSfbmsilPocpayaPFKNugMgIIu0eN5elYKiX3bOxpwXitPT4EUSxTrcP5qsjL/yfICPUpb BerhPCbDduZOyOHGmTNJts1csAdXXufoFKfgjwdeC06VgRQw6dU8GJ5Msb1ytwUZdC7HuYjJpujD REKdTmU2HubfOatYtkxtzUMAJRHDE0lKGsvIP3VB4d6xYCpB/eADJOd73lbVnl/ub1h5vmYvn4UL t8I7/CSzqsgjV7aOjw3ub1goLeeIOrWKB8OTsZY8LyJItQd7TBj1u/ko9x1LBzQAMaRmP0PiyCjH Zl925Rh0+Wz94E2SbeVbqSLj5b8Rf39/6/HVpNXGmmb7dVcK6nlJx8WDaNOeZNIXEbzy1iwe7mor ndX8X/f/V895Lmc1UMvy7k3A0ldjZegLPiJ39UuWtWHBe5kx6in4KJfV02xlS0lU6kymJw53WqfV ia9l0aku83zPOd9rDpc/7wLhMgRSAJNBx6b3skm11Vcen69mLh7Wkpb4PF9EzOKtBSPp2szxIPDt HPaDfS4LNr5ei6U+3cx72RnWMuylXHqt8/w4h0f+faGq/nr84FO+Vv05+nYOp2PzNvPB4hfILLTU hUpVBpnJf2Go+yb0VjW+7opS9n/4TxZkrbB/L1FEPMzkCRN4dNQ9dGzm9t8ufMv7z05mUn5b/m9J Js/YBtG4MFPxy34+fD2TrNffR2fE/l1nQvJ4RvXrhHPWVM32fQuP9ZOvapw/1apZIAXzz3y56iWe e2k133efQMaCZ0gIdbpXJJBSJUlf7dT39HEFpFHSVzv1PX1cAWmU9NVOfU8fV0AaK6fPl8G6Tn1v YdkUfTiWtoW+B1J8a8sqqu5nsXHpb/HQVq+izWUy6Mjb+gGLkzOtqx2Eocr4P8bE3+9o01TTr2Hj 3r/hW9vvPIe1c0ic9F8iXlnMgoe7Yx8KWc3/df9/gVa5XHjja7uwimv1+RwWvuWtK9+vp/7z/Vp8 zNd60u73NTwS0ECK3yqMlP50lotXt+DGNooqG24BZa0Q5oav8HDj+xIY8Kfg1LUKjKWlnL0IV7do QxtF3eVi/blm0ZDV93JW39NXn0neVdaQ8qQhXQsN8Hp8VevrNl/gzKlfOM+1tGp7vR+BjqqZL5zh 1C/n4dpWtL2+mYegy6VR6/xpZOp7fkn6aqe+p48rII2Svtqp7+njCkijpK926nv6uALSWN/TJy6P hlYuGtL1NKRrwel6fA2PeI4SXCpNFLRRKlFeyiAKjk1ZPTIZ+aW03G3z8PqsCYo27VAq29VpEEUI IYQQolpBzbi+nRJlu8AFUQCCml1PO6WSdpcxiCKEEEIIIYQQovG6EiIFgdfyTh6aMgRDZhrPZK0j V2fAZDKgy92AetZkVGolac8M4tbGmTtCCCGEEEIIIYQQQgghhLBqpKGC64lIWUlR3iSUW6bzSGQI LVqEEPnINNYwnLW7lrptwiyEEEIIIYQQQgghhBBCiMaoEccKWhIanci8LQcxGo3W10G2zBtPvJcN WIUQQgghhBBCCCGEEEII0bhIvEAIIYQQQgghhBBCCCGEEMILCaQIIYQQQgghhBBCCCGEEEJ4IYEU IYQQQgghhBBCCCGEEEIILySQIoQQQgghhBBCCCGEEEII4UWQ2Ww2u//Sm6CgIPdfCSGEEEIIIYQQ QgghhBBCXHF8DY/IjBQhhBBCCCGEEEIIIYQQQggvajQjxWg0ur/V6CgUiv9n7+7joqryB45/ZMvM SdMsG0tLA3VNkyjTDFhKMY1V0XwoZ3VRC03SJIw1l1DTWNcspDTawrRJGqvVaNQfaorKorml24hG Dzqo+Ti5sio2aUgzvz/mgZlhZpiBQXn4vl+v+QPu5XLumXvPved8zwM0srxojOcsrry6fp3V9fTV ZZJ3lTWkPGlI50IDPB9fNdbz9pXkj3/qen5J+mqmrqePepBGSV/N1PX0UQ/SKOmrmbqePupBGut6 +sTV0dCui4Z0Pg3pXHA4H1/DIzIiRQghhBBCCCGEEEIIIYQQwgMJpAghhBBCCCGEEEIIIYQQQngg gRQhhBBCCCGEEEIIIYQQQggPJJAihBBCCCGEEEIIIYQQQgjhgQRShBBCCCGEEEIIIYQQQgghPJBA ihBCCCGEEEIIIYQQQgghhAcSSBFCCCGEEEIIIYQQQgghhPBAAilCCCGEEEIIIYQQQgghhBAeSCBF CCGEEEIIIYQQQgghhBDCAwmkCCGEEEIIIYQQQgghhBBCeCCBFCGEEEIIIYQQQgghhBBCCA8kkCKE EEIIIYQQQgghhBBCCOFB4wikmEvR528kX1+K2XVbvWWm/PxhvtryKerMN8jIeINM9ads+eow58sb zlkKIYQQQgghhBBCCCGEEFdTAwqkmCk3lmAwnOb8JZPTFlNxDkkxI4hJyqHYeVPgleaTGqxAoaj8 CY7PICdfj9HpD0rIT42otK/TZ6gavWO6zb9wLC8dVXgfHol9hkVrv6KoaC95WcnEPtKHcNVrbDx8 wUvQyEy5YSuvxHRFETyX/NJAZsol9OqxlvNNzafUdTPe88jyiSA1v8T1r6xMGHVLGeQuXwAoRZ+v JnVQsFO+a3UGKu1q9yuG7QuJaeslzQBGPfnqVMv/VihQKHoTn6FFZyhz2dGEUZ+POnVoxTkFx5Oh 1WFwkwiTQYc2I57gKo/rg/ITbH9lOG295mFjU5vX+1VgMqDTZhDvcA95vsY9XIs5BeiNlfeufOyh pKrz3e/rpKr7UgghhBBCCCGEqAbTAdRDg720FZkozZ/r0Kbi5uOtLcC4h4xBwSgUY1HrL7lu9aMt yIFPbTP+tF/5s28ZBp2WjPjezu0AHtqkvGtg7SlC1FADCqT8ypHV0wkOfpzXvjzrtCWo42OkrV1D bvpwgq/UGStVpGVr0Gisn+w0+m1NYWyMimTtUTcFXXdUaSsq9nf8zAinnT3dv2LIX8LkMQv5oe98 Pi/Ss3fjh2RlrWDNdh1Fn8+n7w+LGPH4Qjae+tX5XwBQxhndR6SMn8KC/OOuG2vOdJSda3YBYNBs Q+etkHXNI/snlce7tnDd28L4NVmzFlPg+nsAzqPLmEBoTAKaDtPI1mjQaFYwDQ2qiKFMdZfv5afR rXqZ8aPnke8c4XJm3EPGiIHEJGyig+17ylbBEhUR4TPRnrQ9QE0YdZmMCI0hYXcomdZzyp4GS1QR hE/VctIhEaaTWqaGR6BKKaSf7biZAzmW4nrcqpgpP/M1q1KeYfSCz12CdY1ZLV/vV5rpKNqpQ4lQ pbC1X5r1Gl+K6tgSN9e4w7WoudV+r2VPgyVjBxE6IhOdU4DkPLo3nyVCtYRjqqWWfdNuRZMQw8Dk dU7XbSVe70shhBBCCCGEEKJ6TId2sSbPAOjQbPnGc+dXQKmy1ZNdPm/E0vUGdw2C59FlLSClwOC6 wcLntiAbX9tm/Gm/su07j90PvGQ9J0/7lnFSO5PwCBUpW0Ot7QDZZKp+IsVNm5R3Daw9RYgAcFeK NDzXtOWe/oOICmlJE9dtLkyGPXyYOjQAkdbbCes/hNjYWMtneCJZulySlEWok5ZTUOnYTVGG9a/Y 3/ETFYLCupf57C4yn3+d/Nuf4fW/PUV4x5ZcYzvENS3pGP40r745lS4H3uXFjH9xxj4s5TfO6T5m fvxj3B3xErtChjHh/ta2jQFjecD1ZalmEf0NW9iicw5qOXPJI/tnIGHKpq47Vzzg+AOqSKXLNhNG 3UpmpewlMi2ffVmJDI+NJTZ2NInvrEYTh3O+m0vQrUojvl9fIqbvJmTSOO53OWIF24P1XtJ2bCYr cbT9O32nQEMc75L09i7Lw9ykZ/WcxRRELmTHmpeJs57T8MS3KNBMAvUi3i6w9Ua4xKHN/0RtGOR8 3LiXWbNjIZEGh+N6YT6nY9X8SfS7O5Lpu25n0oSHXHdphK7M9X6lmQ5t4z11ics1PoH5az4mLbLE +Rp3vBb3vUPicOdrUVnwEZ/uqbg/TfrPmJOyEWXScj6ZP8G672usThuEwem6deXtvhRCCCGEEEII IarrEod2biav/yI0S4f70GE3jP6V2phiiR0chrJSC6itHcmIShXputG/tiC/2mb8a7+y1NX3Epn2 MWusdXVP+2I6wub31mJwagcYTtz8leyosm5v0zDbU4QIhErFSE3YgxC2oWODUlFXmsrKMjXV8S8+ 4tXnhtJDoUDRI4b42e+R5zod1S86liXEk7Dsa0oNX/LB/MkM6tEWRY+hTH9jIwd//s1hv6nMXbUf OMW2N18gPj6ehGU6fnE6jvVnq0pTKg16njmpGXwfMsFLtLoGWvYgWhUGBj1HTrtGrX1Rzpl/57L8 wM0MTlQRdYs9hOLgd7R+aDSJg29GvyKH7cdt/+cyZ/ZtZNPFP7BAu5616RN5oNV1Ln9bU7YH3AAi /xjNiP6nquwt4LsyTmrnMjIF0l6ZRESlOMtZ9nz6EQXKccyaeJ898ARA0B3EZn6FsXguUS2t36m5 hH0fb+di9Eto8z8mfXxfWjn+jaPSvXy6ZCPKpOeYGHaj06ag22LJLDZSPD+KlgA/n0JfZICmLWhx veP1cw03tHL+W/vonf5DGRzquC0IReijjOmvxFB4hNNe3hEAzGf28fGmy0Qv0JK/dhHjH7jVdZdG 6Epc71ea9f6iL2MG93C+xhU9GDymr1PZYglqQv8xjxKqcLwWm6Lsfi/dOUXhkRJrzxXbsYczO66P 5VoG4EbCJj5HktJTz5+q7kshhBBCCCGEEKKaTEfZuWYv/UdE88fIAT502PWd6eQ6kkcuhrQUEiJu dt3sX1uQX20z/rRfmfj5xGGKgKatW3K9074KWrVxroR7bge4kdDBQ+nv1A7gSUNsTxEiMAIWKbBM URTFJMfpjAYZmFdpKqtLHFs7lz8OmMPWZkNY9Pl2ti0dT+cfsxg6bBYrvztfEUwpL+XHTRrWbvuA uc8t4WC7aKakvUPWn9uw/a/TSfpgPxcBrr2FnjExPNxTCdxAxz4DGDx4MDE9b+Fah+Ns+rGUctux jXt4c/xIkopCySo8hdF4isIpN7Jbc4CSVvczxG20OkCUIXRsW50Wx/N8+8UXnKUbUfd1sJybO9d2 4L6obmDcR+GhC9ZfNiMkbgU7sufwVHQ3Wl1T1dicarAGBpShHWl7zR2Ej+hbdW8BH5lObuCVpLV0 TptF/H1tXDdD6Tds0ehQqh4hzBYs8SaoC3GfbSZ79gSiu91UMaqnEhOlum1oDGGoons4NDB7YAuW Fe2lyGm+zAsU6/ZjUD5Ar87WacuCuhC3thjj2jhCfEiyJ0EhcXy2431mPxVNt1Yer4pG5gpc71dc M0LisjEas4kLaea6sZKgkDjWGotZG9fFpaAvw1C0lyL6MiL8Dss2W1DPXdl0QztCursP6lV5Xwoh hBBCCCGEENVkCQy0IrRjG665q2/gOuyajrLulTTUnZ9nQfz9VJ5c3s+2IH/aZvxqvwqiZdgjqJQG ir78znmNE+NhdLtPoRwYRmdrR3DP7QD+aIjtKUIERvXvKyclFLy9CDWT0CxPdZjO6O8sT2rqNMzM fKaApbPfp2TsArL+9jSPhT9A74dHk5zxd2YEfcILc7XoLzsvk372m3Luffkt5j09itjY4aimTWVC byNb1+xCX2aGa9vTe3AMD3e/BWhBpz4DiY2NZXDv9h6CDSZK96xnSUFfZs98mn4hLYGWhMROY1ZS U9TvbeNQzdv+KzGd3MHHPheWbphKOFJ4CloH00npLRp8HcpOwbT2KdIcOJYHXDvrQ6YZd4UHqLeA 9QG3aWA6y5/r5Rytt+1y+giFBiXdQ9qCvoAcp5FGHkZG+aSM00f0GOhIyO2/oc9f7bBgVzCDUtXk 6x0f4W2IfHYeyZ3Xopo4H7VWi1abgzp1HBEpl0lensyQ26oOotnmAFWGdqRtNS4V0ch4C4SAdWG6 9Wi1WnIyniVSVcy43FcZ50NAxq7oMCd+dihNfLgvhRBCCCGEEEKI6rHOnKCMJjqsNQQFqsNuGSfX LSZpUzia5ZMIcxq5UbGPf21BvvO7/aplX55dnkJndRIT56xAq9Wi1a4gdcQTpPAUy2c/xm3uTsGJ bRaKdoR2bBOoxmAhGp3A3Dv2aOowHnFqJG5D1PwdDkPSyjmzezMf6jsyYtiDtHeIajZp/QCj4iMx rtey+XvHCbhAOXQUw7rdWLG+SbM2tL+zFRz5if9dcg66+MZWIHrg2mBYLSfQ5a2zFnBatOpUYjon cUilYdOLkW6i2WUYdHkV+9s/m9A5jWwArmtO8+u8fXVBXNe8Od5CLYFXQoE6q+IBBwRV2VvAJY+s n/U6g/NCWdYHXPpLnh4OFUMdy3a8yujQ8bxT8hDp1oW4k9CQEKMiUf1tNYIpRk7ojwBn2LHwz4TG fEBJxCzrovAqSE8gZuCLqA9UnGGQshdjZy0krcMmElQqVKqxJKRDUuYUYrveXPVNZzpJQfYa8pST SJ/S1821IoSjMgwFq1mV14a49IlEugvSmgzsfH06KpWKsSmF9Ev7M4/cfkPFtWibkq57J253ndIw qA0dQ9u5TEnoy30phBBCCCGEEEJUU+mXqOflOHRG9qHDrkFHXhXtapaZFXYyMP15Lx1d/W8L8k11 2q+aouw1mlnZ0+igmYpKpUKlmko6KjKnPkZXt50pnZkMX5C9ahfKuGSmRMpsEkJUV0Cavyqiqe24 wXWjk3LOnz7JWTrQtb1DYAQcRlH8xKn/XXLaUkmTFtzSweOKFj5oStuOIXhcFtldY6K/DBpSxqqs BZwKVUI6BZEqxkR3p53baHcRmpQJFfvbP/P59Afb9Fx1mLuhiVX1FnDNI+tn+qc/8DMAJowH/smc Kh9wNgYKjt3JlEIdG+0LcE1g/pp1ZKpAM+8T9rhLh08Ockw5hcLTnzE/bnjFovC6d1GhZt5KnTVY dB5dxgTLQ3ZwNqeNRoxGIxeKZ/N7/dtEhM9Ee9Lb+jilHFj5ChMXGYjz6ZxF42a5R1InpnEwLoWX hlin6nJlm0bOaORCcSYPl3xQzZc+qnFfCiGEEEIIIYQQ/nA/tVZVHXYNmhTGemtXM37LyjlpbBro pf7sxNe2IH/50X5l3EPGiIHEvHOOwZtOYTQaMRrPUrzgbvRLRxI+VctJb01dxm9Zmfoiiw4OlY6Q QtRQAG6fimhq1WwR3etRXP87l222URRXYjqqIFr2Gsy0yF3MW7iMrfpSMBnQfZjBgvQy4p56hLtq mjPKZHJPXbAWcEaMFw6S+2AhCTEzydKdd90bCCMp92jF/vbPDuZHWaPFTZqiuOl6HxarL+f8f09z geu5SdHUJWBVG2wPOCWdOcQ2h6j//rPXo/TUW8A1j6wf+2Jdxq/Jem42W6t8wAVxw+2d6I6S/mNU DAlxGcOhuIvwiC7gKR1eKbg9pCPQlzFxAwlxCoIFoQh5gIjuSnuwyKT/jDkpe+mf+Rovx3axT3cU pOzFn16cTVrntSS9vcv9g9ZkYM/SGTyWsId+me+zKNbbOQtRhmFPFomPTWJrv3fZsGiITy9EQcpe /Cl5BkmOL33WdVDcjsazTSlomzbM5/tSCCGEEEIIIYSojrPotmzBwE1w5F8Vo0vW7eXsrW08dthV JuVyymO72nl0WakkbPVlZgX/2oJ852/71SX0qzNIKehL5tIXibXv3xRl2BO8uOB5OqsX8XZBifNx rEyGXSxNHE/C1l5kbniZWOkIKUSNeC02fGMrBHzRjJva3er6Sxdt6NT2htpv/Fd0IWbMQNDMZEho OxQtgolYCWNyNbXTgB10G1FJM0hSbmTJp3vdN6RXpcktdO3dFTjA1wf/h8dJzcznOLTvB4x0pXfX W2o/L+0POAMF6bZhhpbP2BQNBnQeewt4ZntYtKFfl1/Zvc5hWOa6nejLgDI9O9dp0ebrudi2I6FK A0X6U9bRLI5sI5CqE6Sz/e0R9CfcTAzmNO3RBe9zTl7fktZNcf+gNZ0kf94komb+xLjcz3gn7m5Z c0J4UYYh/zXGR73KsXHr2PnOn+jidqSbB7YF5N1di55078TtN5T5dV+6uWOEEEIIIYQQQgjvrLOe QB7pCWMd2pkmkKIpqlZHWUvH140o+92JafcGh6m/NrBTX2pZW3TnBrTaAvTGa/xoC/LW0bmyIH/a r7yuhxrE9S1a0NRDm5vJsJV548cy89gwcndmENdFJo4Xoqb8aHnzzHsh4Mg2fZe7gugiPxbtx+B2 2q9AM1Gan85jq+5m9WmHEREb5xMXFVJ7DdjVabx00pyukdE8yBG2b9rLTx4iKeaf9pCj3Q+9o+gb 0tx1c+DZpvVyG/kvoTBzOAbNZ2zzOqWVK9voJXdTnk0lvcAABemWNUhe38mp5t7y1rYmjocAh1e2 QKH7B5Nzb/1rXbe65zp1nPFb1JOHEbPyVhbmv8vsqNv8TKNoXEo5oE4kPOYzOizM5v3Z/VBWumAu oVePRaEYi1pfxVSJYJ+Gz+1LoHX9FGVoR9oG+Xlfut6KQgghhBBCCCGEVxXTermdueWCjsz+p9B8 vMP7lFZOKmbTqTz911gS0vMcgjbvsPNUuR9tQa4Bjip4bRusTvuV61ILJowHPmRy+BBWdvgL+e+/ QJTSzzQKIdzy7Z6sSsseRKvC3DSWl5CfGoEieC75pSbgGm7u0ZtoxQHW5+3nrGMg4OJBCjZ8A937 0iu4Oo3/Vax74lYppRfKXX9Ze7w1VvqkCU17DOGF+C7osxaxeOMxKqW+/AT5y7LQ6LvwdOJQ7rm+ dkNSnuatrGD9XgxreW/zET9Gg7Qhav6Oyg9MoxHjqVySlED/TAovGDGujSPkmhCGzxiH0rCSBcu/ du4Jb/yG9at2QeSTPN6rteMWnwSFDGZGUhiG9DdZ7jQtmwlj4eesyoPIaYPp1bK5ZeEzdG4e6A77 9utOO+udZx9meSwGzabXmdpL6fmmNF/gSP4nLPtgK/qff3PdKhoD+/Rvx1FpssmY2tdNEIWKRfjY xarsLzC4vRYNlRftYxer1n/jcP9cQp+TRbr9/vbzvnSbNiGEEEIIIYQQwhPrrCfKaKLD3LThWEeD GNT/ZPMhHzoOAhBEy6i5FLvWY41GjMaj5CaFAcPJLCzBaMwmLqSZH21BflZ8g/xov7K3I+by8bbj Lm1q5ylcv5Y87qVfz1utbUm2KcBnc0ylYVNGPL08BlF+w3ikgFXLNOTpSz3PeiOEsPPzbvekDZFT konjXVQT56O2Do/LyXiRiemnnAqWJu0HkPTyo5x4/a/85e3P2X/kJMcP7uKfC+Yy98u7+evicTzQ vDqN/024/ra76KU4wNrsj9n81dfo9CWVAw1gKUAjn2H1lOZkh7dGoVBUfAalol6vc2l4DBRbsGcX a3YedSkAyzDo8hyGFjp8HKfIadKeQS8tYsHIiywdOYrx89Vs2LkHnW4POzeoWTjlz4xecISHX15A 6tCOXOP4L8xn+S5vvXUanu0UnfsVfj3Ml5vWodVqWf/VcS477u+TKh5wBNEy7BFUSgN5a3ZxqFby Fet3Oonlyd0pSImiZ3wGOVotWu0KUkc8QUpBd5JnPU6ow/RH5vPfkWfN43XbizgH/Hr4SzZptWi1 G/nquO2B3IbIZ+eRHLmXlIgBxGd8YslD9RxGRMykIPIpZj3ZEwUQFDKc1zLjQK2ic0yqw70wmZ4u +2Lcw5vjxzJTA6pBd0PRtsrfvXYTOoMl6GY+vom5oyYwfcpzvLLxmMND7jfOf7fdun8u24v+C1zg 8JebLL9bv5vjlxvhI7FWrver6Ty6N58laqYGVP24j+/YUul60bJeZ8AEBIUM4+W0eylYNIRgt9di Csuf7VuxaJ9t/5QnGJG6wrrvNAYm5KCMS2ZKpHWtJiGEEEIIIYQQorbYZj2xd/xz1Zqw6GgPbWuB 5HtbkIWvbTP+tF81I2TkX8lUgVr1CDHWurpW+wkZ8QOISNlLZPKzPBl6oyXAo3uX8VFJaOjHoPug aIul/cPpY2vzNB9jw9wpPD09njGvfM5xx2ajBteeIkRgNDGbzT63sDZpYglwGI2u03JZmAx7WPXW PCal51l+EZlE5qw4RrpOl1V+Gt3qd3l96QpydAZAQaeoCTw/J5G4Pu0qGv9L80kNi0GjykVnW4Ac rCNdYonRRJOrm02UrWA1X+BwXjYZ6f9gWb4eZZL179wcx2TYyrxJq7l59mwSbKMATAZ06z4iM2kJ x6Z9zJrEXh6n+VIoLFsq5YX1f6WT7Jw2K5NezbDQBIpsabOdS7rOaT8n/TMp/My5d7fZeJh/rV5J VpbamocASsKGxxEfP46Rf+iEwjUeZTqAethjJOTZ9ndmzy/XDVZuz9lN3lZmO8eOZBYuI67tl17z qEq2PO5eOV+gFH1+DuoF8yzTDKEkMuklpj7+GDFhzqM9bN+F9Wp1EUZSrta6IJmVUU/+ajULEtIp AKA/SZlTeHxgf8KcIvyWoNimT9+2Dg8FlCrSXvszgx8Nty9S5v3/2zik43Ix2uRnePbrMBa/N4dR nW1X5yX06qcJTchx+VsrZTXz+Spxe51VRw2vd08Clj5/VXE+Ns7nVYo+/3PWZ79qmUcWrNftDOJG RrosmOdYBqagMVSxryuv96XFVcu7Oqwh5UlDOhca4Pn4qrGet68kf/xT1/NL0lczdT191IM0Svpq pq6nj3qQRklfzdT19FEP0lg5fSZK8+cRFrMFlWubjCOn+uc42hbMIyxmEVSrnu/SZhXSzHmzz21B /rbN+N5+hcmALncDny59xbovKFVpvDZ2MI/a21yr+P829nT8ymHty8Q9+x/CFi9l4aiu2M+8ivaH 6ran+KrydVG/NaTzaUjngsP5+BoeCWggxW/lRkrOXODytS24uY3CefREbbIWCPNCl7u58T0EaVzU nQunHGNJCRcuw7Ut2tBGUXu5WHfOWTRkdf06q+vpq8sk7yprSHnSkM6FBng+vmqs5+0ryR//1PX8 kvTVTF1PH/UgjZK+mqnr6aMepFHSVzN1PX3UgzTW9fSJq6OhXRcN6Xwa0rngcD6+hkfcRwmulGsU tFEqUV7JIAoViye7ZTJyrqSs8oLgddY1KNrcilJ5a60GUYQQQgghhBBCCCGEEEKIxqg+RAoCr+W9 PD5tEIb0ZGZkfGJZU8BkQLc+B/WcqajUSpJnDOCuxpk7QgghhBBCCCGEEEIIIYSwaqShghsJS1xB Ye6zKDfO4omIYFq0CCbiiRdYxXA+3vEus6Nua6yZI4QQQgghhBBCCCGEEEIIq0YcK2hJSFQc8zcW YzQarZ9iNs6fwGDXRZ2EEEIIIYQQQgghhBBCCNEoSbxACCGEEEIIIYQQQgghhBDCAwmkCCGEEEII IYQQQgghhBBCeCCBFCGEEEIIIYQQQgghhBBCCA8kkCKEEEIIIYQQQgghhBBCCOFBE7PZbHb9pSdN mjRx/ZUQQgghhBBCCCGEEEIIIUS942t4REakCCGEEEIIIYQQQgghhBBCeFCtESlGo9F1U6OjUCig keVFYzxnceXV9eusrqevLpO8q6wh5UlDOhca4Pn4qrGet68kf/xT1/NL0lczdT191IM0Svpqpq6n j3qQRklfzdT19FEP0ljX0yeujoZ2XTSk82lI54LD+fgaHpERKUIIIYQQQgghhBBCCCGEEB5IIEUI IYQQQgghhBBCCCGEEMIDCaQIIYQQQgghhBBCCCGEEEJ4IIEUIYQQQgghhBBCCCGEEEIIDySQIoQQ QgghhBBCCCGEEEII4YEEUoQQQgghhBBCCCGEEEIIITyQQIoQQgghhBBCCCGEEEIIIYQHEkgRQggh hBBCCCGEEEIIIYTwQAIpQgghhBAiwMyUG0swGH6ixFjuurGGbMc28NP5S5hdNwshhBBCCCGEEAEm gRQhhBAiIM6jyxiBQqGwfp5Dawh0A7IQdd1v/HxwI29Mj+XetncQHHwXd7S9n5jpb7Pl8IUABD1M XDq2hb+Peojg4GG8vruUJq67AGCmTPcGD9rvR0+fR5i/86zrH1915nO7WBTT1Z7OHhk6ql+alKLP 16JOHepw3sEMSl3Bep0Bk+vubgQ2PUIIIYQQQghR/0ggRQghhKgxE0bdSmalbHTdIEQj8iuG7a8x OnwEf12Wx+mwQYxRjWZQ2M/kL3uB2GHzWXvskusf+c58gcNbljB58J9YkH8cCKF7x5aue1n9ytF9 u9nv+mtXip70DG7h+turyEy5YRf/SJ7B3Pzjrhv9ZzpJ/tyxhMaoSEjPc9hgoCB9Kk9EhBMzdysG j9GUAKdHCCGEEEIIIeopCaQIIYQQNWX8mqxZiylw/b0QjYaZy4fXMXf66+QbQxmbuZMD21ezLGsF qzet572nwkD/PmmrCvnF9U+9MnHp3FH25/+Txc8Mo09sGrt/uxkFQPtuhNx2nesfWJ3l4H+KQPE0 muLzGI1G95/TbxCrvMb1j68CM+U/H+Nr7es8NTCWFzSFrjtUwyX0K/9CzCLHAIorAwWLXmTeuqMu I1NqIz1XSPkJtr8ynLaKCFLzS1y3CiGEEEIIIUS1NI5AirkUff5G8vWlAZhSoq4wU37+MF9t+RR1 5htkZLxBpvpTtnx1mPPlDecshRCi7ruEfnUGKQUG1w1CNB7mE2x5I4OV+qb0nruY1/58L62usUy6 1UTxe0ZMmUA/jBR9+m9+KPPjPeWXXSzq040HY8bzUk4QT76Rw+pXY2kKKB7uQfD17if24pdD7Nl0 AB68j+5t60KgxJvfKNk+n4fv+j2Rqjms1htdd6ie0i9Rz8ux/6hUpZNffBaj8QKnCzUkRSqtW4pQ v7eNQ/ZISi2lp9aZKT/zNatSnmH0gs+pL6kWQgghhBBC1A8NKJBiW3j0NOcvOfepMxXnkBQzgpik HIo9Tl0QIKX5pAa7zr9t+QTHZ5CTr3ep2JWQnxpRaV+nz1A1esd0m3/hWF46qvA+PBL7DIvWfkVR 0V7yspKJfaQP4arX2Oh1HnIz5YatvBLTFUXwXPJLA5kpl9Crx1rONzWfUtfNeM8jy8dbD0ITRt1S BrnLF8Bk0KHNiCfYdqzgeDK0Og9TVpRh0GnJiO9t/b/BDEpVk693m2ow6slXp1r+t0KBQtGb+Awt OkOZ655W3vPZpFcztNK5u36CGao+4NP85SC9MN3z/j3UOyYDOm0G8Q73UHB8Blq389y7XuNV3BOV jj2UVHU+eqObnd3eD6s93z8NmOnkJtIdGitrQ6WybVAq6krPE+/8OoY/14LfXK/LKsper37FsH0h MW09P3O8lrVuniO1KpD56lN5X4o+X03qoGAfyouaMHP5+01kZulAOZ6Up3rRwim+0YRr7/w9vdsD +4s5+r/fHDd6ZTp5jFN/SCJt2Vq+3Kfljad78uuBbzhLa0If6MwtHuIov/34Hf86ruCefvdwR51/ 2zVz+fwZdPab8R5GvbaA6Xc67+Uv0+kjFNrju8OZPTOOXsqmQBCKkIHEjelbsXPefyg6bVv1pHbS U5vM53Ssmj+JfndHMn3X7Uya8JDrLkIIIYSor0wHUA8N9tJWZKI0f25FPcfdx1tbgHEPGYOCUSjG ota7TkPrWnep4n3ar/f96ryre6v/VLTHef+4O09P6np7iuv3U526pX/H8Kte3aj5l6/eebvuLa5U vb/OVy199ytHVk8nOPhxXvvSedHQoI6PkbZ2Dbnpwwm+UmesVJGWrUGjsX6y0+i3NYWxMSqSta7T JwB0R5W2omJ/x8+McNrZ0/0rhvwlTB6zkB/6zufzIj17N35IVtYK1mzXUfT5fPr+sIgRjy9k46lf nf8FAGWc0X1Eyvgp1vnFA8x0lJ1rdgFg0GxD562Qdc0j+yeVx7t6mK/cy/Q5ppNapoZHoEr5CVVm NhqNhuxpsEQVQfjkDzng9OAyYdS9y/gIFSnHBpKp0aDJnkYHTQIxA+egPekSHDHuIWPEQGISNtHB 9j1lq2CJiojwmZX39yGfm9wQwrC0NNLcfuYxU/UgCq7nJkVTDwvpOpJemO5V/T3UK6ajaKcOJUKV wtZ+aWRrNGg0S1EdW4IqYihTncqWMk5qZxIeoSJla6j1XssmU/UTKaoIwqdqOel0e55H9+azRKiW cEy11HL/pN2KJiGGgcnrnPf1eD/EERM6gQzdeYedGzjTUda9kobaADCcNzJfpJPrPjVl3MOb40c6 lG0rSOuwiQSPzxM3/DqGH9eC3/wse70pP41u1cuMHz2PfI+FnomfTxymiP4kWZ8Lnp+vtS1Q+epr eX8eXcYEQmPmsfuBl6znvIJpaNyUFzX1C99vy2UrCrpPHsJDN/3OdQdo2pwW1wIc4LDb9xP3gkKe JDNrPolj+tND2Zwm5tN8v+sA0JEHO9+Km/8ElHFs7y6+oAsDwu6kqevmOktBp0EzyMxdxVvxkbSt 4bVpunCWQ7YfOvWiZ8dmDlub0bFnryrKq8CmpzaZz+zj402XiV6gJX/tIsY/cKvrLkIIIYSop0yH drEmzwDo0Gz5xm0jqo1SZasnu3zeiKXrDe5eZs6jy1rgYXYBhzq1re7i8D49Wf2ty7u4P+/7tnf1 BDQdplnTXMW7epX1n99xQ8ggN+1L1s8ryajuV4KiJYrr3OWFq7renhKIuqWfx/CrXt2Y+Zmv3lR5 3XNF6/1NzGaz54ELLpo0sTTnGo0eU34VXUKvfprQhCMk5WqZH9XGdQefmAx7WPXWPCZp7iNXN5uo lu5zWqFQgLu8KM0nNSyGdJIr/73bbSXkp8YSk45P6Taf3c6cfqN5nWfQfj6b6Ftcp6v4jbP5afSL WYpp6ofk/X0ANzex/P6cbjVLMt9lieYIv58wkp77PmTFiacrp9MDj+fswKRXMyx0M8M1D5Gj0hDq 7pzc5oMvzqPLmEjExpao+BeaprMp/CyOkCBbA/NIVJvC0RQsJPY2W7NJGYb81xgf8x5NMzfwWVwX S/TQdAD1sMdIKBrnkAYTRl0mIyJmcjApF938KCxL2Fr/bwqk7VhOYtiN9hSZTmqZGqlik8q2f83z GQDzcTY8/yQj8x8ld2sKUa3dNxVh7YX50ZJM3l6i4fvfj2NSz2IWr7jo0/VUF/lynVUtQN+DG4FJ X/VY7q95lKV9zJrEXpY1ArAFNp4g5aDD9Wy7xsueZ8eaBMIUtnO2Xc8/OV0jlmMnUOT22nfc11bW XvThfnB2NfOudlherCNV72JASWTax3wctYPwiBQOA/AUmuJ0r+svVJ0nHp5t7r5zj/w7hu/XgrOq z8XfstcDcwm6j/5B5tvL0Xx/FxMmBbNv8UpOuP1bE6X58wibCMurzCdnPp2PH6qbr478Ke89lhf2 52WM22unWuf927csG/Qo07/ozIuff0pqeGvXPaBcR8a9EaQcjiRtxxoSw+wp8o/tHcLwJMuK3mZM R3dhktNs+ctQYt/vg6ZwPn0MX7H9P99j+Lkcmt5Ep+730afP3Sib+X492FQrf6pkwnj8e4ovtaVL 8M00a+KYX5Y9OqXtYG9iGJ5LE3+VY9AmEax6z/qzY3kVuPTUTn5VxUOZ58bVSZ/vJH01V9fTKOmr mbqePupBGiV9NVPX00c9SGPV6bM+19c8hGb4F6heCXHzDmt9549ZBG7rBJ7Y6iHr6aACjeZmMguX ERdi6Xxir98O1FCwNJbbbP/SdJL8ec8Qs6il8/4+v+/b/u9i8OVd3a/6j2dmQy7PD5xEfmw2W19+ mNYee+zWXnuKr6q+LgJUt/TrGB7eMT3Uqx35dD71hE/n4le+euDXdV/zer+v4RHfj+wDk2EPH6YO RVHV8CbzLxz/4iNefW4oPRQKFD1iiJ/9Hnmu01H9omNZQjwJy76m1PAlH8yfzKAebVH0GMr0NzZy 8Gfr1BC/6FiWMJW5q/YDp9j25gvEx8eTsExnWdDUfhzrz1aVh2M9z5zUDL4PmeAlWl0DLXsQrQoD g54jp/2IvtmVc+bfuSw/cDODE1VEVQqiAPyO1g+NJnHwzehX5LD9uO3/XObMvo1suvgHFmjXszZ9 Ig+08rRAa3Vd4tDOzeT1H0DkH6MZ0f9Ulb0FfFfGSe1cRqZA2iuTiHBpNzEd2sZ76iKUqmE8Yg+i ADRFGTmWKXFtyFuzyz7/t6VHA/SfrSLSfoMFoQgbw6ykMOfRNKV7+XTJRpRJzzHRodEYIOi2WDKL jRTbb+JA5LOZi/vXk6n5H4MTR/OQlyAK0gvTg0B8D3WN9f6iL2MG96h40QJQ9GDwmL5OZYv9Gh/z KKH2IArAjYQOHkp/TlF4pMTaY8J27OHMjuvj8EC6kbCJz5GkdOj5Yxt11n8og0Nd7gdlN/p0V2Io PMLpRtAVw3RyA68kvYsBIPJ5FsTf5/y9BII9v+OJi3RoDFTcx8RZ41AatrBF5zwKsxK/juHHtVAN fpW9nphL2Pfxdi5Gv4Q2/2PSx/elles+dmWcPqK3fEdXVWDy1ffy3tYjB5q2bsn1jpuCFLRq4y74 UH3mY4Vs/uIstO5L37s9vA6fM3DoNEAXOrWrfnn824mD/NsAhN5Pjw4ezuOXg+zS7ocWBjbPH0HP iFiemj6TlJQUUpKnoIrpR/SfM8g3+D4ypnYFoWh/Nz1DrEGLK8F0ki83/bvi5/73O6wlcxXSI4QQ QgjhjukoO9fspf+IaP4YOYD+vtR/fGQ6uY7kkYshLYWEiJtdtl7i0OZ/ojaEoXoioiKIAhB0G5GT niJOuYs1O22jEPx53z/Lnk8/okA5jlkTXeqQQXcQm/kVxuK5FY3BftV/PCll/6cfoDk1gMRxvb0E Uag37SmBqFv6dQy/6tWNm1/56olf1/2Vq/cHLFJgmVYpikm7Q63D3TRkDzIwr9LwpkscWzuXPw6Y w9ZmQ1j0+Xa2LR1P5x+zGDpsFiu/O18RTCkv5cdNGtZu+4C5zy3hYLtopqS9Q9af27D9r9NJ+mA/ FwGuvYWeMTE83FMJ3EDHPgMYPHgwMT1v4VqH42z6sRTb7M+24VhJRaFkFZ7CaDxF4ZQb2a05QEmr +xkyOAxlwHLHhTKEjm09VP69Os+3X3zBWboRdV8Hy7m5c20H7ovqBsZ9FB66YP1lM0LiVrAjew5P RXezLwAbUNZCRRnakbbX3EH4iL6+3Rw+sDRYrqVz2izi73PtWWhrMFLSPaQdN7hsJagt3ft0gbzN 7Dx0yeEB147Qjm1cbgIFt4d0dGiQNlGq24bGEIYquof3aCkEJp/NJ9i+PJuttz9JwtDOnr9nq6CQ OD7b8T6zn4qmW6uq9m4sAvA91DnNCInLxmjMtvd48SYoJI61xmLW2kZheWN7IXBXNt3QjhDH4EhQ F+LWFmNcax0N5sBk+I4vi6D/iL7cVeU/re/OU/jJB9YpvcJImjXGYdRP4NiGsStDO7pMqxPEDbd3 ortTQMw9v47hz7XgN3/KXi+CuhD32WayZ08guttNVfaIB6B7J24PdOcIfwQoX30v74NoGfYIKqWB oi+/c14TyXgY3e5TKAeG0TkgeWLm4olD7AUIv4eQVu6D/6ZzpzliBJQ30ap5df9vOf89sJ9CoHVE F9q7/1fW9VEAwx72/fYYb/3fDgp/KKa4+Bv+nfsuSVGtOfx/qYx67kO+u+Rbz6OGpQxDQTZvq4us P4eRNGNwpTJdCCGEEOJqs9RlWhHasQ3X3NU3cB12bVM0d36eBfH3U3lyeSMn9EeAjoTcXrm7nKUT IRUddv153y/9hi0aHUrVI4T50nO+OvUfF2bDDpa/s4Pbn4ljaEhz180u6kN7SiDqlv4dw696daPm X756VJ3r/grU+wN09BIK3l6EmklolqcSFxtLbGwswxP/zvKkpqiTllNgbUw3nylg6ez3KRm7gKy/ Pc1j4Q/Q++HRJGf8nRlBn/DCXC36y86V2rPflHPvy28x7+lRxMYORzVtKhN6G9m6Zhf6MjNc257e g2N4uPstQAs69RlIbGwsg3u399AIbaJ0z3qWFPRl9syn6RfSEmhJSOw0ZiU1Rf3eNvvIhUAyndzB x/4Ulq5MJRwpPAWtg+mk9BYNvg5lp2BaX+Gb2FKotLMGHJpxV3iAegtYH3CbBqaz/DmHIY92tkLL k6a07RiCkiPoT1QaH+WBbV9bVLMjIbf/hj5/dYAWSvLEv9EoQkAVL22VeHuoeVF0mBM/u5YmJoz6 ArRaLdqcDCZHJnFoXBbvjvMheFOvmTDqVjIrZSMAyrhkpjj2SLmiDBTpT/Gz66/94ucx3F4LgeJP Oe0LWwXoDEVbl/q46ONVEuh8bdmXZ5en0FmdxMQ5Kyz3qXYFqSOeIIWnWD77MeeeddV2mdNHD3Ec uPP+YNq5rWdVjJDhrva0rXbQ8QLF+/ZhRMl93e/AeUycjYmL5W0YnPY3XtN8xtq3nmfUw2GEtFei VHbinqg/MU+9lGldFBj/bzmaL//neoAGzoTxwD9JnZhmXW9OSWTyPJ69amWYEEIIIYQn1rqrMpro sNYQFKgOu2WcXLeYpE3haJZP8tAhztrg60lQGzqGtvPvHd66r+n0EQoNSrqHtAV9ATm1vnC5P6NR GpJA1C39OYaf9epGzZ989cWVq/e7Ky38Z4+muk6r1Iao+TschqSVc2b3Zj7Ud2TEsAdp7xDVbNL6 AUbFR2Jcr2Xz944TcIFy6CiGdbuxYsHtZm1of2crOPIT/6tWT8Iqhvz4UxB6dAJd3jprw4UWrTqV mM5JHFJp2PRipJuRDWUYdHkV+9s/m9AZXKJ01zWnudeFoYK4rnlzvIVaAq+EAnVWxQMOCKqyt4BL Hlk/63UG5wWzrQ+49Jc8N/oEtetOv0jIW/U5hS43iMmwnfQFKx2+b289C2xBF1sQquJm3LHwz4TG fEBJxCzLYkWZKkhPIGbgi6gPuD9Dv9lGo7QbyviBwR4CgUI4KsNQsJpVeW2IS5/oMGzSPZPhC7JX 7XJu/P/5FPoig/vove0F0W2PgTJO7XwHlUqFamwKW/tNY/Ijd9DCexLqP+PXZM1abGmEVE7yWjbV jPfRdkFtOxKqpIqRDH4eo9rXgi/8KXsDLG82SR+XE5NuHTFrXfQxdEQmugC+VHlUq/nqSVOUvUYz K3saHTRTLfepairpqMic+hhdqwy6+uoyZ386AbTnng5tPCzsfokfi/ZiAJQPdub26vYRMP0X/e6j wF1EdFN6eIkN4oZ7hjM9cTpTYu9x24OuyS29GPJ4d+AAeUUnsE4U2wiUYcj/OyPCJqGxvhQpVfN4 M/nh2huFLYQQQghRXaVfop6X49AZ2YcOuwYdeVW0q1lmPNnJwPTnGeLUhumoKe16Pkgku1i1/huX wEYZhvx3WJCuq/iVz+/7l+wdjMp2vMro0PG8U/IQ6RoNGs1SktCQEKMisdJC9tVnG43STjWKgVWO RqkvAlG39OcYftarGzV/8jXArkC9PyDVpopoauWLyVk550+f5Cwd6NreITACDqMofuLU/y45bamk SQtu6eB5ZrSq2b44D9wVfP4yaEgZq7I2XKhQJaRTEKliTHR32rmNdhehSZlQsb/9M59Pf7BNz1WH uRuaWFVvAdc8sn6mf/qDNYJr6TU5p8oHHKDoyZOzniKyYCYRPSeTkWN5YOZkxNM5OINfH/iD5+/b Jwc5ppxC4enPmB83nNjYWGLjXmaN7l1UqJm3UuchWOQP22iU/9Jv8pM8rJQwiqhKRc/ig3EpvDTk Du+FuvFbVqa+yKKDQwPU+G+bbsyI8UIxqx8u4Z0Av/TVPefRZS0gpcBg6ck97U9EeyubxFV2LbdH v4jm4x3sfCeR4fYRs29RoJmEsmAxc1brA/8CVxcY95AxYiAx75xj8KZTlvvUeJbiBXejXzqS8Kla Tgb0xK+lZfPrXN7trEzH+XrjfiCE6F53uZk6wUfnj1L0tQEUPbnnLteXcn80pXmL6wAjpWW/Oa/P 12CVYch/jfExtpEooFS9y4aMMXRx+14qhBBCCHE1uZ9mvaoOuwZNCmO9tasZv2XlnDQ2Dayq/hyE IvRxZiV3pyAlip7xGeRotWi1n5ARH0Hwgv/ygMrzvChVM1Bw7E6mFOrYOH+CpY0pdgLz16wjUwWa eZ+wx107mt9so1EimDwxAqXbl3Uh6rsrV+/3XGb4zGG6hirZolLXo7jetTuibRRFLUWlnATRstdg pkXuYt7CZWzVl4LJgO7DDBaklxH31CM1n99fmUzuqQvWhgsjxgsHyX2wkISYmWTpzrvubZmfOvdo xf72zw7mR1l7jTdpiuKm633otVrO+f+e5gLXc5OiqftGjYCyPeCUdOYQ2xyi/vvPXu95wSXXPLJ+ 7Au3G78m67nZbK3yAYel523UC7y/Q0Nav0JrgCaJd0oiWF64jKdCLjuMSLEN0XQ3lMw2Wsk27ZFt 376MiRtIiFNjQxCKkAeI6K70HCzyh300ynASHu/uvDiwEJWUYdiTReJjk9ja7102LBriNTBiMuxi aeJ4Erb2InPDy8Q6Nv5b52x1OxrPNqVgVdOGBSkJ+1Mis5KaBvClrw4qP0T+MsuUXmCgICWKtrZh 2AoFN0akcNi+83uogm9EoehBvPa4/be+s01b6H6IsKUTA27maHXk5zECcS145E/ZGygtCYkaTGyl dc+actsjw1ApDRXzGtemWs1Xdy6hX51BSkFfMpe+SGyIrerZFGXYE7y44Hk6qxfxdkGJy9/VDvOJ fWz7twEU4Qy479ZqvpeY+fWgjvVngdBudKzR1JdGSk6eA9rT/daW1ORI9UMpB9SJhNuDKEoik9ex 850/SRBFCCGEEHXUWXRbtmDgJjjyr4rRJev2cvbWNh7bYJRJuZzy2K52Hl1WKglbvc94Yhd0G1Gz 32WHJo1+W20BmmxKIhZR+MkkQn5yeJf2+X2/mbV+pqT/GBVD7O/pVoq7CI/oAp7a0fxUMRrlzzx+ T+W5ceqvQNQt/TmGn/XqRs2ffA2UK1fvD0Caq1qfwlEzbmp3q+svXbShU9sbqlnJ9oOiCzFjBoJm JkNC26FoEUzEShiTq2FRbFWN9tUQdBtRSTNIUm5kyad73UbOq9TkFrr27goc4OuD//Pcg9J8jkP7 fsBIV3p3vaX289L+gDNQkG6bPsTyGZuiwYDOY28Bz2yNQG3o1+VXdq9zGJa5bif6MqBMz851WrT2 +SObogyLJTHrK+vDspiN8+OIsj+Y3A0r88S2bxXrqwRsShYZjSL8Ye1ZHPUqx8ZV3RhmMmxl3vix zDw2jNydGcR1qcYLlE8j9WwLhwXmpU/4wpfRoFXx8xg+XQvV5U853cAEMl+9rpsUxPUtWtC0Ws9m b0yUXXY3uuMXvt/0Kf80QusxQ4hq75oeX13mVPH3/Ai0/0M37nQb/TiONr5H1cHLXw7z9fZDQBf6 /r7tFXhPqmXlpRz/7lv0hp8pd91GKQfUL/JYgtraoURJZHIW78/uJ9N5CSGEEKLuss56AnmkJ4x1 aGeaQIqmqFp1TpP+M+akbETZ705Muzc4TP21gZ36UqAU/c4NaLUFFWsqBCkJi00kq9gWlFnL/Lgo Qm6wvoz68w5v3dcyDZT7BvnATn3U2EejBKJu6c8x/KxXN2r+5Gvd4uPd7p33QsCRbfoud43SF/mx aD8Gt9N+BZqJ0vx0Hlt1N6tPO4yI2DifuKgQN4uZB4g1Qu0pcl615nSNjOZBjrB9015+qtxaAYD5 pz3kaPdD7yj6Xon5D23TermN/JdQmDkcg+Yztp30J9BgG73kbsqzqaQXGKAgnQSVCtXrOznlLTtt DUr9BxB+V7OKeTXdPpis/9fe+GQLFHpocApUT2LbaBQeYuSALjIaRXhh61n8GR0WZlfRGGbCeOBD JocPYWWHv5D//gtEKd1cp9Zp+NwGBK1zvdp6Vpj0aoYqghmqPlDDlzrhC8vQdaWbuVZto0Gr7snh 1zH8uBb850/ZGwgmSvPnEqyIIDXf88iL6p+PH2o1X6srUC/6zejQtTsKfmTH7oOcdXo3MVN+bDP/ WLIFGMAL48O5xf6CZ+KS4QC6/T9yvtzDC42TC/z47Q/AnTzYrb2H56SCm++4BTiH/vBPXHTdDMAl juV+yJtFRug9gKjf1zwHrqpL37Pq2UF07fUAoT1H8NLmExXBLNNJ8ueOJcweROmOKnMda+Z6e27U V79x/rvt1saQXLYX/Re4wOEvN1l+t343xy/7cp0JIYQQ4uqrmNbL7cwtF3Rk9j+F5uMdfkxVWzGb TuXpv8aSkJ7nELR5h52nvLdfmQ7tYk0e9B/R1zKjjT/v+17bBgPXY98yGmUrPBLDgG7Vnly3jgpE 3dK/Y/hVr27U/MvXmruy9f4AHAJo2YNoVZibxvIS8lMjUATPJb/UBFzDzT16E604wPq8/c6V7YsH KdjwDXTvS6/g6jT+V7HuiVullF6o3Hev1ngrWH3ShKY9hvBCfBf0WYtYvPFY5Z6H5SfIX5aFRt+F pxOHcs/1tRuS8jRvZQXr92JYy3ubj/jR8NqGqPk7Kj8wjUaMp3JJUgL9Mym8YMS4No6Qn/NJDVYQ nOA653spB1ZmMC+vjdOUbZYCsPLi9Cb9el5Pd17rJShkMDOSwjCkv8lyp2nZTBgLP2dVHkROG0yv Khb59sw2GuUAXZ6JY6in4Jf5AkfyP2HZB1vR/9x4lsYVDkwG9iydwWMJx1FpssmY2tdLY5ht6q/Z HFNp2JQRTy93QRRweNC5LqR3CX1OFukO93fFvbOaAocF+wAwfsP6VbtAGU10WGvnbQ3FNWEkfuOm XLJ+zu9Io5N956fQFJ/HaPyGrNj2Tofxme25kbeW9YUO5Y9JT87rKzG45LXZeJj8VSv4IO8gP9ue sX4dw/droTr8KXtrXuYF0TLsEVRKnZtKVhknt33m5dkVaP7lq9vv0R/2941cPt523OXZe57C9WvJ 41769bw1AC+Cv6PNvX/g8dZgWPEu731hsL6bmLh0vIC3Zs1mmb4p98+awfh7K3LadGwdSQMjiHjw UcYs3VNFRxzgtxMU5R0AutDH42jbG+nZbwBdOMtXf3uF13J/cA7SlJ/lYO7rTE54j7OEEf+Xx7m3 1t+TfPUL362aRXx8vOXzzCusPl2x9fTqV3jGtm3qKr6z3hLl320kLbvQ8oNxB0s+2cNPYJm64s1p xCzKqzgIRWgSHnCajtDx0yND5/BeWb30XD2X+e9Xy6yNIeOY/tYOQE/Oy/GW303/P4ovVudmEkII IcSVZ531xFO90joziEH9TzYfqmKNZbsgWkbNpdhNHc5oPEpuUhgwnMzCEozGbOJCmlobZ3uToD3q /D5t/JaVC98iTzmUpwZ0tL5P+/G+HxTC8BnjUBpWsmD5187ri9rq1JFP8ngvN+fuM+toFP09PJMw iJBr3b3z/obxSAGrlmnI05e6GVlet/lVt/Rwrn4dw696dePmV77Ws3p/zevPALQhckoycbyLauJ8 1NbhcTkZLzIx/ZRTI3OT9gNIevlRTrz+V/7y9ufsP3KS4wd38c8Fc5n75d38dfE4Hmju7gavShOu v+0ueikOsDb7YzZ/9TU6fUnlQANYMjnyGVZPaU52eGvniuSgVNTrdRh8b/H3gy3Ys4s1O10KYsow 6PIchhY6fOxTVwFN2jPopUUsGHmRpSNHMX6+mg0796DT7WHnBjULp/yZ0QuO8PDLC0gd2pFrHP+F +Szf5a23To+1naJzv8Kvh/ly0zq0Wi3rvzrOZcf9fVLFA85+QQduPjq3WoYxbnYcqFVETrYtApaD OnUsYQmb6Jz8d2Y7rrMSFMLIl5+3LE4/Yo7lms3JYPLABPKUk0if0tfhBmtD5LPzSI7cS0rEAOIz PrHkoXoOIyJmUhD5FLOe7FkxksnffLaPRvkjieN609rD5W8+vom5oyYwfcpzvLLxmMNDTnphuuXv 91DnnUf35rNEzdSAqh/38R1bXMsKrZb1OgMmTBh17zI+KgkN/Rh0HxRtsZy308ehrAsKGcbLafdS kPIEI1JXoNVqycmYxsCEHJRxyUyJtK7VZL930ogJHkmqOsdyrJwM4ntGkVLQneTlk4isdmBROGtG yMhE0iL3khIxzprfn5AxeSwJeW2IS5/okNdlHN+wiFFPT2XKmMVsPG4LdPlzDD+uherwo+z1XOaB +fx35Fmv43XbizgH/Hr4SzZptWi1G/nquLVC1bIvU9IngVpF55hU6/tJDurUkXRWvQs1PR8/+J6v nr5H/CjvmxEy8q9kqkCteoQY6/+zLI45gIiUvUQmP8uToTc6HLv6mrSLJilNRWvj/zH30YEMHvs0 8U+PIvq+x/hrzilCxi7kncSHaOXwfDOdOcy/9EbgOPlFJysFUszHVxPn+H7Wsi/JhUZgM8kP3mL9 fXsGLPuWitftIFo89BRL//ooCuPn/H3UfXR+eCTxf3mJl557ihEP9+LeUX8j3xiK6s0lvDyovYeA zNVg5tJPOjQajeWzaiM6h1q1UbeRVbZt23/ikvWGaNLsBtpV7Ebr1gquA+ACR4t+cNjir+ql5+pp RkhctpuGEeuneC5R8lwSQggh6gfbrCdODeGOWhMWHe2hbS1QgmjZazSzVaBWjWSyrR1Iu4LUEUNI 0ChJXp7MEIe1R31/3w+iZeQklldayH4FqSOesNSpZz1OqMP03T7Xf2z720ajDI5j3EMeOiGZj7Fh 7hSenh7PmFc+57hThasetKf4Ubf0eK7+HMPPenWj5ke+1rd6fxOz2exz1adJE8utZzS6TstlYTLs YdVb85iUbu39FplE5qw4RrpOl1V+Gt3qd3l96QpydAZAQaeoCTw/J5G4Pu0qGv9L80kNi0GjykVn W4AcrCNdYonRRJOrm11RMTJf4HBeNhnp/2BZvh5lkvXv3BzHZNjKvEmruXn2bBJ6KS0N7CYDunUf kZm0hGPTPmZNYi+P03wpFJYtlfLC+r/SSXZOm5VJr2ZYaAJFtrTZziVd57Sfk/6ZFH4WR4jDoczG w/xr9UqystTWPARQEjY8jvj4cYz8QycUriWl6QDqYY+RkFex7Loje365brBye85u8rYy2zl2JLNw GXFtv/SaR1Wy5XF313wpRZ//OeuzX7XMmYmXaxCswasNfJSZZt1fSWTSbGbFDXdYV8WBUU/+ajUL EtKti7X2JylzCo8P7E+YY09/v/LZzMV97zA6ejbHn/mErS8/7DGQwuVitMnP8OzXYSx+bw6jOtvO 6BJ69dOEJuS4/IGVspr5fJW4vc6qw6/vwXcBS5+/qjgfG8t59eG0t2vCxvXasJeBKWgMWK/xGcSN jCTEaQ0WE0b9Tj5f/wEvpGgq5t33dv9czby7gsp1GdxrX3D+KTTF6cQqnULaTnzNE5NBx7qPMkmy 5bfbss3M5cNakuNe4uuwOby3cCSdm1UUKL4dw76zj9dCBV/Pxeey12OZV/EsdexrXyGMpFytdUFJ 7B0VNn36tnXIPqBUkZaewJNDXBejq+D7+fjBp3z19j36Wd6bDOhyN/Dp0lcsU2ICSlUar40dzKPu vveanHd5Cfs/+wcLM5bb30sUYaOYOmkSE0c/SPtmLhl96Qf+OXMqz+a15S/vpDMj3HERejO/7Pwb YY/+DS8rnQC9efHzT0kNd+nIYb7AkX+t45M1H/HBe3nW+xFQhPHH8U/ypzGPM/De23C4PXxW7fyp khFdxggiUixvGF51SmPH3kTCrgHM/2Pfyld58dVsjnadRNrCGcSGKKzrxQxCpbGffZU6pe1gb2KY 9T28mulxUXv5FRiSvpqp6+mjHqRR0lczdT191IM0Svpqpq6nj3qQxsrpM1GaP4+wmC2onN7pXTi1 C42jbcE8wmIWQbXq+S5tViHNKjYZ9eR/vp7sF2zv7x7qLjY+ve/blKLPz0G9YJ71XV1JZNJLTH38 MWLCrO2UVv7Vf0rZlzmJ6OT/8kzuKl6O8rQm4EUOa18m7tn/ELZ4KQtHdcV+5lW0P1S3PcVXla8L T3ysW3o7V5+PYeFXvdrK9/Op+3w/Fx/ztY7U+30NjwQ0kOK3ciMlZy5w+doW3NxG4Tx6ojZZC4R5 ocvd3PgegjQufL9wals5xpISLlyGa1u0oY2i9nKx7pyzaMjq+nVW19NXl0neVdaQ8qQhnQsN8Hx8 VePzNl/i/OlzXOR6WrW9sVrBikAyXzrP6XMXMXMtLW6+CcU1NUtQjfOnkanr+SXpq5m6nj7qQRol fTVT19NHPUijpK9m6nr6qAdprOvpE1dHQ7suGtL5NKRzweF8fA2PuI8SXCnXKGijVKK8kkEUKhZ6 cstk5FxJGXTvxO03XN3s8c01KNrcilJ5a60GUYQQQgghqtSkGTfeqkR569UPogA0aXYjtyqVKJVt ahxEEUIIIYQQQgjReNWHSEHgtbyXx6cNwpCezIyMTyxrCpgM6NbnoJ4zFZVaSfKMAfaFyYUQQggh hBBCCCGEEEII0Tg10lDBjYQlrqAw91mUG2fxREQwLVoEE/HEC6xiOB/veJfZUbc11swRQgghhBBC CCGEEEIIIYRVI44VtCQkKo75G4sxGo3WTzEb509gsMuiTkIIIYQQQgghhBBCCCGEaJwkXiCEEEII IYQQQgghhBBCCOGBBFKEEEIIIYQQQgghhBBCCCE8kECKEEIIIYQQQgghhBBCCCGEBxJIEUIIIYQQ QgghhBBCCCGE8KCJ2Ww2u/7SkyZNmrj+SgghhBBCCCGEEEIIIYQQot7xNTwiI1KEEEIIIYQQQggh hBBCCCE8qNaIFKPR6Lqp0VEoFNDI8qIxnrO48ur6dVbX01eXSd5V1pDypCGdCw3wfHzVWM/bV5I/ /qnr+SXpq5m6nj7qQRolfTVT19NHPUijpK9m6nr6qAdprOvpE1dHQ7suGtL5NKRzweF8fA2PyIgU IYQQQgghhBBCCCGEEEIIDySQIoQQQgghhBBCCCGEEEII4YEEUoQQQgghhBBCCCGEEEIIITyQQIoQ QgghhBBCCCGEEEIIIYQHEkgRQgghhBBCCCGEEEIIIYTwQAIpQgghhBBCCCGEEEIIIYQQHkggRQgh hBBCCCGEEEIIIYQQwgMJpAghhBBCiAAzU24swWD4iRJjuevGGrId28BP5y9hdt0shBBCCCGEEEIE mARShBBCiOoyGdCtX0HqoGAUCoXlExxPRk4BeqPJdW8hGoHf+PngRt6YHsu9be8gOPgu7mh7PzHT 32bL4QsBCHqYuHRsC38f9RDBwcN4fXcpTVx3AcBMme4NHrTdlx4/jzB/51nXP77qzOd2sSimqz2d PTJ0+BWOKteR0cP1XKv49MhA5/RPStHna1GnDnXYrzfxGZ+wXmdASjghhBBCCCFEYyKBFCGEEKIa TIatzI0JJ+KJqaQXGCo2GDSkjB1E6Ii/k28oc/wTIRq4XzFsf43R4SP467I8TocNYoxqNIPCfiZ/ 2QvEDpvP2mOXXP/Id+YLHN6yhMmD/8SC/ONACN07tnTdy+pXju7bzX7XX7tS9KRncAvX315FZsoN u/hH8gzm5h933XjlGL9FHR9NaIyKhPQ8hw1FaFIm8ETEUCYv3YVBoilCCCGEEEKIRkICKUIIIYS/ jHt4c3w8ixwDKK4K0oiZtAq9NDSKRsHM5cPrmDv9dfKNoYzN3MmB7atZlrWC1ZvW895TYaB/n7RV hfzi+qdembh07ij78//J4meG0Sc2jd2/3YwCoH03Qm67zvUPrM5y8D9FoHgaTfF5jEaj+8/pN4hV XuP6x1eBmfKfj/G19nWeGhjLC5pC1x2uoPPoslJJ0BS5bnBQhGbmdOatO1r3RqaUn2D7K8Npq4gg Nb/EdasQQgghhBBCVEvjCKSYS9HnbyRfXxqAKSXqCjPl5w/z1ZZPUWe+QUbGG2SqP2XLV4c5X95w zlIIIeqeS+hXZ5BiD6L0J0mj47TRiNF4luLcFCJtu+ZloS6QhjzRCJhPsOWNDFbqm9J77mJe+/O9 tLrGMulWE8XvGTFlAv0wUvTpv/mhzI/3lF92sahPNx6MGc9LOUE8+UYOq1+NpSmgeLgHwde7n9iL Xw6xZ9MBePA+uretC4ESb36jZPt8Hr7r90Sq5rBab3TdwX+/68aEvGKKi719drFsbBfrH7Sm99OR /P4aMOk/Y07KRuvvlUQmr6P4gi3wpEOT1N+6rQh10nIKSutKKMVM+ZmvWZXyDKMXfE4AclEIIYQQ Qggh7BpQIMW28Ohpzl9yrtCZinNIihlBTFIOxbVd1yvNJzXYzbzTCgXB8Rnk5OtdKnYl5KdGVNrX 6TNU7dyj2fwLx/LSUYX34ZHYZ1i09iuKivaSl5VM7CN9CFe9xkav85CbKTds5ZWYriiC55If0Arw JfTqsZbzTc2n1HUz3vPI8vHQg9BLD0OTXs3QSsdx/QQzVH3Ac89J4x4yBgWjUIxFrXedesSEUZ/v PE+4x3UQPOyr1bmdAsNk0KHNiCfYns7exGdo0VVnSiAvedR41eb1fhWYDOi0GcQ73EPB8Rlo3c5X X4ZBpyUjvrdP16IzE0bdUgYp3JRBjhrjNWc6ys41u+w/KpNmkBzbxdJDnqYooyYzKynMulVHju6o f2sbuFGpnBiUirrS88Q7v45R6TobSqo63015Vx2u12Uwg1LV5OvdPjGq8CuG7QuJaev5meP1+eDt 2q4NAcjXSt+ju2eG6QDqoQ7r9nj6BOz8zVz+fhOZWTpQjiflqV60cIpvNOHaO39P7/bA/mKO/u83 x41emU4e49QfkkhbtpYv92l54+me/HrgG87SmtAHOnOLhzjKbz9+x7+OK7in3z3cUeffds1cPn8G nf1mvIdRry1g+p3Oe/mlSTNuvFWJUunpcyttLuzls5wDlv1bjyTxiZ5cTzmni/5DxWRefRkz9iGU tjxUdCE2eQZJSuvPhpW8nqN38/y5sszndKyaP4l+d0cyfdftTJrwkOsuQgghhKiv7O+2nuqcJkrz 5zq8H7v5uG0L8FaXqGjb8v5x135kU0Wd2qgnX51q2a5QWN/rV3uoF5Wiz1c7rc1ZO+0Arup6e4rr uVanbunfMSrVx7zVqxs1//LVO2/3qsWVqvfX+aql737lyOrpBAc/zmtfOi8aGtTxMdLWriE3fTjB V+qMlSrSsjVoNNZPdhr9tqYwNkZFstbdNAjdUaWtqNjf8TMjnHb2dP+KIX8Jk8cs5Ie+8/m8SM/e jR+SlbWCNdt1FH0+n74/LGLE4wvZeOpX538BQBlndB+RMn6KdX7xAHNoYDRotqHzVsi65pH9k8rj XR3nK6+6h2GTG0IYlpZGmtvPPGaqHkTB9dykaOphUdrz6LIWOPQwd2TCqMtkRGgMCZpb7WnOngZL xg4idEQmOnsjmMO+u0PJtJ5T9jRYooogfKqWkw5ZYjqpZWp4BKqUQvrZvv/MgRxLURERPhPtSV+D KVXnUeNUy9f7lWY6inbqUCJUKWztl0a2RoNGsxTVsSWoIoYy1alsKeOkdibhESpStoZar9tsMlU/ keLmWqzE+DVZsxZT4Pp7u8Z7zZkO7WJNnq2sCEMV3QPnVRraEDV/h33qoG8Sw6hRf3jjHt4cPxJV yk+oMrPRaFaQ1mETCR6fJ274dYzz6N58lgjVEo6pllrKsLRb0STEMDB5nffrpkomjLp3GR+hIuXY QEsZmT2NDpoEYgbO8aPMA8pPo1v1MuNHzyPf4wVo4ucThymiP0mZ2ZWfN07P19pW83z1+ZnRpAUh w6a7eR5aPq/MVHG/AhQ3KbjO/UPRT7/w/bZctqKg++QhPHTT71x3gKbNaXEtwAEOu30/cS8o5Eky s+aTOKY/PZTNaWI+zfe7DgAdebDzrbj5T0AZx/bu4gu6MCDsTpq6bq6zFHQaNIPM3FW8FR9J29q8 Ns3/5YuVatYbsYxGeWEcj7a7FviVU4etwRWATr3o2bGZwx8CLXsQrbIFiw0U6U/xs/MeV5z5zD4+ 3nSZ6AVa8tcuYvwDt7ruIoQQQoh6qqL+pUOz5Ru3jag2SpWtnuzyeSOWrjc4vFxVWZf4HTeEDKr0 Hm3/vJKM6n4lKFqiuM7DS5u3OrVxDxkjBhKTsIkOtvf6bBUsiSMmdAIZuvMOO59HlzGB0Jh57H7g Jes5rWAamsC3Azip6+0pgahb+nkMv+rVjZmf+epNlfcqV7Te38RsNnseuOCiSRNLbdto9Jjyq+gS evXThCYcISlXy/yoNq47+MRk2MOqt+YxSXMfubrZRLV0n9MKhaXvcaW8KM0nNSyGdJIr/73bbSXk p8YSk45P6Taf3c6cfqN5nWfQfj6b6Ftcm+d+42x+Gv1ilmKa+iF5fx/AzU0svz+nW82SzHdZojnC 7yeMpOe+D1lx4unK6fTA4zk7MOnVDAvdzHDNQ+SoNIS6Oye3+eCe+ZyOj5Zk8vYSDd//fhyTehaz eMVFn/LKznycDc8/ycj8R8ndmkJUa9dmF2vwI2I9HVSg0dxMZuEy4kKsDQemA6iHPUZC2fPsWJNA mMKWXssDKlK1G5UtPf7sa79mL5K2YzmJYTe6pGcmB5Ny0c2PcmmkdRaQPKpDfLnOqlbz692TwKSv eiz31zzK0j5mTWIv6wgI20vYE6QcHFdxfh6vxfPoMiYSkfKTl2vEus/Glqj4F5qmsyn8LI4Q6yGq e81dzbwLHBOl+fMIi1mEJZTyFJri9GqvsVB1nnh4trn7zj3y7xiW6yyBIqfyp+rrpupzcShPixz/ p39lHuYSdB/9g8y3l6P5/i4mTApm3+KVnHD7t9bvayIsrzKfnPl0Pn6obr5WCMwzAy5j2JDKwJG7 ic1dxctRbZ06GFTrvH/7lmWDHmX6F5158fNPSQ1v7boHlOvIuDeClMORpO1YQ2KYvQTzj+0dwvAk y4reZkxHd2GS02z5y1Bi3++DpnA+fQxfsf0/32P4uRya3kSn7vfRp8/dKJv5fj3YVCt/qmTCePx7 ii+1pUvwzTRr4phflj06pe1gb02DsnZmLh9cydjwKZZAimI0mTvfIq5zc4frLMeyq9Ldu1o5Bm0S war3LD92SmPH3kTC3CSudvKrKh7KPDeuTvp8J+mrubqeRklfzdT19FEP0ijpq5m6nj7qQRqrTp/1 ub7mITTDv0D1Soibd5OKOhpVvQ/7VZfwzGzI5fmBk8iPzWbryw/TulLnJG91ak/v9daOU5EqNqkq 0uOxHcB0FO3Ukag2xQSoHcCm9tpTfFX1dRGguqVfx/DwjumhXu3Ip/OpJ3w6F7/y1QO/7tWa1/t9 DY/4fmQfmAx7+NBxOiNPw5vMv3D8i4949bmh9FAoUPSIIX72e+S5Tkf1i45lCfEkLPuaUsOXfDB/ MoN6tEXRYyjT39jIwZ+tU0P8omNZwlTmrtoPnGLbmy8QHx9PwjKdZUFT+3GsP1tVHo71PHNSM/g+ ZELlaHUg2HrwGfQcOe1H9M2unDP/zmX5gZsZnKgiqlIQBeB3tH5oNImDb0a/Ioftx23/5zJn9m1k 08U/sEC7nrXpE3mglacFWqvrEod2biav/wAi/xjNiP6nquwtUJWa9zA0c3H/ejI1/2Nw4mgeqhRE AdPJdSSPXAxpKSRE3Oy62dr7AfqPeZRQ+0MIyxQ+3e+lO6coPFJiiTz/fAp9kQGatqDF9Y77XsMN rSoejmB56O1cswv6D2VwqOO2IBShjzKmvxJD4RFOVxHSrnkeNURX4nq/0qz3F30ZM7hHxcsTgKIH g8f0dSpbPF+3NxI6eCj9Ha9bJ2Wc1M5lZAqkvTKJCDdtlI37mivj9BG9NYgCdLqLO246g279ikrD rCtP5VgN9nIinrhIh5ddxX1MnDUOpWELW3TOozAr8esYtutsOLPj+ji8nNxI2MTnSFJW3QvMG/t1 OVtFpP3lJghF2BhmJYVVPZIRywvVvo+3czH6JbT5H5M+vi+tXPexc/m+rpoA5GuAnhlcLOLTzBxO DY5j3EO3eBil6R/zsUI2f3EWWvel790eXofPGTh0GqALndpVvzz+7cRB/m0AQu+nRwc3BRTALwfZ pd0PLQxsnj+CnhGxPDV9JikpKaQkT0EV04/oP2eQb/B9ZEztCkLR/m56hliDKLXNfJzc1xdbR6Mo 6PJMHENDmls3NqVtxxBsM3dhyCU753uHsqwU/dZ/kJpkDaIAXDxH6S9VXXhCCCGEENVgOsrONXvp PyKaP0YOoL8v9R9v/KpLeFLK/k8/QHNqAInjersJolRRp/b4Xg9Bym706e74Xm/raQ9NW7fkeqed FbRq43zw6rcDOKof7SmBqFv6dQy/6tWNm1/56olf9+qVq/cHLFJgmW4iikmO0xkNMjCv0vCmSxxb O5c/DpjD1mZDWPT5drYtHU/nH7MYOmwWK787XxFMKS/lx00a1m77gLnPLeFgu2impL1D1p/bsP2v 00n6YD8XAa69hZ4xMTzcUwncQMc+Axg8eDAxPW/hWofjbPqxtGKeeutwrKSiULIKT2E0nqJwyo3s 1hygpNX9DBkcVjEfdKApQ+jY1rUk9cV5vv3iC87Sjaj7OljOzZ1rO3BfVDcw7qPw0AXrL5sREreC HdlzeCq6m30B2ICyFirK0I60veYOwkf09e3m8CIoJI7PdrzP7Kei6dbK4xl7Zj7B9uXZbL39SRKG dq6cZ6ajrHslDXXn51kQfz+OE4rZBIXEsdZYzNq4Li43TBmGor0U0ZcR4XdYttmCZUV7KXJa4+QC xbr9GJQP0Kuz9b8EdSFubTHGtRU9/aujxnnUIF2B6/2Ka0ZIXDZGY3bFaCkvPF+33plObuCVpLV0 TptF/H3ue6k07mvuNy6cPVPx48V/kzl5KBFPTCXdYWpAgyaFsTEDGTF3azXmoa1gG8auDO3oMs1P EDfc3sk5kOuBX8ewvRy6e07d0I4Qp5d6f9mCCe0I7djG5bpUcHtIR986GgR1Ie6zzWTPnkB0t5t8 66HfvRO3B7pzhD8Cka8BeWZcxrD9I97Z2p5nEgYRcm0gykYzF08cYi9A+D2EtKrcYQHAdO40R4yA 8iZaNa/uCZTz3wP7KQRaR3Shvft/ZV0fBTDsYd9vj/HW/+2g8Idiiou/4d+575IU1ZrD/5fKqOc+ 5LtLvvU8ajjMXNybQ8ZK6/Rdij+6NAAE0bLXYKZF2kIpRWgSHqCtfY7hdoQOmYnGsZZi+B/nJJAi hBBCiFpgqcu0IrRjG665q2/NO+xWpy7hwmzYwfJ3dnC7U2eUClXWqb2815sM3/FlEfQf0Ze7grC8 m4U9gkppoOjL75zrlsbD6HafQjkwjM7Wuk512wGc1Yf2lEDULf07hl/16kbNv3z1qDr36hWo9wfo 6CUUvL0INZPQLE8lLjaW2NhYhif+neVJTVEnLafA2phuPlPA0tnvUzJ2AVl/e5rHwh+g98OjSc74 OzOCPuGFuVr0l50rtWe/Kefel99i3tOjiI0djmraVCb0NrJ1zS70ZWa4tj29B8fwcPdbgBZ06jOQ 2NhYBvduX7nhHAATpXvWs6SgL7NnPk2/kJZAS0JipzErqSnq97ZxqBaufNPJHXys0aFUPUKYH8OM 7EwlHCk8Ba2D6aT0Fg2+DmWnYFpf4ZvYUqi0s64X0Iy7wgPQW6BGqhqNUsbJdYtJ2hSOZvkkhyGP 3pSiz1+PVqslJ+NZIlXFjMt9lXH2hu02RD47j+TOa1FNnI9aq0WrzUGdOo6IlMskL09myG1VB9E8 F9BCuOGtkbYSLw81a2Bx08B0lj/nMGRYeGZYh+aTItffWhkoWPQi89bV5lypgVifwM9jFB3mxM+1 dUZH0J+o8TgeB0ZO6I8AZyjaurRGi7zXuhrkq8/PjFoYjQKXOX30EMeBO+8Ppp3bg1b0pOOu9rT1 6XnrzgWK9+3DiJL7ut+ByzhPKxMXy9swOO1vvKb5jLVvPc+oh8MIaa9EqezEPVF/Yp56KdO6KDD+ 33I0X/7P9QANm/k4n7+zgq/AzWgUK8V9xL85D5V9WIqrSFSqSNdfCiGEEEIEmLXuqowmOqw1BAWm w27NVDEaxe86tQmjvgCtVos2J4PJkUkcGpfFu+McAiEt+/Ls8hQ6q5OYOGeFZV/tClJHPEEKT7F8 9mPcVuXrtZd2gAYrEHVLf47hZ726UfMnX31x5er9gbl3Sr9hi0aHUjWMR5waia0L7hbPtc5PVs6Z 3Zv5UN+REcMepL1DVLNJ6wcYFR+Jcb2Wzd87TsAFyqGjGNbtxooKf7M2tL+zFRz5if9VqydhFUN+ atCYUeEEurx11gJOi1adSkznJA6pNGx6MdLNPHBlGHR5FfvbP5vQOY1sAK5rTnNPi1kBEMR1zZvj LdQSeCUUqLMqHnBAUJW9BVzyyPpZrzMEptHRNhql3VDGDwyuFFSz9BLYycD0530KbgBgMrDz9emo VCrGphTSL+3PPHL7DU43UpCyF2NnLbQsOKVSoVKNJSEdkjKnENv15qpvOtNJCrLXkKecRPqUvm6u FSEclWEoWM2qvDbEpU90GDbpnsnwBdmrdqGMS2aK43BUh8Bi+ku+vIg1Vr+jRWvHKQCVRCYtY0fx WYzWxeUvFK8j2aE3d/WD87bGZyXdQ9pxg8vWoLYdCVVSxUgGP49hm57QXU+OoDZ0DG3nW+8Rt2wv Nx0Jud21SmGbTqiWOgDkzSbp43Ji0q0jZq2LvIeOyEQXwJcqj2ozX31+ZthGo9yCany/AI1GAbjM 2Z9OAO25p0MbDwu7X+LHor0YAOWDnbndtV+Dr0z/Rb/7KHAXEd2UHp6nQdxwz3CmJ05nSuw9bnvQ NbmlF0Me7w4cIK/oBNaJYhuBqkaj2ASh6PIn3tm5g48zk6gImXRHlaZhR/GnzB/cpWL3Tndxx80+ 9RETQgghhPBd6Zeo5+U4dEb2ocOuQUeeL+1q1WQbjdJONYqBrp1RqlWnLuPUzndQqVSoxqawtd80 Jj9yBy2c/rYpyl6jmZU9jQ6aqZZ9VVNJR0Xm1MfoWmVnSm/tAPVVIOqW/hzDz3p1o+ZPvgbYFaj3 +3RbV8V0+giFBvcXk7Nyzp8+yVk60LW9Q2AEHEZR/MSp/11y2lJJkxbc0sHzzGhVc5n/2ZW7hg5/ GTSkjFVZCzgVqoR0CiJVjInuTju3PTGL0KRMqNjf/pnPpz/Ypueqw+zBNIfRNlX1FnDNI+tn+qc/ BCCCaxuN8l/6TX6Sh5UuYRTjt6yck8amgSm8NMQ6LZcvbEMwjUYuFGfycMkHxAx8EfUBW6joPLqM CYTGfEDJ4GxO2xtWZ/N7/dtEhM9Ee9LbA7yUAytfYeIiA3H+BHhEI2XCeOCfpE5M42CcD9ey8VtW pr7IooNDXV7sLMeZ429gsVG6hhta3VTxY6dpLJgzhjBlRZ4FKR9i7Ji+FfsEJDgvqudabo9+Ec3H O9j5TiLD7SNm36JAMwllwWLmrNYH/gXuivHjmWEbjdJvLBMfvj1Ao1EcXUvL5te5P67pOF9v3A+E EN3rLrfTaPrk/FGKvjaAoif33OX6Uu6PpjRvcR1gpLTsN+f1+RoyX0ajOAhShjE4bj4bre8yRuNX ZCXGEqYM4udzDiN57mrtUtkXQgghhKgpE6W6bWgMYdZZTyyq6rBr0KQwttba1WyjUSKYPDECpdOL b3Xr1LYpvI0YLxSz+uES3olRkaj+tmKNOuMeMkYMJOadcwzedMr6XnaW4gV3o186kvCpWk56q9B4 bAcQoqG4cvX+ANw+DtM1VMkWlboexfWu3RFtoyhqKSrlxDb/8y7mLVzGVn0pmAzoPsxgQXoZcU89 Yp2LsAaUyeSeumDvoWy8cJDcBwtJiJlJlu68695AGEm5Ryv2t392MD/KGi1u0hTFTdf70Gu1nPP/ Pc0FrucmRVP3jRoBZXvAKenMIbY5RP33n73e84JLrnlk/RTPj/LSo9ZH9tEow0l4vLvzglycR5eV SsJWf3oJVBak7MWfkmeQhJp5K3WUAib9Z8xJ2Uv/zNd4ObaLfRhnkLIXf3pxNmmd15L09i63D3xM BvYsncFjCXvol/k+i2KraBQXjVwZhj1ZJD42ia393mXDoiFer2WTYRdLE8eTsLUXmRteJtbxxc74 NVnPzWarv4HFRuka2na/n/62Hw/vYd8R1+C/S7Cl2usH2OZadT9E2NKJgSqmc/LzGNb1OtwGf2zT S/o0hZw71vlQ3Q7jtY0UDfRQ85aERA0mttK6Z0257ZFhqJQG8tbsquaIIT/URr769cxwGI2SMJh7 rq/9NwNH5hP72PZvAyjCGXDfrdV8LzHz60Ed688Cod3oWGm6Tn8YKTl5DmhP91tbUpMj1R8uo1GI JH7UA25Go/jC9j5v4b0MEkIIIYSojrPotmzBwE1w5F8Vo0vW7eXsrW08dthVJuVyylu7Wg1UjEb5 M4/f49JqFYg6dZCSsD8lMiupKZp5n7Cn1ARcQr86g5SCvmQufZHYENv/bYoy7AleXPA8ndWLeLug xOVgFl7bAeq1QNQt/TmGn/XqRs2ffA2UK1fvD0CabReTL5pxU7tbXX/pog2d2t5QzUq2HxRdiBkz EDQzGRLaDkWLYCJWwphcTRWNEdUUdBtRSTNIUm5kyad73TekV6XJLXTt3RU4wNcH/+e5B6X5HIf2 /YCRrvTuGqg50L2xPeAMFKTbhhlaPmNTNBjQeewtUDu8j0axBDs2oux3J6bdGxyGe25gp77Usg7K zg1otQVVz6NnWyRYsw1d6S/e55y8viWtm+L+gW86Sf68SUTN/IlxuZ/xTtzdPsylKRqvMgz5rzE+ 6lWOjVvHznf+RBe3I90sTIatzBs/lpnHhpG7M4O4Lo4vfbYXszb06/Iru9c5DIFetxN9GVCmZ+c6 Ldp8fUWvmEbMNmzXYhdrdrqugVLu3Fu7Vqe98WU0aFX8PEYgRm165G74byPhT776+8yo9dEoACbK Lrsb3fEL32/6lH8aofWYIUS1r27l7TKnir/nR6D9H7pxp9vox3G08T1QKHoQrz3uurHCL4f5evsh oAt9f9+2lvLjCiov5fh336I3/Ey56zYbp9Eo0Hrcnxnew91VU45B+5x1TmEFiqFq9JVeWSxr/lk4 9xIVQgghhAgI66wnkEd6wliHdqYJpGiKwFOH3VrjbTRKIOvUtsW4refndT3UIK5v0YKmHtrcvLcD NAaBqFv6cww/69WNmj/5Wrf4WGP3ztKo5D4q58w2fZe7qNRFfizaj8HttF+BZqI0P53HVt3N6tMO IyI2zicuKsR7Y0RNODW6V9FA71ZzukZG8yBH2L5pLz9Vbq0AwPzTHnK0+6F3FH29TNkQMLZpvdxG /ksozByOQfMZ27xOaRVAttEoPMTIAV1cRqNUjKCqPORzLAnpeQ4P6nfYeeoCevVYFIqxqPWuvc6r ybWxzPgt6snDiFl5Kwvz32V21G2BuTFFA1XKAXUi4TGf0WFhNu/P7ucScXdkwnjgQyaHD2Flh7+Q //4LRDlMQWVh61nsbnrBqaQXGKAg3bLez+s7OVWdoquhadmHuNnDrT8YyEt4gXn5J63BFBPGA2tY OC/HvrtyeBjB1YyjWIauK93MtWoryzwEbh34dQzrlIxuRz5a1/mofi8b65zGbkeeWq9DtxWE6jJR mj+XYEUEqfnue2hxpXrTBzJf/X5m2Eaj/I5HRj5Mt4CPRmlGh67dUfAjO3Yf5KzTu4mZ8mOb+ceS LcAAXhgfzi32f2/ikuEAuv0/cr7cwwuNkwv8+O0PwJ082K29y7PdRsHNd9wCnEN/+Ccuum4G4BLH cj/kzSIj9B5A1O/reVXn0vesenYQXXs9QGjPEby0+YSbYNZvnPtCw+v20SgDeGHyI7Rzeym4jLrL e4uFKyumljAZdpE5Jw21baHByCd5vJdlbbyr6zfOf7fd2miRy/ai/wIXOPzlJsvv1u/m+OXKOSOE EEKIuqhiWi+3M7dc0JHZ/xSaj3d4n9IqgCyjUbbCIzEM6OY6Ua1/derjP6gZqghmqPpAgGbjcW3A 96UdoL4LRN3Sv2P4Va9u1PzL15q7svX+ABwCaNmDaFWYm8byEvJTI1AEzyW/1ARcw809ehOtOMD6 vP3Ole2LBynY8A1070uv4Oo0/lex7olbpZRe8Nh3L/C8NaT4pAlNewzhhfgu6LMWsXjjsco9D8tP kL8sC42+C08nDr0C03e4n7eygvV7Mazlvc1HAvSQ8MY2GuWAh7m/g2gZNZdi1wex0YjReJTcpDBg OJmFJRiN2cSF3GgtAHaxKvsLDC6FpbHwc1blGaxrwzS37qtz80C37QuR/brTznrn2YdZHotBs+l1 pvbytHguYL7AkfxPWPbBVvQ/N56lcYUD+1Q+x1FpssmY2tdLEMU29ddsjqk0bMqIp5fbl6c2RM3f 4eZ+MGI8lUuSEuifSeEFI8a1cYR4/H+NSTNCRiaSZl9QPo9FMZ1poVCgULSgbdgkNLZGRgYx7fF7 3ZSNPrI9N/LWsr7QYVpIk56c11diUEYTHVbRiGk2HiZ/1Qo+yDvIz7ZnrF/HsL307GLV+m8cektd Qp+TRbrHst43lpdPyFv1OYUOI/5M+vW8nu6yzlaNy7wgWoY9gkrprkwu4+S2z7w8uwLNv3x1+z36 +8ywsY5G0Xd5koShnXFZMSwAfkebe//A463BsOJd3vvCYH03MXHpeAFvzZrNMn1T7p81g/H3VuS0 6dg6kgZGEPHgo4xZuqeKjjjAbycoyjsAdKGPx9G2N9Kz3wC6cJav/vYKr+X+4BykKT/LwdzXmZzw HmcJI/4vj3Nvrb8n+eoXvls1i/j4eMvnmVdYfbpi6+nVr/CMbdvUVXxnvSXKv9tIWnah5QfjDpZ8 soefKv7M4vJBtG+q+Y/1x9bjJvCEw3fhKihkMDOSwqw/FaFJeIC21hEqLYKjmamxTejbn+RZjxPq ZUTklXOZ/361zNpgMY7pb+0A9OS8HG/53fT/o/iiBFKEEEKI+sE664lLXccuqA0dQ9thUP+TzYcC 1OHVK+toFP09PJMwiJBrXd8f/atTd+1sqxOtpsDg0jZo/Ib1q3aB7dzt7Yi5fLztuEub2nkK168l j3vp1/NWa73A13YAgN8wHilg1TINefpSN51x6ja/6pYeztWvY/hVr27c/MrXelbvD1DNpw2RU5KJ 411UE+ejtg5hy8l4kYnpp4icNphe1gxq0n4ASS8/yonX/8pf3v6c/UdOcvzgLv65YC5zv7ybvy4e xwPNXQslXzTh+tvuopfiAGuzP2bzV1+j05dUDjSAJZMjn2H1lOZkh7eumL5AoUAxKBX1ep1Lg3mg 2II97qaCKcOgy3OYZsrh4zj0r0l7Br20iAUjL7J05CjGz1ezYecedLo97NygZuGUPzN6wREefnkB qUM74tQJ2nyW7/LWW4cXbqfo3K/w62G+3LQOrVbL+q+Oc9lxf59U8YCzX9DVnY/Ozx6G9tEofyRx XO9qzv3tLChkGC+n3UvBoiEEx6Q6XN+T6Rkxk4LIFJY/25eWQFDIcF7LjAO1is5u932KWU/2tIx6 Mu7hzfFjmakB1aC7oWhb5e9euwmd9cFqPr6JuaMmMH3Kc7yy8ZjDQ87PPGosauV6v5rOo3vzWaJm akDVj/v4ji2Vrhct63UGTJgw6t5lfFQSGvox6D4o2mI5b6dPtcs6ueZQ9OK597NItgdT3OlPcu4S ngu70XWDH2xBm72kRIwjVZ2DVvsJGZPHkpDXhrj0iUTaXw7LOL5hEaOensqUMYvZeNz2Uu7PMRzK vJQnGJG6Aq1WS07GNAYm5KCMS2ZKZA3mFw4KYeTLzxNZMJOIEXMsZWROBpMHJpCnnET6FEtZitcy D8znvyPPeh2v217EOeDXw1+ySatFq93IV8etFaqWfZmSPsmlTM5BnTqSzqp3oabn4wff89XD9+jn M8OiYjTK4MTRPFSjdUU8a9IumqQ0Fa2N/8fcRwcyeOzTxD89iuj7HuOvOacIGbuQdxIfopXDM9l0 5jD/0huB4+QXnawUSDEfX02c4/tZy74kFxqBzSQ/eIv19+0ZsOxbKl63g2jx0FMs/eujKIyf8/dR 99H54ZHE/+UlXnruKUY83It7R/2NfGMoqjeX8PKg9h4CMleDmUs/6dBoNJbPqo3oHAZvG3UbWWXb tv0nLllviCbNbqBdxW60bq3gOoef4TfOfvEJGet/tP7sbTSKTRuiXnyXTJW3iXv7k6R5jeQqR0Rd KQ4Ltbr7FM8lyqGcE0IIIUQdZpv1xKkh3FFrwqKjPbStVc3nuoRtf9tolMFxjHvIU4ceP9jrRGnE BI+01s8s9aL4nlGkFHQnefkkax2tGSEj/0qmCtSqR4ix1iO02k/IiB9ARMpeIpOf5cnQGy0deP1p BzAfY8PcKTw9PZ4xr3zOcacKVz1oT/GjbunxXP05hp/16kbNj3ytb/X+Jmaz2efWriZNLMWF0eg6 LZeFybCHVW/NY1J6nuUXkUlkzopjpOt0WeWn0a1+l9eXriBHZwAUdIqawPNzEonr066i8b80n9Sw GDSqXHROC5CXkJ8aS4wmmlzd7IqKkfkCh/OyyUj/B8vy9SiTrH/n5jgmw1bmTVrNzbNnk2Dr0Wky oFv3EZlJSzg27WPWJPbyOM2XQmHZUikvrP8rnWTntFmZ9GqGhSZQZEub7VzSbXNNu9E/k8LPnHuC m42H+dfqlWRlqa15CKAkbHgc8fHjGPmHTihcS3fTAdTDHiMhz95V2ok9v1w3WLk9Zzd5W5ntHDuS WbiMuLZfes0jZ5fQq58mNKFimhwnSsdjmLm47x1GR8/m+DOfsPXlh/0MpLikM6SZw7ZS9Pmfsz77 Vct8nGBpRMicQdzISEKcemNagmKbPn3bOlUYoFSR9tqfGfxouH1f27Vg3cODMJJytZaF0S4Xo01+ hme/DmPxe3MY1dl2dfqTR3Wf2+usOmp4vXsSsPT5q4rzsbGcVx9Oe7smbKq6NmzlWXfXMqh619xV y7vaZDKgy93Ap0tfsQzZBmvZ8BTR4Y8QZV8M0D1f88Rk0LHuo0ySUjQY8PR8NXP5sJbkuJf4OmwO 7y0cSedmFYWgb8ew72x9HqZYR9d4Ku8q+HouljJyAx9lplnLUyWRSbOZFTfcOb88lnlVlZ8O5SZ4 LpPTE3hyiOtidBV8Px8/+JSv7r9H7+ds43LuF/eSOfoJko//idytKUT5EEip9nmXl7D/s3+wMGO5 /b1EETaKqZMmMXH0g7Rv5pLRl37gnzOn8mxeW/7yTjozwh0XoTfzy86/Efbo3/Cy0gnQmxc//5TU cJeOHOYLHPnXOj5Z8xEfvJfHYdvvFWH8cfyT/GnM4wy89zYcbg+fVTt/qmRElzGCiJQC1w2VdUpj x95Ewq4BzP9j38pXefHVbI52nUTawhnEhjjc0Ze/Rz32cRKsgZTW4zTsfju2ikCKVQ3LN2o1vwJD 0lczdT191IM0Svpqpq6nj3qQRklfzdT19FEP0lg5fSZK8+cRFrMFldM7vQunuuo42hbMIyxmEfhQ z/f+Xu1alyhlX+YkopP/yzO5q3g5ys/19TzWqU0Y9Tv5fP0HvGCrn3mqF+H+vUypSuO1sYN51F6f q6KebmOvr//KYe3LxD37H8IWL2XhqK7YW8GqaH+obnuKrypfF574WLfkoudz9fkYFn7Vq618P5+6 z/dz8TFf60i939fwSEADKX4rN1Jy5gKXr23BzW0UzqMnapO1QJgXutzNje8hSOPC9wuntpVjLCnh wmW4tkUb2ihqLxfrzjmLhqyuX2d1PX11meRdZQ0pTxrSudAAz8dXNT5v8yXOnz7HRa6nVdsbqxWs CCTzpfOcPncRM9fS4uabUFxTswTVOH8ambqeX5K+mqnr6aMepFHSVzN1PX3UgzRK+mqmrqePepDG up4+cXU0tOuiIZ1PQzoXHM7H1/CI+yjBlXKNgjZKJcorGUShYmFXt0xGzpWUVV4QvM66BkWbW1Eq b63VIIoQQgghRJWaNOPGW5Uob736QRSAJs1u5FalEqWyTY2DKEIIIYQQQgghGq/6ECkIvJb38vi0 QRjSk5mR8YllTQGTAd36HNRzpqJSK0meMYC7GmfuCCGEEEIIIYQQQgghhBDCqpGGCm4kLHEFhbnP otw4iycigmnRIpiIJ15gFcP5eMe7zK4zi2cKIYQQQgghhBBCCCGEEOJqacSxgpaERMUxf2MxRqPR +ilm4/wJDA6zLj4vhBBCCCGEEEIIIYQQQohGTeIFQgghhBBCCCGEEEIIIYQQHkggRQghhBBCCCGE EEIIIYQQwgMJpAghhBBCCCGEEEIIIYQQQngggRQhhBBCCCGEEEIIIYQQQggPmpjNZrPrLz1p0qSJ 66+EEEIIIYQQQgghhBBCCCHqHV/DIzIiRQghhBBCCCGEEEIIIYQQwoNqjUgxGo2umxodhUIBjSwv GuM5iyuvrl9ndT19dZnkXWUNKU8a0rnQAM/HV431vH0l+eOfup5fkr6aqevpox6kUdJXM3U9fdSD NEr6aqaup496kMa6nj5xdTS066IhnU9DOhcczsfX8IiMSBFCCCGEEEIIIYQQQgghhPBAAilCCCGE EEIIIYQQQgghhBAeSCBFCCGEEEIIIYQQQgghhBDCAwmkCCGEEEIIIYQQQgghhBBCeCCBFCGEEEII IYQQQgghhBBCCA8kkCKEEEIIIYQQQgghhBBCCOGBBFKEEEIIIYQQQgghhBBCCCE8kECKEEIIIYQQ QgghhBBCCCGEBxJIEUIIIYQQAWam3FiCwfATJcZy1401ZDu2gZ/OX8LsulkIIYQQQgghhAgwCaQI IYQQ1WLCqC9Aq05lkEKBwvYZlIp6vQ6DyXV/IRqD3/j54EbemB7LvW3vIDj4Lu5oez8x099my+EL AQh6mLh0bAt/H/UQwcHDeH13KU1cd6lSKQfUCQQrFCiC55JfWvduVvO5XSyK6WovV3pk6Kh+OMpS VuVkxFvOWaFAoRhKqnoDOkOZ687OjHryczKID7b9XTCDUlewXmeg7uWaEEIIIYQQQtQeCaQIIYQQ fivDkP93RoQOQpWQToHjpoJ0Ep6IIDjmb+RX1UgpRIPyK4btrzE6fAR/XZbH6bBBjFGNZlDYz+Qv e4HYYfNZe+yS6x/5znyBw1uWMHnwn1iQfxwIoXvHlq57VaGMk9o5PJagxgDQL4yuLevS67CZcsMu /pE8g7n5x103VkNFWTU2RWM5ZwDySE8YSUR4IuoDpU5/YWMybGXuiIHEjE1BY/9DAwXpU3kiYiiT 1d9idP4TIYQQQgghhGiw6lLNUQghhKgXTPpVTIpJcw6guCpIY+K8DZyUbtuiUTBz+fA65k5/nXxj KGMzd3Jg+2qWZa1g9ab1vPdUGOjfJ21VIb+4/qlXJi6dO8r+/H+y+Jlh9IlNY/dvN6MAaN+NkNuu c/0DL8ow5L/GRNW71oCCkv4R3WjruttVYab852N8rX2dpwbG8oKm0HWHaqmyrDKoSXhsDtqTLkFf 0wFWTopnUUFF6MVZEZqE8SRrj9a9kSnlJ9j+ynDaKiJIzS9x3SqEEEIIIYQQ1dI4AinmUvT5G8nX lwZgSom6wkz5+cN8teVT1JlvkJHxBpnqT9ny1WHOlzecsxRCiLqnhAJ1Fnm2H5UqFuYXc8FoxHha hyapv31Pg/qfbD5Ugx74QtQX5hNseSODlfqm9J67mNf+fC+trrFMutVE8XtGTJlAP4wUffpvfijz 4z3ll10s6tONB2PG81JOEE++kcPqV2NpCige7kHw9b5O7GXCqHuX8TFpHFSlME/VHWhHaMc2deBl +DdKts/n4bt+T6RqDqv1gRrn4VpWxZGpO4XReJbi3BQibb83rOW9zUccAiImSgs0zMuzBVG6o8rc zWmjkQvF60iOVFp/X4T6vW0cqjORFDPlZ75mVcozjF7wuYyWEUIIIYQQQgTU1a87Boxt4dHTnL/k XKMzFeeQFDOCmKQcimu7sleaT6p9HmnnT3B8Bjn5epeKXQn5qRGV9nX6DFWjd0y3+ReO5aWjCu/D I7HPsGjtVxQV7SUvK5nYR/oQrnqNjV7nITdTbtjKKzFdAzQ3uO0cghmUscdLxdVEaf5cy/zcrudk 52PaTAZ0Wsc5u4eSqs5Hb6y8v8mgQ+s0L3hv4jO0HuYFN2HU56NOHVqR/8HxZGjdr3dQ6diDUlFX +o594eN5i2poqHn7K4btC4lpqyA4NR/3E7O4Oo8uYwQKRTBD1QecexGbDqAeGly5/FEoUCjGota7 BAOMevKd1gbxdl81MKYSjhSesv6gpP/sZBJ6KS0PVEUXhsSNoCKUspcdRWfsP1VXIMoav47hRxnr vzIMOi0Z8b2txw5mUKqafL1vV7GzAN8HtS2Q+VqdXvfGPWQMCnZ/T9eImcvfbyIzSwfK8aQ81YsW TvGNJlx75+/p3R7YX8zR//3muNEr08ljnPpDEmnL1vLlPi1vPN2TXw98w1laE/pAZ27xKY5iwnhg FYkjZ3JQ9S4bXnuU3+0qAu6jV9cbXXe+CsxcPn8Gnf1mvIdRry1g+p3Oe/mt9Bu2aHTWH5T0n53I uC4tgaYooyYzKynMus1A3ppdDgGRs+i2bKmYBqz/s8wcdzcKIEj5MEmzxmELpZC3mZ11IFhsPqdj 1fxJ9Ls7kum7bmfShIdcdxFCCCFEfWJvWxtBhu6861YHFe1Rnt/tfakz+FNHcd3Xe7sRlKLPV5M6 qKK+HRyfgdbdmnNXu75Q77h+F96+N0/8O4Zf9epGzb989c6Xe9hV7dT7G1Ag5VeOrJ5OcPDjvPbl WactQR0fI23tGnLThxN8pc5YqSItW4NGY/1kp9FvawpjY1QepkHojiptRcX+jp8Z4bSzp/tXDPlL mDxmIT/0nc/nRXr2bvyQrKwVrNmuo+jz+fT9YREjHl/IxlO/Ov8LAMo4o/uIlPFTrPOLB5KBgpQM VntqnDF+zfIFKx3m53bla9rOo3vzWSJUSzimWopGoyE77VY0CTEMTF7nNI2O6aSWqeERqFIK6WfL 38yBHEtRERE+02UqCxNGXSYjQmNI0Nxq//6yp8ESVQThU7XOU/QY9/Dm+JGoUn5ClZmNRrOCtA6b SPD4HXvi63kL/zXQvC0/jW7Vy4wfPY98n5/WJoy6lcxK2ei6weLnU+iLIDLJck85fyYT3q5pxb7G PWSMGEhMQiEPZGZbyzgVLHF3XzVAJiNnD9lKss7063m708M0qGNP+nVy+EVNBaKs8esYvpex/rOO CohQkXJsIJkaDZrsaXTQJBAz0M30Qt7Uxn1QqwKVr9XtdX8eXdYCUjxO1VQTv/D9tly2oqD75CE8 dNPvXHeAps1pcS3AAQ67fT9xLyjkSTKz5pM4pj89lM1pYj7N97sOAB15sPOtuPlPlZhOriP5sUlo OqewfP4oQv5bxNbDQP/76d72GtfdryIFnQbNIDN3FW/FR9K2hu+s5cU6cuxft+vomxvp2us++0/k /Yei09bl7MuPosuxBWBAGdrRIS1BtOwaRj/71sAEi2vKfGYfH2+6TPQCLflrFzH+gVtddxFCCCFE vbSRlDmfeeiIa8KoW8WC9Ir3lkp8qjP4U0cp46R2JuERKlK2hlrbjbLJVP1Eirt2I86jy5hAaEwC mg7TyNZo0GhWMA0NqoihTHWqi13t+kJ948/35omfx/CrXt2Y+Zmv3vh0D7uqvXp/Dato9cQ1bbmn /yCiQlpSVcdFk2EPH6YODUDP9dsJ6z+E2NhYy2d4Ilm6XJKURaiTllNQ6dhNUYb1r9jf8RMVYpkL HDCf3UXm86+Tf/szvP63pwjv2BJ7E8A1LekY/jSvvjmVLgfe5cWMf3HGPizlN87pPmZ+/GPcHfES u0KGMeH+1raNAZTDPPWXbqKDZZzc8iFL3Dbg+Jc2k/4z5qRsRJm0nE/mTyA2Npbhia+xOm0QBvUi 3i6wRdovcWjzP1EbBpG2YzNZiaMt+Rn3Mmt2LCTS8C5Jb++qSKvxa7JmLaYgciE79r1D4nBL/g9P fIsCzSRwObZ+dQYpBe1Iyl3B/LjhxMaOJjEjk7TIEg/fsSv/zlv4o4HmrbkE3ao04vv1JWL6bkIm jeN+1308MX5N1qx/gGp0xXQulbTjgeihlcug2EhCFLbHhe3av5e0HSut176ljHunQEMcLvdVQ3RN GInfGDEajRiNG0kMs5XQVmeOUnTY+VfVF4iyxr9j+F7GVoNJz+o5iylQJpP7ycvExcYSO/w5Mla7 KZM9qfX7oHYEIl+r3+ve9iJpRKWqhTP/7Ue+zPkS6M6Q8C40d90eSBeO8+2e40BX7r6zhevWSkyG rcybmIS6cwq5779AlPIafj5xmKJKAYKrKYgW9z/DrsJv2bN6HnFRnezvfdVXzpmjh6goilxH31zD zXfcRUXM1yHA5VSGdaJfr2Ba2vcDbr6D7vY/PMyuw//FGoK5aoJC4vhsx/vMfiqabq2udd0shBBC iPosLwu1u3dl03G2ZH3gfi04f+oM/tRRTEfY/N5aDE7tRsOJm7+SHZXe623v4HuJTMtnX1Yiw2Nj LXWxd1ajicOpLnZ16wv1kD/fmyd+HcO/enWj5le+euDPPeyqFuv9Aa0+2oMQVQ1vMv/C8S8+4tXn htJDoUDRI4b42e+R5zod1S86liXEk7Dsa0oNX/LB/MkM6tEWRY+hTH9jIwd/tk4N8YuOZQlTmbtq P3CKbW++QHx8PAnLdJYFTe3Hsf5sVXk41vPMSc3g+5AJaN6IpesNAc0eaNmDaFUYGPQcOe1H9M2u nDP/zmX5gZsZnKgi6hZ3vSh/R+uHRpM4+Gb0K3LYftz2fy5zZt9GNl38Awu061mbPpEHWvmzQKsv +vNc0mhIf5PlrkMvjfv45O3NdH7uOVT2+SBs/EnbJQ7t3Ewew5kd18ehYn8jYROfI0mpQ7PlG8sN aTrKzjW7oP9QBoc6Nh4EoQh9lDH9lRgKj3DaBGCidM96lhS0I2nWGMLsjcYATbktdjHFxh3Mj2pj +ZX92PHERVp/B6C4j4mzxqE0bGGLznlkVGX+nLfwTwPNW3MJ+z7ezsXol9Dmf0z6+L60ct3HHdNR tMkJpPAMryT8AYexJRW7nD5Cobs4ZyVGTuiPANfTuoVzngbd0AqHu6GRKuPkl9vZav/5XiK63+y0 h18CUdb4dQw/ythqMB3axZo86D9bRWRLWzkbhCJsDLOSwjBotqGr6uWzFu+D2hOYfK1ur3vTyXUk j1wMaSkkRNTgevTAfKyQzV+chdZ96Xu3U5N7hXMGDp0G6EKndtUvj387cZB/G4DQ++nRoYpv0biH N8fHs+jgQDLfnEqUsilwkWLdvzG4CxBcNUEo2t9Nz5CbaVZVjx+flfPzuf+5/tJJUIvW3GX/6WdK Si0jik0/n+Mnh/0qCVLQ+q6Kl7mLJaVO79dCCCGEEAETOYkkVRnpC1ahc5reyoSxcC1vq5U8lzS6 YtpRGz/qDP7UUez7jnmUUKd2oxsJHTyU/pyi8EiJdWTCWfZ8+hEFynHMmnifc0eZoDuIzfwKY/Fc oloGXfX6Qn3kz/fmiV/H8Kte3bj5la+e+HEPO6nlen/AIgWWKZSimLQ71DJkR6Mhe5CBeZWGN13i 2Nq5/HHAHLY2G8Kiz7ezbel4Ov+YxdBhs1j53fmKYEp5KT9u0rB22wfMfW4JB9tFMyXtHbL+3Ibt f51O0gf7uQhw7S30jInh4Z5K4AY69hnA4MGDiel5C9c6HGfTj6UVPeasw7GSikLJKjyF0XiKwik3 sltzgJJW9zNkcBjKgOWOC2UIHdtW56s8z7dffMFZuhF1XwfLublzbQfui+oGxn0UHrpg/WUzQuJW sCN7Dk9Fd7MvABtYLfn9uERm99/LkqztDsMOraNRDo5k1rMDKj/g/EmbreByl4c3tCOku0NwJKgL cWuLMa6NI6TK79I6H7gymuiwqkcuWAoFg5verEHccHsnujs9PD3x47yFnxpo3gZ1Ie6zzWTPnkB0 t5sqRqN5VcbJdYtJUncgbcE47mvh7WboSMjtVfWDbk1YdDRKDvBl0WmnxYmNxfvZbejOwF6duMHp bxoPk2EH77691j6FoTIpnuEhzVz28l0gyhq/juFPGes3W+XAdYohAAW3h3T0raNBrd8HtSBA+Vqt Xvemo6x7JQ115+dZEH8/VY/h8JeZiycOsRcg/B5CWrmfbMt07jRHjIDyJlo1r27+l/PfA/spBFpH dKG9+39lYfwWdWICKQcHkrnh78R1sVZHTSfYt/VgzYOcdd5vXDjrfcqtoBtaUVG1Pofh3EUATBfO cshhv0qCmtPq1uvtPxoM5ySQIoQQQoja0fRexiU/S/+CD8jacryi3mMdjXIwKZFno90sLOdzncG/ OkpQSBxrjcWsjetSdYOqdb06peoRwuyNyR5czfpCveTf9+aef8fwq17dqPmXrx75fA87qv16f4CO WELB24tQMwnN8lTLkJ3YWIYn/p3lSU2dhjeZzxSwdPb7lIxdQNbfnuax8Afo/fBokjP+zoygT3hh rhb9Zedl0s9+U869L7/FvKdHERs7HNW0qUzobWTrml3oy8xwbXt6D47h4e63AC3o1GcgsbGxDO7d 3kOwwTb6oC+zZz5Nv5CWQEtCYqcxK6kp6ve2OSy4GTimkzv42NdC1B3bAsetg+mk9Nab8zqUnYJp fTVu4qDODJ8xDtQf8EmhdVRK6S7eTlpL99kqIlt6a/UIkKLDnPjZ+1lXKgBtedu9E7dziPycmi7u ZaBIf4qfXX8txBVmOrmBV5J2MlCzmOfCPC2qbLJOdVPO2aJNVSwGFkTLyEksT1aiVk1ljjoHrVaL Vj2HERGLIfnvzB5yR6AeLvWL8VtWpr7IItsUhpEpLH+2by33eA9EWePnMXwoY6vvCPoTlcax1phv 98FVViv5an2R3BSOZvkkl9GWgXKZ00cPcRy48/5g2rmNW9vKGOCu9rStdjouULxvH0aU3Nf9Djx+ k6ajaJPHk6BRkrz8JesC61Y/n0JfZHBfSRVCCCGEEHVOUMhgZiQ1Rf32WgqNJkubXsFyktRdmB33 YC3Xt/CxjlK58dgy64OS7iFtQV9ATk0XKK+V+kJD5sv3VhV/juFnvbpR8ydffXcl6v3Vrck6s0dZ h/HIbY6V0jZEzd/hMFStnDO7N/OhviMjhj1Ie4de4k1aP8Co+EiM67Vs/t65X5ty6CiGdbuxYn2T Zm1of2crOPIT/7vkHHTxTRmnj+g9L3oekMLpBLq8dZYGRq0WrTqVmM5JHFJp2PRipJuCvgyDLq9i f/tnEzqDS5TuuuY0v87bVxfEdc2b4y3UUnuCaBmpYnb/vdYFwS6hz8kinXHMGB5S8wvO1gDSvRO3 u069FtSGjqHtqo5smk5SkL2GPOUk0qdYGzltxy3bzsLRA4l5p4SIdOuiYUmQnhDDwMRVHLA+tC0N Qkq6h7Sr1PM+qG1HQpX41FtAiFpl7Ym+aWAKL/kU3FhHStJ6iEmxLiBvXQwsdAIZjtP1BSnpNTbZ uvDdWFQqFaoEDSS9xNTYu+vImgNXlsmwlbkjhpCgKbL8QhnnMJVQdQWirPHzGIEoYz2yTQvnbuRT U9p2DEFZGx0A/L4PakGt5qtn9hfJ9OcZ4vR+FkiXOfvTCaA993Ro42Ho9CV+LNqLAVA+2Jnbq9un wvRf9LuPAncR0U3p/rs0nSR/3lRUaiXJuf9gdtRtTvvZF2DvF0bX6nRqqTd+R4vW3kfcOE/h1Qpl K8soE+cpv9ww/cK5nyyjVwCUyla1uy6OEEIIIRq5NkTGxdO/YDFzVusxmfTkvL4Sajj63yIwdRST 4QuyV+1CGZfMlMg2DvUwKNvxKqNDx/NOyUOkazRoNEtJQkNCjIpE9beWYMpVqi/UX4H43vw5hp/1 6kbNn3wNoCtU7w/IcSuirJUvJmflnD99krN0oGt7h8AIOIyi+IlT/7PM0exRkxbc0sGnmdE8sH1x HrgruPxl0JAyVmVpYFSpUCWkUxCpYkx0d9q57YlZhCZlQsX+9s98Pv3BNj1XPREUwsiXnycyLwu1 Ngf1vF0u8+JdTaUc+H/27j2u6Xp/4PgLKrOWplk2S0sD9RSmUWYZEKWWxlHJNMsdDa3wQpqE8jMP 4TUyM4nSKMX0LG12wWjKQa0wd9A8ladpRhecl7wui1R0aYrb74/dxwYbDOXyfj4e+4N9v3z3+Xz2 /X73/Xzen8vyF3lynpEEbw1LRaUox63lyLrZtpFVg0iYvQJ9dgJo3mL5VpnvUNQXZZQsf5mU9VFk vvAQ11Vx+V10fW8yNR+zafObtgXzXBaQV66zBUbBumBeNoO7jWRRaX/WHzlhXXT9xGbm/G03C6MH Mt5tOseGz2zcwKyRic6RKMoE96mExAUU2HXQoJh+YPn02n+QdLqE5pdf6vFsZ2M+wLfrdgDh9Ol+ U/WnFzu+j+JvjaDoyq03eT6UAxxH/8YE4uYZUWW/TKpHEAVOs/e7rexBSe/om2nttq2huZgrWlzl +aYb9ym8rqBVc2tDhPuUX16YTRzd7eyOdFmr5hJIEUIIIUStCg1/mJkZt1E4azla7XJmFfb0WEvk ArLPTLBzoJc6h5Gi/TcybruedbYF5OPjRzF71RqyVaCZ9SFbq1orQghRhfNX7w/CoV2ma6iSc5Fi xWWe3RHtoyhqISpVQSjNu/dnQswWZs1dwgZDGZiN6N/LYk7mGRKeup+baloyylQKDtsaGE0mTCd2 UnD3dpLippDjuRA7AJGkFOxz7u94uSxwHtIExVWX+RGFLuf4b0c4wWVcpWjivVGjVoWi6DaQcQln yBz+NJkdn2PmkCCMRsE5N6TXUUP26bl8TddhNrJ14SQeStpKr+x/MS/epWHJftzeg0kY0Ml9ETCa Ex51FxHYF/eyz3/ofdiefdHuivMmCnG+mDHp3+XZpK1+9kQPRREeQ3x8XyI9RlCEXhfNY6pIKPyM zbtPg9lA7vTXKOo9jYUz4wm3B4ZDlUT+YzJzMtq5TefYsJkxlbzHmKgBbtN5FWzOClIQJRj3mgCP UZN7bJVs86F6HcZrHynqbR7V6gr0OqhFtVqu3hxHn5NO0obaf5D0h+Xgd3zxXyMoonjg9mur+Vxi 4a+devKPAt1upn1Lz+dIMBs+YXraOmvnlKQ7aW2fOsHxakW3pDzASGFSJM0UChSJWt8jlOu1i7n6 hpvo4Pj7W7b+7Pr8Wc7v+3azx/F3Jzq0sY1lvvoGIhz/uIcNW3e5L2z6+z6KHf/YgZ4drvFzzmIh hBBCiOq6km5DnyCBTIYP19AxI5khNR6NQo3rKGbjFhYmjyRpQ3ey184k3lHnsNfDlPQepmJAuEf9 UHETUdGdwL5A+XmvL9R3NfverAI5RoD16kYtkHINhvNb7w9Cmu0nkz+aclWbSvu4Aa3o0PqKalay A6DoRNywvqCZwoBubVA0CyN6OQwr0Lg3sAdL6HXEpkwiRbmOBR9vc6+Q+ivkGjr36AyU8O3OP/A5 qZnlGLu/+xkTnenR+ZraL0tvQtvSJ/EJYoggYdxAunkdhVNLvI0oMh9CN2s0sVN+ZUTBJyxKuMU9 WGIfKuntR4vqDNPzZ4SWELXEHuxQdqOTWc8al+kC12w2cAY4Y9jMGm2+x/onVauwvpCbS2nW8jLn w2CDZsZUspLkh0ajsbfCxqRR8K/JNZzOK1DBuNcEeAxv99ig8Tb8t5pq8TqoFUEsV3tAQdnrRszf rHWZLnQtmw1lQBmGzWvRaosCXP+rMmbOnD3n5dnkT35a/zEfmaDlsAHEtq3u9XGWw7t+4heg7b03 c2OFOEogHXvsGsjIlPIyDvz4AwbjScpd3r44LJJBjuHXnh2VjvPz1m8df9H7DiJa28IhF99A5KBI xyb3Zx8zZT/r2eDYehvREZVPISaEEEIIEQyh191H4oR+oBzIuKFdPTrA1ibvdRTrzATDmbL/Ya+d 6aztSN4b3qs1xVEQ6wuNg/fvLTCBHCPAenWjFki5VuE81/uDcgVWfnNwZZ++y1tU6hS/FO/A6HXa r2AzU6bL5KGVt5Brn5bGZMK0bjYJseG1dzO2RZiNmi/QV6u39uV0junD3exl4/pt/FqxtQIAy69b ydPugB6x9Ay/UJMthKKIHM8609dkBzMwFXoDUYN7eh+VY5tTskIDr+kH1GMeJm75tczVLa4wX7qV LWLqowHYM7ocelNPBvdWegms2BtyghldFSJA9vlVPacYtE8ziJGizPGoVBOZv9mIuUxHepiCsHSd 7yBvQL1fgvijWCedwah7mcGRziCKUrUY/arngx5ECca9JqBjVOce67em3BT1AL29VhZsI1YDOs+q EOh14Pn/wVSr5erJGVAwatIY7jZd6HCSMguBQjKThqNSLWLz4cpGuPqjKe06R6DgFzZ9s5Ojbs8m Fsr3f8bbCz4HHmDyyCiucTzgmTltLEG/4xeOl/t4oHFzgl9++Bm4kbtvbot1NQ9XoTSPncGuCiN7 na8T27PpDdAhg03HTZhMu1id0KnS66fOO/0TK5/pR+fud9Kt62Be+OygM5jVvAt9VPaAiJHCWVks Lymz3cMWMSdTb9umpPfgni6jsVsS2aePcwrcwjeZu9w6f7fZuJHMOcudo3h6P0DUTcHoDVpT5zj+ 40ZbpamAjcW/ASfY89V663v533DgrD/nmRBCCCHqriuJTF6FaddrLiM/aqo6dRTnzATL2/0fOl+d 6SptA/TomX9e6wsNQXW+N0+BHSOgenWjFli51th5rvcH5/u1VdSMmk/44pDrBV+KLj0aRdgMdGVm 6zQDXXrQR1FCfuEO98r2qZ0Urf0eInrSPaw6jf9VrHviVRllJ1z77tWyym6MfgmhSZcBTE7shCFn Hq+t2+/W8xCA8oPoluSgMXTi6eSB3HpZ7Yakzj/7BbmFlfnfWxflAsC2qL0xElWfLo55Mh3DLPfH oVk/n/HdfSxOS1PCByWSotSTOWclerceusfZnr+aQvox4ZHbrMe2f5eFq8nf7jJVhm3RM6OyD30i W9rePIdpbxErl2goNJR56a0rRJA1j2X2roqNiCbTCQ4XpKJESe9sPSfsjYg+7+FgPrSJDzR6lKr7 iWwe6nx48LIvpu/JX7kFYu6ma5sg/SjWOWZM+sWMjMugyOVdo2Y0ka2beUwjZHt1yUJf4Wbtp4Du NWAx7UG3chnvFu7kpP1mE9AxArvHBsp6/kDhyk/Z7nKfNRvymZ/pPM8AsJxgr+5Dlry7AcPJc86D +CvQ68Dz/4MqsHL1+j36rbKAwj4KUiKBQWRvL8VkWkFCjadEuIhWt93LIy3BuGwx73xptD2bmDl9 oIg3p05jiaEJd0ydxMjbnGeOef8aUvpGE333gwxbuLWKjjjAuYMUF5YAnbirWqNtXUas9OxAmzo3 F9Wf/LhyKomJidbX2BfJPeLceiT3Rcbat41fyY+2S6L8x3VkrNhu/cO0iQUfbnVZQL4l3R95nBj7 n0Y1SZFtUChaEuZ6D1MO5KkH2rtcA/YpcO1P1c6p0pqFuUxlSERwpsMNirP89vUSW6VpBBPf3AQY yJuZaH1v4r/ZdSrgi0kIIYQQjUBAdRTOYNyaQ/JD09iv0rA+K5Hu3oIoAKHhDJo0AqVxOXOWfutS B3CtOz/OI91bBlxfqHFdqQEI7Hvz3i4X0DECqlc3bgGVa03P5fNc76/p/9u0ImZcKgksRvXkbNS2 ITR5Wc/zZOZhYib0p7utgELaPkDKzAc5OP+f/N9bn7Jj7yEO7NzCR3NmMOOrW/jnayO48/LAq8cQ wmXX3UR3RQmrV3zAZ19/i95QWjHQANYKYsxYcsddzoqolu4NXv3SUefrMdY0ROWVPdizhVWbPRdj PoNRX+gy/YbLS2dw3kRD2tLvhXnMGXKKhUMeZeRsNWs3b0Wv38rmtWrmjnuCoXP2ct/MOaQPbO8+ Z7XlKD8W5luPuWYjxcf+gr/28NX6NWi1WvK/PsBZ1/3PpwDSZl9krCjtMQanL7OdaxPom5SHMiGV cTG2NWVMW3lj5HCmaEDV7xYo/qJi2WrXozfaGoOb9+SZpWnEFE0huusYsvK0aLV5qNNHEJ22jZjU Z3i825W2VDQlfEgyGTHbSIseQbo6D632Q7LGDCepsBUJmU8S47gp7GftjHE8PTGRYS9+ygHXenwA +RYBaqBlazn+I4W283fNxmKOAX/t+Yr1Wi1a7Tq+PnDa81/84HIP7zjEdj5r0arTieuoQs1oMsf1 tAURwxny6ixUnvvmZZHYNZa0oghSpz5yfqfzO6/MnNhX4hZEqV0B3Gs4w4G183j06fGMG/Ya6w7Y A12BHCOAe2x1hIYzZOZz1vvs4OnW54W8LMb0TaJQ6XKeAZYD65nx6CgmjnuWF9ftdwtC1851ULv8 L1df3yN1ttd9SJs+pGSoaGn6NzMe7Ev/4U+T+PSj9Ln9If6Zd5jw4XNZlHwPLVwe78y/7+E/BhNw AF3xoQqBFMuBXBJcn8+a9yR1uwn4jNS7r7G935YHlvyAf4/b9l5/dXU6Lwunf9Wj0Wisr5Xr0LvU tk36day0b9v4K6dtX3NI0yto49yNli0V2FY6wTo6eDT/KkhzBlM8KRM85vO2UXTn2X/lkOoIpniK QOW53twF1ZTwhBVeKlC2164ZxLrc54QQQgjR8PldZ/C7jmLrVBebgoZe9Lsdij+3ti+4vRxtiqE0 jxnN0tQIitJi6ZqYRZ5Wi1a7jPTBj1WoO/tfX6isrlQ36wu1wu/vrZJ2uUCOEWC9ulELoFx9n8sB XMPnUYjFYvH7CgoJsdaATSbPabmszMatrHxzFqMzC61vxKSQPTWBIZ7TZZUfQZ+7mPkLl5GnNwIK OsSO4rnpySTc1cbZ+F+mIz0yDo2qAP3sWJeTtxRdejxxmj4U6Kc5K0aWE+wpXEFW5tss0RlQptj+ z8txzMYNzBqdy9XTppFkH6VgNqJf8z7ZKQvYP+EDViV39znNl0Jh3VKhLGyflUmqe9pszAY1D3dL otieNnteHNMreNE7m+2fJBDuciiLaQ//yV1OTo7aVoYASiIHJZCYOIIh93ZA4RmPMpegfvghkgq9 L6vqKC/PDTY+8+zIQ3uyty+pvHervXwiPPIUaNoc31WabWqd3qRkTyJhSIxj8Wt7WdvORh8iSSnQ MjvW/oNkxmQoIlc93zb9ie08Hv8IfeMiUXrcE81GPWvezyYlTWOd5sLrOX+KPdqZJDzzPyJfW8jc RzvjKKFA890I+D7PAlRLZRu09FVT5ee15/nsyUyZbhaRccuJyF7LJx7ReLNRT8H6j1mYlGkLFESg ykgj6fGHKixC733f/2N4/weJ9VxIz+ZCl11wlGPUphCmesdzg28dMti0LZlILz3g/S0T/+41Fs7u 0ZKa8ALfRk7nnblD6NjU+UPg3zEcO1d5j/Xkb16sHQfW8n52BmmaYkBJTMo0piYMcj93zu5CmzqW Z76N5LV3pvNoR2cqa/M6sPM/PwHwq1wr+x5PY1A/bVsw3Qul92cPp6p/r6ud7/JSdnzyNnOzljqe SxSRjzJ+9GieHHo3bZt6pOn0z3w0ZTzPFLbm/xZlMinKdRF6C39ufonIB1/igNs/eerB859+THqU Pz2/7HmnivOjctUunyqZ0GcNJjrNjzCt6z3F8gffLX+F519Zwb7Oo8mYO4n4cM8r2ozJsJlP899l sv36pzcp2eN4pG/vCvd3NyYDuk/zWTHZfs4qiUl5gfGPPERcpK9Rvk61V17BIemrmbqePupBGiV9 NVPX00c9SKOkr2bqevqoB2n0mT5fbUcV+H62D6zO4E8dpYpncbsKz+RlGHR5qOfMIrPIWPnzlF/1 hcrqSlWksULa6iaf50UF/nxvVN4u5/cxrAKqV9v4n5+6z/+8+FmuPs/lQK9hT77vDa7s+fE3PBLU QErAyk2U/n6Cs5c04+pWCvfRE7XJ1sA6q9tSLw2pPoI0Hvw/cWpbOabSUk6chUuataKVovZKse7k WTRkdf08q+vpq8uk7CpqSGXSkPJCA8yPv2qcb8tpjh85xikuo0XrK3GJ5TUINS6fRqaul5ekr2bq evqoB2mU9NVMXU8f9SCNkr6aqevpox6ksa6nT1wYDe28aEj5aUh5wSU//oZHvEcJzpeLFbRSKlGe zyAKLgvReGM2caz0DER04PorLmzx+OdiFK2uRam8tlaDKEIIIYQQVQppypXXKlFe2/CCKEIIIYQQ QgghGq/6ECkIvua38ciEfhgzU5mU9SH5eiNmsxF9fh7q6eNRqZWkTnqgjiyeKYQQQgghhBBCCCGE EEKIC6WRhgquJDJ5GdsLnkG5biqPRYfRrFkY0Y9NZiWD+GDTYqbFXtdYC0cIIYQQQgghhBBCCCGE EDaNOFbQnPDYBGav24XJZLK9drFu9ij6ey72JIQQQgghhBBCCCGEEEKIRkniBUIIIYQQQgghhBBC CCGEED5IIEUIIYQQQgghhBBCCCGEEMIHCaQIIYQQQgghhBBCCCGEEEL4IIEUIYQQQgghhBBCCCGE EEIIH0IsFovF801fQkJCPN8SQgghhBBCCCGEEEIIIYSod/wNj8iIFCGEEEIIIYQQQgghhBBCCB+q NSLFZDJ5bmp0FAoFNLKyaIx5FudfXT/P6nr66jIpu4oaUpk0pLzQAPPjr8aab39J+QSmrpeXpK9m 6nr6qAdplPTVTF1PH/UgjZK+mqnr6aMepLGup09cGA3tvGhI+WlIecElP/6GR2REihBCCCGEEEII IYQQQgghhA8SSBFCCCGEEEIIIYQQQgghhPBBAilCCCGEEEIIIYQQQgghhBA+SCBFCCGEEEIIIYQQ QgghhBDCBwmkCCGEEEIIIYQQQgghhBBC+CCBFCGEEEIIIYQQQgghhBBCCB8kkCKEEEIIIYQQQggh hBBCCOGDBFKEEEIIIYQQQgghhBBCCCF8kECKEEIIIYQQQgghhBBCCCGEDxJIEUIIIYQQQgghhBBC CCGE8EECKUIIIYQQQgghhBBCCCGEED5IIEUIIYQQQgghhBBCCCGEEMKHxhFIsZRh0K1DZyjD4rmt 3rJQfnwPX3/+Mers18nKep1s9cd8/vUejpef71ye5sDX69Bq1/H1gdOeG4UQQgghhBBCCCGE8M/Z A3ydr0Wb/w0Hzp7vNi4hhPCuAQVSLJSbSjEaj3D8tNlti3lXHilxg4lLyWOX+6bgK9ORHqZAoaj4 CkvMIk9nwOT2D6Xo0qMr7Ov2GqjG4Jpuy5/sL8xEFXUX98ePZd7qryku3kZhTirx999FlOpV1u05 UUnQyEK5cQMvxnVGETYDXVlNC8XErjUvolK9yJpd7rmrVPlBNr44iNaKaNJ1pZ5bATAb9WizEgmz l0VYIllaPUbXJJtLUA8Mq1hunq+Bagzm0xjUwytuq/AajtrgKyh0HH3WYBSKMAaqSwis9IJd9qJq DbXM/8K4cS5xrRWEpeso89wMgBmTQYc6faDz3A5LJCuvCIPJSzmYDOjU6fRzXAc9SMzKRWfwfnTw 7zoWQgghhBBCCCH8dmoXayaqUE38N7tO+W7dcudPHfkMRr2WrMQejjpyWGIWWr3RrW3HbFAzsEI7 kefL2iZUHsC+XmrhVqatZPULq6Ityhd/8i2ECIYGFEj5i725EwkLe4RXvzrqtiW0/UNkrF5FQeYg ws5XjpUqMlZo0GhsrxUZ9NqQxvA4FanafV5unhGoMpY593d9TYqijSPdf2HULWDMsLn83HM2nxYb 2LbuPXJylrFqo57iT2fT8+d5DH5kLusO/+X+EQCc4Xf9+6SNHMcc3QHPjeeJhfLfv2Vl2liGzvnU I7DkZD6kZXxUNKq0X1Flr0Cj0bBiAixQRRM15j1K7A3BIc0If3giGRkZXl8vTlFxhwIUVym4NOQi rgjvV2Efx+vFVFR3KEHRHMWl3k4WMyb9cqamrfPc4Ie6UPaNTQMt8/Ij6FfOZOTQWeh8XUCYMemz GdwtjiTNtY770YoJsGB4P7oNzkbvGkwxbSVrcF/iktbTzn4vWqGCBQnEdRtFlv6468H9vo6FEEII IYQQQoha5Vcd+QyHtFOIilaRtr8v2RoNGs0yJqBBFT2QMeofHPXakCvCedizvcjxmsUU1d0ouIyr FE0IDWDfEI8UWR1HnzOHtCKj54aq+ZVvIUSweGspbngubs2tvfsRG97cx03LyWzcynvpA4PQc/16 InsPID4+3voalEyOvoAUZTHqlKUUVTh2E5SRvZ37u75iw1HY9rIc3UL2c/PRXT+W+S89RVT75lxs P8TFzWkf9TSvvDGeTiWLeT7rP/zuCNyf45j+A2YnPsQt0S+wJfxhRt3R0r7xvLEc07Ny9mh63RLD xC3XM3rUPZ67WJn3sebFDNSMRrMzl9kJg4iPj2dQ8ptsLkijo2Yak3MN1oBUSBuinnyW5ORkL69n GHZnK46b7mbsqHtpG3IJyqjhXvazviYO64Hi+F90GjuU3m2beKYKTN+SM/VtUA0lxnObT3Wj7BuX BlrmllL0KzNI7NWT6InfED56BHd47mNnNpA7/TWKYuay6btFJA+y3k8GJb9JkWY0yqL3+XirPeh8 GkNuFmlFt5Gx6TNykoc67luLijQkKNex4ONtjp4tfl/HQgghhBBCCCFEbQmgjmw+tJYXUxZDgoad BbNJiI8nPn4oyYs+oSBViSbpJXJto0FClFE86aXNKDk5meSJj3Gn4i9MnYYyqnc7QgPYt2KbpL2z rgmVyv9WpkDyLYQInqAGUhxBCPvQtX7pqCtMZWWdmurAl+/zyrMD6aJQoOgSR+K0dyj0nI7qTz1L khJJWvItZcaveHf2GPp1aY2iy0Amvr6OnSfPuew3nhkrdwCH+eKNySQmJpK0RM+fbsex/W1TYdqo fs8xPT2Ln8JHoXk9ns5XBLV4oHkX+qgiwWhg75Eznlv9UM7v/y1gacnV9E9WEXuNI4Ti4iJa3jOU 5P5XY1iWx8YD9s85y+/frWP9qXuZo81ndeaT3NniUo//rX2W37/jg/Vn6TNHi271PEbeea3nLgCY d3/BO+pilKqHuf8614BGE5QxwxmX0IrCVVvY7RmP8nSqmI+z8zjcP4ER91zj5UfLVRk7Pn4XzeEH SB7Rg5aeO5v3oU1NIo2xvJh0L17CLD7UjbJvXBpomVtK+e6DjZzq8wJa3QdkjuxJC899bMy7t7Cq EHoPe5BuCtd7WROUEbcRwWG27y21BiPN+9i8agv0Hkj/ble67Auhypu5K0KJcftejtiuN3+vYyGE EEIIIYQQotb4XUc+ze7PPkJtjET1WDTXuVaRQ68jZvRTJCi3sGqztxlkXFk4tSOfbM0f9E8eyj0t L/LcwUXV+5oPrSF1yGuQkUZS9NWem33zO99CiGAKWqTAOg1TLKO/6WYbHqdhRT8jsypMZXWa/atn 8PcHprOh6QDmfbqRLxaOpOMvOQx8eCrLfzzuDKaUl/HLeg2rv3iXGc8uYGebPozLWETOE63Y+M+J pLy7g1MAl1xD17g47uuqBK6g/V0P0L9/f+K6XsMlLsdZ/0sZ5fZjm7byxsghpBR3I2f7YUymw2wf dyXfaEoobXEHA/pHogxa6XhQhtO+tf/N8E7H+eHLLznKzcTe3s6aN28uacftsTeD6Tu27z5he7Mp 4QnL2LRiOk/1uZkWF3tGCc6P0PAEPtn0L6Y91YebW/jKgZmTB/dQjJKI8DZc4bk5tDURd3WCws/Y vLuyuSPPYtz4Pos2tGVsUj/CL6k8zxbjJpYu2sT1YxMYGH65x9YzHFrzGinqdmTMGcHtzQI5OepG 2TcuDbTMQzuR8MlnrJg2ij43X+UcjeZFaHgCq027WJ3QyeNGfwZj8TaK6cngqBus20I7kbB6F6bV CYR7nNpm4498VQy9B/fkJts2/65jIYQQQgghhBCiFvldRzZx0LAXaE/49fY5X5ysHQipusOu5SAb l65gw/WPkzSwo+92OfzY1z4TS8fnmJN4B808t1fG73wLIYIpkNbgSpRS9NY86zRMS9Ntw+PiGZT8 MktTmrhNZWX5vYiF0/5F6fA55Lz0NA9F3UmP+4aSmvUyk0I/ZPIMLYaz7gtJHf2+nNtmvsmspx8l Pn4QqgnjGdXDxIZVWzCcscAlbenRP477Iq4BmtHhrr7Ex8fTv0fbijcqAMyUbc1nQVFPpk15ml7h zYHmhMdPYGpKE9TvfFH5jbOazIc28YFGj1J1P5HNq1H05lL2bj8MLcPooKysd/2lKDuE0dK1x3m9 EsoV13cgwvNthya0bh+Okr0YDlYY7+QUxNEo1iGgm+mreY1nI9177AtR95Vh0OWj1WrJy3qGGNUu RhS8wojwpp47WocWG4rQarVo87IYE5PC7hE5LB7hGZARQgghhBBCCCHqAwXXh7f3fNMptBXtu7WB 4j0cPOmrFa3qESZOVe1r66y7PgrN0tFEus0iIYSoq4JzpZZ9z+cavZdpmFoRO3sTpl0ziG0eap2a 6pvPeM/QnsEP301bl17iIS3v5NHEGEz5Wj77yXUCLlAOfJSHb77S2RDetBVtb2wBe3/lj9PuQRf/ nOHIXgM+l3Gq9Mbpr4PoC9dYGyO1WrTqdOI6prBbpWH98zE099ydMxj1hc79Ha/16I0e04BdejmX e10I3S6USy+/nMpCLXVdaJsIesVA4cpP2e66IDZgNm4kc85y398fuIxGuQbVyF5+j0Zpo3qUvp6j UWy9BNb3TeOFAbYe/ELUJ2Yjm+dPRKVSMTxtO70ynuD+66/wcS6f4fDmRahUKlTD09jQawJj7r+B gAZhCSGEEEIIIYQQdUYT2nS9mxi2sDL/e48lCM5g1C1iTqbe7d0K7CNM2gxkZN8wHx23barY19FZ N/M5Bri1owoh6rKgNI2Zj+xlu9HHNExuyjl+5BBHaUfnti6BEXAZRfErh/+obLomIKQZ17Sryex/ 9hENPkR04Pqaro9i1JA2XGVtjFSpUCVlUhSjYlifCNp4jTQXo0kb5dzf8ZrNxz/bp+dqRBRdeXzq U8QUTSG66xiy8qyBpbysRDqGZfHXnff6/v5wGY3SazhP3ne9n6NRohnzZDRKt53LKFn+Minro8h8 4SH3eTSFqC/sU3eZTJzYlc19pe8S1/d51CX25eNdNSU8YQUmkwnTiV3k3lfKojgVyeofKq53JYQQ QgghhBBC1HmhKLo9wtTUCIrSYumamEWeVotW+yFZidGEzfmNO1W+50VxjjD5jV5jHuc+pWdoxFUV +5p+YPl06awrRH0UhOvVvp6FP+xzEl6G4jLPYW32URTnYzqqUJp378+EmC3MmruEDYYyMBvRv5fF nMwzJDx1v2MtgGpTplJw+IS1MdJkwnRiJwV3bycpbgo5+uOeewORpBTsc+7veG1idmwr6y4hTVBc dZkfi9WXc/y3I5zgMq5SNKkiiFBXNUEZO5l/bdKQ0Wu7LSiVwqLSaJZuX8JT4WcrGZHiMholqT+3 XlZ5CThHozzBI7e6jhUyY9K/y7NJW6WXgGgwQpXd+UfqJFJQM2u5Hm+hFIdQJZH/SGZqShM0sz5k q22KRiGEEEIIIYQQol4JvY7YaYvZpMmg14Y0hqtUqFQrKI2ex/YPRxP+a6nnfzg5RpgMIumRCC7z 3O6q0n2Po89JJ2mDdNYVoj4KwiVb1XoWrppyVZtrPd/00IoOra+o/cZ/RSfihvUFzRQGdGuDolkY 0cthWIGGefG1EBEOvY7YlEmkKNex4ONtlTde+hJyDZ17dAZK+HbnH/ic1MxyjN3f/YyJzvToXNXa IHVZE5SR8STnfG0LKu1i3ewEYsPtwQ7vi4QFbTSK2UDu9NcoUnajk1nPGpcp19ZsNnAGOGPYzBpt PjpDtb5RIS6MK9oQHqHEqPkCfZXBEdtcssbP+Vx/1HOjEEIIIYQQQghRP4QqiYxPJmeXvfPyamYn xBJ+ha2zt9cZaqoYYeKm8n3Nhk+YnrYOZa8bMX+z1mVa/7VsNpRZ1zfdvBattgiDxzT3QogLz/Pu UC2hrdvTTWmk2HCYk54b3din7/K2SPgpfinegdHrtF/BZqZMl8lDK28h94jLqJF1s0mIDcdL03xw BNR46c3ldI7pw93sZeP6bfzqI5Ji+XUredod0COWnp7rfTQE5n1sXrUFej9A1E2ei2XbR6NcxP1D 7uNmv0ajbID743jg5mbuG08exlBsrDhNm32qNowUZY5HpZrI/M3GWh5FJUQgTmNQD0ehGI7aUMVU iYDZoGagIoyB6hI5j4UQQgghhBBCNCrm3VtYVQi9B/esOEONfYQJ9zDkgU7+jUbxuq9zRh+jxj4i xv4aTlJmIVBIZtJwVKpFbD5c2Uw0QogLwfP2UD3Nu9BHFYlR8wlfHHK90EvRpUejCJuBrswMXMzV XXrQR1FCfuEOjroGAk7tpGjt9xDRk+5h1Wn8r2LdE6/KKDtR7vlm7Qm9gajBPf2YmsuXEJp0GcDk xE4Ycubx2rr9VEh9+UF0S3LQGDrxdPLAKqe1qrPKdKSHKQhL0nLIrWW3jJLlWcwqbOV9CjbbaBRD p8dJGtixwoJe7myjUQy3MjapX8UF6ZvHMtvRS8H1dYLDBakoUdI7W88J0y5WJ3QiFLCY9qBbuYx3 C3dy0kegS4ja15Sboh6gN1tYueJLjG7XkBnT9k9ZWWhEqbqfyOahhN7Uk8G9oXBlLkVGj3uT6Xvy V24BZR/6RLZ03yaEEEIIIYQQQtR5Zsp0MwhT9CBJu8+9A6HpB5bPfZNC5UCeeqC9R0OpfYRJCZ3G JjCw0s7KVe0bSvPYGeyq0MZkwmTaR0FKJDCI7O2lmEwrSAhvCpzDtLeIlUs0FBrKfM9MI4Q4Lzyb oaupFTHjUklgMaonZ6O2DU3Ly3qeJzMPEzOhP92bWz8qpO0DpMx8kIPz/8n/vfUpO/Ye4sDOLXw0 ZwYzvrqFf742gjsvr07jfwiXXXcT3RUlrF7xAZ99/S16Q2nFQANYb14xY8kddzkrolqiUCicr37p qPP1Hg2PwWIP9mxh1WaPGzdnMOoLXYb1ubx0BucizyFt6ffCPOYMOcXCIY8ycraatZu3otdvZfNa NXPHPcHQOXu5b+Yc0ge252LXj7Ac5cfCfOsx12yk+Nhf8Ncevlq/Bq1WS/7XBzjrun/AfuObVW+T lZXl8Xob7Y8nbPuc4/iPG215K2Bj8W/ACfZ8td76Xv43HDhrgeaRjJiWAGoVMWPsi4DloU4fTmTS ejqmvsy0CotyOUej9E8eyj0tPdfhcecYjdI/gRH3BGMKtDMcWDuPR58ez7hhr7HugEuDdK2Xvaig gZa55fiPFNqnmNtYzDHgrz1fsV6rRatdx9cHrCNQQsMfZmbGbRTNG0BYXLrLfXkMXaOnUBSTxtJn etLcujNDZj5HTFEGcWFDSFfnWcstL4vErrGkFUWQunQ0Mbb7uN/XsRBCCCGEEEIIUV0nvmbVW69X bGd6I58fT1nrnP7VkUNp3n0o01SgVg1hTNaHtvrsMtIHDyBJoyR1aWrFtXEdI0z+TvKIHrSsrOEo kH39ZdnP2hnjeHpiIsNe/JQDLtVs//IthAimEIvF4ndrV0iI9S5gMnlOy2VlNm5l5ZuzGJ1ZaH0j JoXsqQkM8Zwuq/wI+tzFzF+4jDy9EVDQIXYUz01PJuGuNs7G/zId6ZFxaFQF6GfHWhv8wDbSJZ44 TR8K9NOItTfuWU6wp3AFWZlvs0RnQJli+z8vxzEbNzBrdC5XT5tGUneltUHebES/5n2yUxawf8IH rEru7nOaL4XCuqVCWdg+K5NU97TZmA1qHu6WRLE9bfa8ZOrd9nPTO5vtnyQQ7nIoi2kP/8ldTk6O 2laGAEoiByWQmDiCIfd2QOF50zaXoH74IZIKvS/T7igvzw02PvNcZR4iSSnQMju2lW3KoafplpTn uZOV0rXcyjDoPiV/xSukaYqt232dUwCntpE99DFSD/yDgg1pxFYaSCnju+zR9En9jbEFK5kZ2zqA QIqZMt0sIuOWE5G9lk9so1HAwtk9WlITXuDbyOm8M3cIHZvajlrDsm9MfJ9nAaqlMg9a+qrJfg+x 3WU9uF5reL+G6E1K9iQShsQQrnC9P5kxGTbzaf67TE7TYC01JTEp05iaMMhlbSICvI6dLnTZ1UUN qUwaUl5ogPnxV2PNt7+kfAJT18tL0lczdT191IM0Svpqpq6nj3qQRklfzdT19FEP0ugzffa2Ne/V ebc6Z0B1ZJMB3af5rJichsZIJXVerCNMvlvE0D7TODD2QzbMvK+S4Egg+3pjb1drT/b2JbbRKACn 2KOdScIz/yPytYXMfbQz9i0B5bue8Xle1FMNKT8NKS+45Mff8EhQAykBKzdR+vsJzl7SjKtbKdxH T9QmWwPrrG5LvTSk+gjSeKg7J045ptJSTpyFS5q1opWi9kqx7uRZNGR1/Tyr6+mry6TsKmpIZdKQ 8kIDzI+/Gmu+/SXlE5i6Xl6Svpqp6+mjHqRR0lczdT191IM0Svpqpq6nj3qQxrqePnFhNLTzoiHl pyHlBZf8+Bse8R4lOF8uVtBKqUR5PoMouCwi7o3ZxLHSMxDRgeuvuLDF45+LUbS6FqXy2loNoggh hBBCCCGEEEIIIYQQjVF9iBQEX/PbeGRCP4yZqUzK+pB8vRGz2Yg+Pw/19PGo1EpSJz1QcSFzIYQQ QgghhBBCCCGEEEI0Ko00VHAlkcnL2F7wDMp1U3ksOoxmzcKIfmwyKxnEB5sWMy32usZaOEIIIYQQ QgghhBBCCCGEsGnEsYLmhMcmMHvdLkwmk+21i3WzR9E/0rb4vBBCCCGEEEIIIYQQQgghGjWJFwgh hBBCCCGEEEIIIYQQQvgggRQhhBBCCCGEEEIIIYQQQggfJJAihBBCCCGEEEIIIYQQQgjhgwRShBBC CCGEEEIIIYQQQgghfAixWCwWzzd9CQkJ8XxLCCGEEEIIIYQQQgghhBCi3vE3PCIjUoQQQgghhBBC CCGEEEIIIXyo1ogUk8nkuanRUSgU0MjKojHmWZx/df08q+vpq8uk7CpqSGXSkPJCA8yPvxprvv0l 5ROYul5ekr6aqevpox6kUdJXM3U9fdSDNEr6aqaup496kMa6nj5xYTS086Ih5ach5QWX/PgbHpER KUIIIYQQQgghhBBCCCGEED5IIEUIIYQQQgghhBBCCCGEEMIHCaQIIYQQQgghhBBCCCGEEEL4IIEU IYQQQgghhBBCCCGEEEIIHySQIoQQQgghhBBCCCGEEEII4YMEUoQQQgghhBBCCCGEEEIIIXyQQIoQ QgghhBBCCCGEEEIIIYQPEkgRQgghhBBBZqHcVIrR+CulpnLPjdVnOc3xX43BP64QQgghhBBCCFEJ CaQIIYQQ1WU2os9fRnq/MBQKhfUVlkhWXhEGk9lzbyEagXOc3LmO1yfGc1vrGwgLu4kbWt9B3MS3 +HzPCSyeu/vlHKa9RWheeZa4W2/gupvCbMftzL2J88jVH6GykIrZqCdfnU4/+zWqCKNf+jLy9Ubq 6lVqObaFeXGdHfeVLln6SvNYKZMBndbbfWo9euMZz729Cmp6hBBCCCGEEKIekkCKEEIIUQ1m4wZm xEUR/dh4MouMzg1GDWnD+9Ft8Mvo/GykFKJh+AvjxlcZGjWYfy4p5EhkP4aphtIv8iS6JZOJf3g2 q/ef9vynKliP+WiPfiTOfAfdkU70G6ZCNawfkQoj/9PMIKHvGOZu/tVLkKYMg3YGcWHRPJaUSZHj fSNFmeN5LHog47X76lgwxUK5cQtvp05ihu6A58YAmTGVvEdi127Eqbzdpx4hOuoZFm6tLKAUzPQI IYQQQgghRP0lgRQhhBAiUKatvDEykXmuDZOeijKIG70Sg+8WSiEaEAtn96xhxsT56EzdGJ69mZKN uSzJWUbu+nzeeSoSDP8iY+V2/vT810pYjIW8bD/mG5/z0+6NrFqSQ86SVRTt+wHt1AdRmD7lpeeW 882frqGUMxzSTqevah5F9CZlsY5dJ0yYTCZMJ3ahm6tCSTHqlNdYc6guBDwtlJ/cz7fa+TzVN57J mu2eOwTO9C05z05DU8ltCqOGKY/N9VIGtZAeIYQQQgghhKjHGkcgxVKGQbcOnaHMS2/F+spC+fE9 fP35x6izXycr63Wy1R/z+dd7OF7ecHIphBB1z2kMuVmkOYIovUnR6DliMmEyHWVXQRox9l0Lc1AX lTr/VYiGynKQz1/PYrmhCT1mvMarT9xGi4tDAAhR/I3B40bRCxPFH/+Xn8/4+5xSxrb3F5NjaMId U+cy98metLviYsfWkKY30nvMaIa1BIo3sXXXKcc2s2ElY1WLMdKb1IK3mfmP7ijtT72hSronpZOZ EAHG1bzz2d5KRmScD+co3Tib+276GzGq6eQaTJ47VEPF+1RqwU5OmEyYTCc4sl1DSozSusm4mJS3 tlDm+N/aSE/tMxv1aLMSCXNM4daDxCyt39OXCSGEEEIIIURlGlAgxb6o6RGOn3avDpt35ZESN5i4 lDx21XZNuUxHepi9Auf+CkvMIk9nwL06WoouPbrCvm6vgWr3Hs2WP9lfmIkq6i7ujx/LvNVfU1y8 jcKcVOLvv4so1ausq3Qecgvlxg28GNcZRdgMdGU1LRR7HsLol7XVI3+uzJTpZlgruJ55cvAzbSYD Orf5ziupLHvdNxedwdlk4FSGQad2m0c8LDELrdd51M9g1GvJSuzhx75V8TPfohoaatn+hXHjXOJa KwhL17k0gHnjXxlUaIQKSyRLq8fobXev15WPa7ChMe9j86otjj+VKZNIje+EAoAmKGPHMDUl0rZV T55+X43XEqjw3fRLR13h96Ry1TpG+UE2vjiI1opo0nXBCgh53jvD6Jeu9nFP9sFsRK/NItHl97bS +29dOV8rpHsg6Wqd/+vpmEtQD3RZ58LtNRy1wXParCCUtV8snP1pPdk5elCOJO2p7jSzxlBsQrjk xr/Roy2wYxf7/jjnutG3MwZ0738J3MsTg++ghdsxrUJaKunQAuA0Z+wdScz7WJP5JoUoicmYRmrs dRUfeEOV3JU4G40mk9Fdm3tuPc8snD3+O3rHxXgrj746h4k3uu8VmN8p3rTN+WfvwQyPsZdDKIrw AaROHYEtlIIxM4c8x/lTG+mpXeZDWsZHRaNK206vjGVoNBo02X3Zn6YiOmoK2gojboQQQghRpzna 1gaTpT/uudWFsz1qoLrEe13Ar7pzIG1BZkwGHer0gc5n8crWyQygLlKhzlZZnbwqtVKXq2uCUd+p zjH8a2Np3KpTrh4q1J8ruy4Du9aqq0K9sv76i725EwkLe4RXvzrqtiW0/UNkrF5FQeYgws5XjpUq MlZorBU5jQbNigx6bUhjeJyKVK/zcUegslf8PF+TomjjSPdfGHULGDNsLj/3nM1BMzkRAAD/9ElE QVSnxQa2rXuPnJxlrNqop/jT2fT8eR6DH5nLusN/uX8EAGf4Xf8+aSPHMSfoc10bKUrLIrdCQ46N 6VuWzlmO7xkm/EybaStZg/sSl7SdO7NX2MpXBQu8VJYd+66nnb18V6hgQQJx3UZ5/CAfR581im5x s/jmzhds5b+MCWhQVZhH/QyHtFOIilaRtr8v2R77jlH/UHnjpBs/8y2qoYGWbfkR9CtnMnLoLHRV nmj+lYGzEepXVLbrasUEWKCKJmrMe5S4PhAGcg02QObdW1hVaL+TRaLq0wX3ZthWxM7eZJ1CyGTi ++RInH3oq8G0lTdGDnH5bpaR0W49ST5/T7wI+BgWyn//lpVpYxk659MA7mdVMWPSL2ak671zxQTa aZKI6zvdv3PHvA/t+IFEq9LY0CuDFRoNGs1CVPsXeLlXV/Y7cL7P1+Po33iGaNUC9qsWWq+xjGvR JMXRN3UNhyp+CRWdPIyhGGJSrP/v/hpDVJsmLjsHoaz99ic/fVHABhREjBnAPVdd5LkDNLmcZpcA lLDH6/OJF+br6PvWejZtmsWgjpd5bgXA8vs+fjwCcDUtm1k/17z7C95RFwM9Gda/iy3I6akJysi+ xMfH0z9SWUceiBV06DeJ7IKVvJkYQ+uaJKr8N/Zs2eP4s0OvrrR3O14ozSPvR2WPpLAXw0HPKz2I 6alVp9n92Ueojf3I2PQZOclDiY+PJz5hJqs2zSWmwogbIYQQQtQf60ib/omPjrhmTPqVzMnUe25w 8qvuHEhbkBmTPpvB3eJI0lzraPdbMQEWDO9Ht8HZ6KtZdw6oTl6p2qrL1TXBqO9U5xj+tbE0btUp Vw91tN5fZ6tEQXVxa27t3Y/Y8OZ46czoxmzcynvpA4MQUbyeyN4DrBW5+HjiByWToy8gRVmMOmUp RRWO3QRlZG/n/q6v2HBHI4Dl6Bayn5uP7vqxzH/pKaLaN3c20F3cnPZRT/PKG+PpVLKY57P+w++O YSnnOKb/gNmJD3FL9AtsCX+YUXe0tG8Mojxmqb/yUlk9w6HP32OB1/UEAkmbfaqK28jYtJzZCYMc 5buoSEMCrpVl131dKtb2fZXrWPDxNkdazYZPmJ62jZiMD1g1e5St/IeSvCgXTQJu35v50FpeTFkM CRp2FswmwbHvJxSkKtEkveQ7oOQQSL5FYBpo2VpK0a/MILFXT6InfkP46BHc4bmPQwBlYN7Hmhcz UDMazc5cx3U1KPlNNhek0VEzjcm5BtuPVCDXYENk5uTBPRQ7/r6d7p2vdNsjuOzl3YaUgmW28h5K clY2GTGlPn5PPAV2DMsxPStnj6bXLTFM3HI9o0fd43a0GjEbyJ3+GkXKVAo+nGm9dw56lqxc/xs7 rY3kpcRk6PguJ5lB8fHEx49i9qoPvOTnOPqcOb5/B87j+Wr9jVmHMmUpH9p+YwYlv0puRj+M6nm8 5fcUcG24s8/Ais8K8TGEK1we64JQ1n479wtf5X0FRDAgqhOXe26vrqZKbo6MJDIynFa2acLcncX4 1Rf82wTcHcXtN1xqbVTf/BmFAL0fIOqmpp7/VAeF0uyOsWzZ/gNbc2eRENvBR/AnAKEKWt7kiJJw qrSs4to0zcPo3quD7Q/X0XO1kJ7aZB8l2Hsg/bu53o9DUXR7kGG9lRi37+VIVbdKIYQQQtRNvqZL Nh/g85x3KfJ8n8DqzoG0BTmesWPmsum7RSQPsj6LD0p+kyLNaJRF7/PxVnvn7gDqzgHVyX2r1bpc XROM+k5AxwigjaWxC6hcvaur9f6gBlIcQQj7EBpf04ZY/uTAl+/zyrMD6aJQoOgSR+K0dyj0nI7q Tz1LkhJJWvItZcaveHf2GPp1aY2iy0Amvr6OnSdtU0P8qWdJ0nhmrNwBHOaLNyaTmJhI0hK9tdLo OI7tb5sKQ+b6Pcf09Cx+Ch+F5vV4Ol8R1OKB5l3oo4oEo4G9R6oTCSvn9/8WsLTkavonq4i9xlsf 54toec9QkvtfjWFZHhsP2D/nLL9/t471p+5ljjaf1ZlPcmeLSz3+t6Z682zKUMh8g6WeQy9N3/Hh W5/R8dlnXXo/2gWSNhMHDXuBy2jZzH2f0Cta0Mr1DZ8VawhV3sxdEa4Va2fjaJOWzXHr9xqqoEUr 116+9p6Pkagei+Y619Mk9DpiRj9FgnILqzZ76+XtKpB8i8A00LK1lPLdBxs51ecFtLoPyBzZkxae +zj4Xwb23ttK1cPcf53rud4EZcxwxiW0onDVFnabCewabJDOcGSvwTmyrsNN3HDV7+jzl1UYBl5x KsdqcNzHEkmIcSldxe08OXUESuPnfK53H4VZQYDHsPz+HR+sP0ufOVp0q+cx8s5rnf9TQ9bRPNB7 moqY5o4FK1BEDmNqSiRGzRfoKw0M2RvJvYw0UHSh/7Ce7r+xZdv4eME6lCnP8mSkx+/AdfFk7zKx a3asx4ii2mBP9yCmJdzl8nlXEvnks6Qo9Wg+/77KBzvzkb1s99YfwYual7X/LPu389mXR6FlT3re 4qM0jxnZfQSgEx3aeL8XBcZC+f4CXp6m4SiRJE4eQJcmIS73KCW9B/fkJoy1d30GTSiKtrfQNfxq mnqLF1VHaCvad2vj+NOo+YC8EpczzGRgQ9ZMUjTOUSvOYEstpKc2hXYiYfUuTKsTCA/yo7sQQggh LrCY0aSozpA5Z6X7SA/MmLav5i21kmdThjqmK3Xwu+4cSFuQyzP2sAfp5tqJiSYoI24jgsNs31tq awvyv+4cWJ3ct9qsy9U1wajvBHYM/9tYGrvAytWbulvvD1p1wzoELZbR33SzTXOkYUU/I7MqTBty mv2rZ/D3B6azoekA5n26kS8WjqTjLzkMfHgqy3887gymlJfxy3oNq794lxnPLmBnmz6My1hEzhOt 2PjPiaS8u4NTAJdcQ9e4OO7rqgSuoP1dD9C/f3/iul7DJS7HWf9LmXOeets0JynF3cjZfhiT6TDb x13JN5oSSlvcwYD+kc5FSYNNGU771u43Y/8c54cvv+QoNxN7eztr3ry5pB23x94Mpu/YvvuE7c2m hCcsY9OK6TzV52bHArDB1Zy/jUhmWu9tLMjZ6DJNiW00ys4hTH3mgYo/cAGlrSWRffqgpISvio+4 D6/ctYNvjBH07d6BK6i8Ym02/shXxVgbWULBOcWFkeKvfnSff9K0B/03h1H2jaTjFaEuP4btCb++ Yh9Na5AGP37kAsm3CEwDLdvQTiR88hkrpo2iz81XVTFdlL9lYH9wVBIR3sZ67bgKbU3EXZ2g8DM2 7z4d2DXYIJ3jxNHfnX+e+i/ZYwYS/dh4Ml1G3Bk1aQyP68vgGRuqN5+tjX0aMWW39h7T6oRyxfUd PB7UvQv0GKHhCXyy6V9Me6oPN7fw+UtTDfaHoTZ0a9/K4wFEwfXh7f3oaNCU8IQVmEwrSAivaqSB mTL9F2iM3qZfO8/swSxvv/9XtCHcLbBfFe+/Pe6CUdb+snDq4G62AUTdSngLL9N6AeZjR9hrApRX 0eLymj5gWSg3fsHLY/6PJYaWxP7zJV7o19Y66rh8H/o8PdCKa49+zvS4KB/Xp4rkgKbhrG9a0v2R x4mx/2lUkxTZxtnZqXU3BqRp3KZbNRqPVRy1Us/5vv8JIYQQol5ochsjUp+hd9G75Hx+wFnvsY1G 2ZmSzDN9vCzk5nfdOZC2IGtdabVpF6sTOnk8Y5/BWLyNYnoyOOoG2zZ/686B1sl9q726XF0TjPpO oMfwt42lsQu0XL2pu/X+IFUpSil6a551CNrSdNs0R/EMSn6ZpSlN3IbbWH4vYuG0f1E6fA45Lz3N Q1F30uO+oaRmvcyk0A+ZPEOL4az7MulHvy/ntplvMuvpR4mPH4RqwnhG9TCxYdUWDGcscElbevSP 476Ia4BmdLjLNud1j7Y+gg1myrbms6CoJ9OmPE2v8OZAc8LjJzA1pQnqd76oogG8esyHNvGBRo9S dT+RjohcAMyl7N1+GFqG0UFZWdTzUpQdwmjpRwNb0IV2ZNCkEaB+lw+320allG3hrZTVRExTEdPc ewOL/0JpHjOapalK1KrxTFfnodVq0aqnMzj6NUh9mWkD7D9arsyYDEXWffOyGBOTwu4ROSwe4fLj 17wnzyxNo6M6hSenL7Puq11G+uDHSOMplk57yDb6xHbh+2LvBVq8h4Mnz2vpC1EN9sZ0X5rQun04 Ssf8+dW9Bhso4xo0Hzon+nJnpGje88xaU9XotJowUmw4zEnPtwMSjGMEi7d1GvxUIVhhHz3UnvDr z2HQ5dZsobvaVuVvhr2CVc7R4vVByEsNytrNWY7s280B4MY7wmjjtT7hMiXeTW1p7dZ7L1DnOPnj KtucxBA79S2WTonhavvn/llG6SmAYjRp8/nmzmkUbD/sWLPIdGQ7azJUKCn2cxrO+ioUReQTvJGd 4KUDi03MUFQxPrfWf+ZDFK1YRaFyNJnjetZ6pUoIIYQQtSM0vD+TUpqgfms1201ma5te0VJS1J2Y lnB3zX/j/W4L8lSGQZePVqslL+sZYlS7GFHwCiMcDb/+1p0DrZML/wSjvIJxDFFRDcr1Atf7vd4K Alb2PZ9r9F6GoNkW3N01g9jmodapqb75jPcM7Rn88N20dYnehbS8k0cTYzDla/nsJ/f+cMqBj/Lw zVc61zdp2oq2N7aAvb/yx2n3oIt/PKZm8VRlY4Y/DqIvXGO7AWvRqtOJ65jCbpWG9c/HeLnRn8Go L3Tu73itR2/0iNJdejmXX1rZVxfKpZdfTmWhltoTSvMYFdN6b7MtCHYaQ14OmYxg0qDw4JxwoUq6 D0+1LdI7HJVKhSpJAykvMD7+Fh89Ds9wePMi677D09jQawJj7r+BZm77NkHZfShTV0ygnWa8dV/V eDJRkT3+ITo7ehE3oU3Xu4lhCyvzv/fozXoGo25R5YudCVHHhLaJoFcMFK781PZg6mQ2biRzznL3 +2W1rsGG4iKatbza5W8lMSlL2LTrqKOh9sSuNaQ6GieLaxCcr7xnUmjr9nRTUsVIhmAcI1gqG81n rxxUtwPAGYxFuawsbEVC5pO24cP2z/udTXOfoFvcu5RGT7UuOpetgswk4vo+j9p1uqPacvIwhmIj RHTges9pQ+3B9yp75ditIS0lH+LSbAvo2Rbt6zaKLMe0mrVZ1p7OcvTXg0Bbbm3XCu/jbU/zS/E2 jIDy7o5cX90+FZYT7Fn7MkNjE1hY1Irhb6zg3efvR+naG+zPYxiNAL1J0axl1ewEYsNdnroU4fR6 NpVpvZWAP9Nw1mfN6ZSQxeZNuWSn9Ha+rVSRodnEroLZ9G/nnMCiQ8QNuN7d6rcySpa/yJPzjCRk PscAt/qJEEIIIeqXVsQkJNK76DWm5xowmw3kzV8OKYkMqrK3uj/8bQvyYDayef5EVCoVw9O20yvj Ce6//gr3di8/684B18kbvWDUd4JxDFFRbZbrha/3B6W5yzpnt/dGGnflHD9yiKO0o3Nbl8AIuIyi +JXDf1TROzCkGde08z67oX/sX5wP3ho6AmXUkDZcZbsBq1AlZVIUo2JYnwjaeO2JWYwmbZRzf8dr Nh//bJ+eq54IDWfIzOeIKcxBrc1DPWuLx7x4NWHGpM9mcLeRLCrtz/ojJ6yNlyc2M+dvu1kYPZDx blPJ2dmHhZkwndhF7n2lLPKc1sO0lazBfYlbdIz+6+29V4+ya84tGBYOIWq81jZdWSiKbo8wNTWC orRYuiZmkafVotV+SFZiNGFzfuNOle++BELUOYquPD71KWKKphDddQxZedZAbl5WIh3Dsvjrzntd 7pfVvQYbiou5osVVzj87TGDO9GFEKp0P16HKexg+rKdzn6AE54VvZkwlH5H+ZAY7E9J4ocKIqJ3s V45j+5FPnAs8JsxklX4xKtTMWq6vcm2SuuKi63uTqfmYTZvfdCxs6VhAT7nO1oHB87/Ol0tofvml Hs92NuYDfLtuBxBOn+430cxzux8sp3+h8NWxDBjyEro2j/PSp7m8+dSdXO1rSH2HXjzy907eF0kP vYGowT3r2Gis2tIEZeRDJMxe7RyVsyuH5PhIlPzJsV9P2fZTclNLRXAqBhea2cjWhZN4KGkrvbL/ xbx4z3uCEEIIIeqb0PCHmZlxG4WzlqPVLmdWYU+PtQdrwO+2IA/26eRNJk7syua+0nc9GmwDqDsH VCcXojGqG/X+INQrXKZrqJJzoSXFZZ7dEe2jKKoblQpEKM2792dCzBZmzV3CBkMZmI3o38tiTuYZ Ep6637ZuRg0oUyk4bLtJmkyYTuyk4O7tJMVNIcdzIXYAIkkp2Ofc3/HaxOxY2xJUIU1QXHWZH71W yzn+2xFOcBlXKZp4b9SoVaEoug1kXMIZMoc/TWbH55g5JEijUcwGcqe/RlHvaSycGU+4PSgVqiTy H5OZk9HObSo5r0KVRP4jmakpTdDM+pCtZWbgNIbcLNKKepK98HniHb1Xm6CMfIzn5zxHR/U83ioq tR3jOmKnLWaTJoNeG9IYrlKhUq2gNHoe2z8cTfivtv2EqBeaoIydzL82acjotd0WBE5hUWk0S7cv 4anws87eL8G4Buu1i2kdcQeOvt17tvLdXs/gv0ewxfgHx/6sTnnYh3h7b+y1Lzxe+dz/wThGsNin RfQ2jNc+UtTbPKqVOYNxaw7JD41mQ6/FrJ03wGXYvf3zejIsoa/zXAXr71T4nURHKP1Y6C4IbOug eA2q2aft9LZ+iptQFOExxMf3dQvcAYReF81jqkiXeZNro6yrz3LwO774rxEUUTxw+7UBPpdYKDcW 8caYxxg44zMuGjKXgvwFPBt1nfe5ri9vgVIJnDpGmc/rzrnW0WWtmnO55+bGwj5SCuA8ng+1ynwI 3azRxE75lREFn7Ao4RbvwTQhhBBC1DNX0m3oEySQyfDhGjpmJDMkKKNRAmwL8iFU2Z1/pE4ixbXB NqC6cwB1chGk+k4wjiEqqo1yrTv1fv/T7FNVc/m5aspVba71fNNDKzq0viLASnY1KDoRN6wvaKYw oFsbFM3CiF4Owwo0tdNzLfQ6YlMmkaJcx4KPt1UvChZyDZ17dAZK+HbnH/ic1MxyjN3f/YyJzvTo fE3tl6U3oW3pk/gEMUSQMG4g3byOwglc5YuGXkqzlpeB8XM+1x/13OjBvsCRbd8Kc+y5CuWyZs1o gh7N5987v7tQJZHxyeTssge9VjM7IZbwK2xBwmCMbBLivGmCMjKe5JyvbefzLta5TYljHZYZvGuw /rJPh2XlbWqgck4e+8P5Z4ebuOFqr02+QeDPaNCqBOMYweJt+K8vZzDqXmVk7CvsH7GGzYv+QSe3 35oq5hIOeEqtWnbefzMCKWt/mDlz9pyXZ5M/+Wn9x3xkgpbDBhDb1vM3tjJ/Yfwqh3F9B/PPXBjy 0ofkL0oitt3lvp9t7EGryr5X80G+27Cz4YzCKC/jwI8/YDCepNzx5gG0iV0ccwMPVJd43KfOcOiL T9DYa+TKPvSJbOm2R71j+gH1mIeJW34tc3WLmRZ7Xf3/boUQQgjhEHrdfSRO6AfKgYwb2jU4nSWq 0xbki+051N5gG3jd2b86ufBXMMorGMcQFQVSrnWr3l/hUq4Oa6OS996u7uzTd3nL3Cl+Kd6B0eu0 X8FmpkyXyUMrbyHXPrTOZMK0bjYJseHBuRl743FTDdzldI7pw93sZeP6bfxasbUCAMuvW8nT7oAe sfQMv1D9LENRRI5nnelrsmsjMFUpW4OvQc1Ar40H1eVfY6P1xxJ6D+5Z85FNQlxo9gfL3g8QdZO/ PX4C+VGsh5rfRcK0QbY/jBQmTWaW7pDtPmPGVLKKubPyHLsrB0USVs04SuhNPRncW+llDRP7aNCq e3IE4xjB0ZSboh6gt9eRp7YRq14rMN6UUaJOJiruE9rNXcG/pvVCWSED9o4ePio+fo8ECQL7VFLe Ht5sowK8V7BclOlID1MQlq6rmBc7R16CWdZVaUq7zhEo+IVN3+zkqNuziYXy/Z/x9oLPgQeYPDKK axwPeGZOG0vQ7/iF4+VeHmjKj/CteipDBzyHhgG8VPAhi569j3ZNKyskl7Imj1mZ671Mw2DGtP1T VhYagZ4MjjrfzyhBdvonVj7Tj87d76Rb18G88NlBWzDraiKib7PtZKRwVhbLHdNMnMG4dRnTUxbb ejYqiZnQn+5BmYL1wjAbt7AweSRJ++PQrJ/P+O7K+v29CiGEEMKLK4lMXoVp12vEn9f1z+xtQacx qIejUAxHbfCclaC6/Kg7V6tO3tAFo74TjGOIioJZrnWv3l/h46uleRf6qCIxaj7hi0OuDQSl6NKj UYTNQFdmBi7m6i496KMoIb9wh3tl+9ROitZ+DxE96R5Wncb/KtY98aqMshPOvnu1rrKGFL+E0KTL ACYndsKQM4/X1u136XloU34Q3ZIcNIZOPJ08kFsvq92Q1PnmaBCscK4Bpu/JX7kFYu6ma5smtn2h cGUuRUYf+9p7YDq+mwI++OKAx4V+nO35qynkNnp1vZZQzJTpZhCm6EGS51oQph9YPvdNCpUDeeqB 9rYL7BymvUWsXKKh0FDmpbeuEBeYvYE2yXPu1zJKlmcxq7CVY8rDQK7Bhqsp4UOSyXAsKF/IvLiO NFMoUCia0TpytLOXN/2Y8Mht1Z+7135vKlxN/naXaSFtCywaPXqRW0x70K1cxruFOzlpv9kEeIza 5Lwvuy+iaDbkMz9Tj1J1P5H2xlzLCfbqPmTJuxswnDznPIhj/YMDqDQryBrf08vDlFVoeH8mpURi zHyDpW7Tatob0zlPDcj2h8ktrMz/3rk2F6cx5OWQaYxE1aeL4zzx+j36fNYC86FNfKBxL7+AyrpG LqLVbffySEswLlvMO18abc8mZk4fKOLNqdNYYmjCHVMnMfI255Vg3r+GlL7RRN/9IMMWbnXpiGOh /Nh3fJT2FP2SVnD8IdtUXrE30NSvR5qmhA9KJEUJRnUG09/4HIMj/7Yh4UOmUISSmKBNCREMf/Lj yqkkJiZaX2NfJPeIc+uR3BcZa982fiU/2i6J8h/XkbFiu/UP0yYWfLiVX8GtHAAwqkmKbGMbodKS sNgU530q5immPu7Zq7N66bkgTFt5Y+RwpmhA1e8WKP4CrdY6r7jztR6957OgEEIIIURAbUEuz/Qr vsTo0UnN3lnH/pwdUN05gDo5VFJXakQCq+94b5cL7BjCXwGVq69zuY7W+0MsFovf7bohIdYarMnk OZoEzIe0jI9Roe6YQva47rQAzHvymZy2gY4ZH7Aqubu1gmY5zndvP0OfybuJnzeDZ+O60PLsL2xZ Ppdn3g5hYt7b/DPKNn92mY70yDg0qgL0s2NdGqJK0aXHE6fpQ4F+GrHNQwELZ3cuZ3jUZH6Kn8Gr iXdz9VU3cmt4Ky72dhyzEf2a98lOSXNp8AJiUsge/wh94yJ9fkEACoW1ulmhLGyflUmqS9rszJTp ZhEZt5yI7LV8ktCJUHteMs+gyphM/w6Xuuxv0yKCPi4jZSy/b2HBpOeYmguDnh/HP3pFoLwc/jQW s+njd5mv+YP7Zr5B9qQYrnZtdLAc5ccNmyk5eQ74lc3zZ/Hm7t5Mf+0ROjeBi9rcQd8ebbnE5V9c +cyzIw/tyd6+hITKGiXs5RORzfZPEgh3/Aj4mzYzppKVJD80Go2xNynZo+jeIhTMe8ifnIbG2JvU grdt0znYFvaKnkIRVe1rmxIieSRJmlJiUl5gXPergL/Yk/8qaZpSYlJznNFPx764fG9/sPWtF8ks inA/rmUvuaP6k/DRHhSPqvnfsiG0s38vfue78fB9ngWolso2aOmrJsvxH9mwscTa6PjbZuZPfJPd g6bz2qOdacKltLnjPnq0tV2DfpdBGSXq53koSQ2qDF7t34FQzBzbuoykzGL3cz+ga9DdhS67YDMb NzBrZCLzinzNVuu7LOz8KhPTVrIGP0ZaUYStvM/a7kuQoMlloWPU3xn25yZzR4IakyIB9f+yGNLO FtDy+xgA5zj+YxEbS44D5/ht8yImvmlk0PQpPNpZARddxx19u9P2EvdWbb/y4npfjrE9L9jPHUaj KZrr6F1m2Z/LqDsS+MjUgUfV+Swb0p4QjqPPepLotHUoHedqRRfdcBdxkdYe6c7vqZXzfn1sK28l ZVIUk0bBvyYT67HmCH7nJxD2tG9z/MZYn5M0kKChaGG8bZ5X39+j41nL9dqz50XpXn6BlLWr6uXb RIk6mV5JGo4STsygO2nX9Cg/rl6H3qQgfPhrvD//cW62T30JlOuzuC06jT0AKg27cuKtnWEs+9GO 7Y9qhcHl+JVpyT2vf8q6p2/BeXTX+5TbzjZKj/ua/6pXPv4woc8aTHRakeeGijpksGlbMpEXw7kf l9Cv+0S+tG1q+YyWHa/0wRoaraocgJhUNAtTXOYDt6teejzVXnk5mQ1qHu6WRKHnBjeRpBRonesO 2pyP9NWEpK/m6noaJX01U9fTRz1Io6SvZup6+qgHafSZPl9tRxV4a2ez8rvuHEhbkEt9BPsztqP9 U4PRrX4RSN05kDq5r7oS1a7L1TU+zws3AdR3fLbLBXAMAmljcedffuoH//Lif7l6P5fPf73f3/BI 0AIpAGbjVla+OYvRmbaqTEwK2VMTGOI5XVb5EfS5i5m/cBl5eiOgoEPsKJ6bnkzCXW2ci4d6C4CA j0AKYDnBnsIVZGW+zRKdAWWK7f+8HMds3MCs0blcPW0aSfbh/47gygL2T3AJ/njh88SpNJDirOwV 29PmCELo3fZz07viD4fFtIf/5C4nJ0dtK0MAJZGDEkhMHMGQezug8LwvmktQP/wQSYXea9OO8vLc YOMzz8EIpASYNrNRT8H6j1mYlIm1ih+BKuP/GN7/QZf5I7FevIbNfJr/rvVHzXo0YlKmMTVhkMe+ tnOgYC0fL3yRTFvjqFKVwavD+/Og53lsMqD7NJ8Vk+3BOF/HPcUe7UwSnvkfka8tZO6jnXGUUID5 bgx8n2cBqqWyDVr6qqnyBiOPhqKAyqAMg+5T8le8Qpqm2LqDr3t4QNeg04Uuu1rh5Z4BvUnJfoo+ Uff7LAs7f8vEbNSz5v1sUuz3Ma/fjYWze7SkJrzAt5HTeWfuEDq6dOH37xhYR0mon6ZbknN6MjdK 779v/uYFzmDUr+X97Azbuebj3nl2F9rUsTzzbSSvvTOdRzsqqjyn7Spc3yYDulw1cxzna29Sssfx SN/eFRZut/M/PwGo0ImjNynZk0gYEuOyKF7V32PFay+NpMcf8pIXP8vaRbXzXV7Kjk/eZm7WUsdz iSLyUcaPHs2TQ++mreeUXKd/5qMp43mmsDX/tyiTSR6daDIr/4pd9OD5Tz8mPariqKqKZaW0Vo77 xLh1UAlEtcunStUMXFj+4Lvlr/D8KyvY13k0GXMnER/unrOK5WC7/sc9SFSfKI8FGe2qmR4PtVde wSHpq5m6nj7qQRolfTVT19NHPUijpK9m6nr6qAdp9Jk+X21HFfgOpARWd65Yr/PZFuSt7uz1ud6q 4rOYr7qzl+P6qrN5qytBtetydY3P86ICf+s7lbTL+X2MQNtYnPzPT93nf178LFdv53IV5WxXobxr UO/3NzwS1EBKwMpNlP5+grOXNOPqVgpnAKW22b6QWd2WejnBfQRpPPh/4tS2ckylpZw4C5c0a0Ur Re2VYt3Js2jI6vp5VtfTV5dJ2VXUkMqkIeWFBpgff9U435bTHD9yjFNcRovWV/o5HVf9UePyaWTq enlJ+mqmrqePepBGSV/N1PX0UQ/SKOmrmbqePupBGut6+sSF0dDOi4aUn4aUF1zy4294xHuU4Hy5 WEErpRLl+Qyi4FzY1SuziWOlZyCiA9dfcWGLxz8Xo2h1LUrltbUaRBFCCCGEqFJIU668Vony2oYX RBFCCCGEEEII0XjVh0hB8DW/jUcm9MOYmcqkrA/J1xsxm43o8/NQTx+PSq0kddIDzkWchBBCCCGE EEIIIYQQQgjRKDXSUMGVRCYvY3vBMyjXTeWx6DCaNQsj+rHJrGQQH2xaXOniwEIIIYQQQgghhBBC CCGEaBwacaygOeGxCcxetwuTyWR77WLd7FH0j7QtPi+EEEIIIYQQQgghhBBCiEZN4gVCCCGEEEII IYQQQgghhBA+SCBFCCGEEEIIIYQQQgghhBDCBwmkCCGEEEIIIYQQQgghhBBC+CCBFCGEEEIIIYQQ QgghhBBCCB9CLBaLxfNNX0JCQjzfEkIIIYQQQgghhBBCCCGEqHf8DY/IiBQhhBBCCCGEEEIIIYQQ QggfqjUixWQyeW5qdBQKBTSysmiMeRbnX10/z+p6+uoyKbuKGlKZNKS80ADz46/Gmm9/SfkEpq6X l6SvZup6+qgHaZT01UxdTx/1II2Svpqp6+mjHqSxrqdPXBgN7bxoSPlpSHnBJT/+hkdkRIoQQggh hBBCCCGEEEIIIYQPEkgRQgghhBBCCCGEEEIIIYTwQQIpQgghhBBCCCGEEEIIIYQQPkggRQghhBBC CCGEEEIIIYQQwgcJpAghhBBCCCGEEEIIIYQQQvgggRQhhBBCCCGEEEIIIYQQQggfJJAihBBCCCGE EEIIIYQQQgjhgwRShBBCCCGEEEIIIYQQQgghfJBAihBCCCGECDIL5aZSjMZfKTWVe26sIfuxjfx6 /DQWz81emTl9/AhGoxFjqYlgp0gIIYQQQgghRMMmgRQhhBCiWsyYDEVo1en0UyhQ2F/90lHn6zGa PfcXojE4x8md63h9Yjy3tb6BsLCbuKH1HcRNfIvP95zwM+hRGTOn93/Oy4/eQ1jYw8z/powQz11c WEx70Gnm8WxcJK2u60BYWBhhN7TmunvH8Equnt/La56i2mA5toV5cZ0d95UuWfrqB3/MRvT5H5KV 2MN5n1KE0S99GVqdAZPbzib0Wf1c9vPn1Y8svftRhBBCCCGEEKKhkUCKEEIIEbAzGHUvM7hbP1RJ mRS5birKJOmxaMLiXkJnPOO6RYgG7i+MG19laNRg/rmkkCOR/RimGkq/yJPolkwm/uHZrN5/2vOf /Gc5wZ7PFzCm/z+YozsAhBPRvrnnXjYWyo0byHi0H3GJM3hHd5LIfkNRqYbSL1KJ6X8rmJnwOE/M LeL3OhVLsVBu3MLbqZOYoTvguTFgZuMGZsRFEf3YKNI0xS5bjBRljkcV142uie9RYpLIrxBCCCGE EEJURgIpQgghRIDMhpWMjstwD6B4KsrgyVlrOSTtk6JRsHB2zxpmTJyPztSN4dmbKdmYy5KcZeSu z+edpyLB8C8yVm7nT89/rZSZ08f2sUP3Ea+NfZi74jP45tzVKADa3kz4dZd6/oOV5SCfvTyNObqj hA9fwIaf9GxctYycnGWsKtrBT9p0YhUH0L30Eku/Oe753xeAhfKT+/lWO5+n+sYzWbPdc4fAmfex ZtbzzCsyem5xY9SM5qGXiyjz3FBflR9k44uDaK2IJl1X6rlVCCGEEEIIIaqlcQRSLGUYdOvQGcqC MKVEXWGh/Pgevv78Y9TZr5OV9TrZ6o/5/Os9HD+v01SY2Lu5AK22gM17vUzrYCnDoPs3Wm0hO0qr PSmFEELUIaUUqXMotP+pVDFXt4sTJhOmI3o0Kb0dexrVH/HZ7hr0wBeivrAc5PPXs1huaEKPGa/x 6hO30eJi66RbIYq/MXjcKHphovjj//LzmQCeU/7cwry7bubuuJG8kBfK46/nkftKPE0AxX1dCLvM 28ReFk5t+5hXcvRwxySy5yZwV7vmXGzfHHI57Xo/wYRhEcC3fLL1F865H+A8O0fpxtncd9PfiFFN J9fg5XmqGsy7v+AdtX0USgSq7G84YjJhMpkwndhJQarLvUrzBfoyM3AZN496l127dlXyKuGbJaNo af/nHnHE/u1yx7EuHAvlv3/LyrSxDJ3zqceUZUIIIYSoN07vZfMaLdo1W9h7uuJzo+WkAd0aLdp1 OyituFkIIWpNAwqk2BcePcLx0+7df8278kiJG0xcSh67artncJmO9DDPuaOtr7DELPIqzEVdii49 usK+bq+Bagyu6bb8yf7CTFRRd3F//Fjmrf6a4uJtFOakEn//XUSpXmVdpfOQW6e7eDGuM4qwGejK alIoTWlx8c8sShxJUpYOo9uHWjj9Uy7/fHQU0zacpMWVF7lsK8OgU5PeL8ytfLR6I75T8xfGjXOJ a60gLF3npefkaQzq4RXLT6FAoQhjoLrE49hmTAYd6vSBzv3CEsnS+lrboDpp9kF6S55HwTzf65Kq rgdX/pWB2ahHm5VI2Pm+Huobcyl7tx+2/aGk97RUkrorrT+oik4MSBiMs3lyG5uKf3f8VV0Vvpt+ 6agr/J5ULqBjmI3otVkkOn7PBpKu1mEIyvQ/ZzDqtS7rNYTRL12NzlD5WeydP9eB5+dVdW7XomCW a2W/I+YS1AOd16bPl+fzRbVZOPvTerJz9KAcSdpT3WnmFt8I4ZIb/0aPtsCOXez7w/+whfnQfg7f m0LGktV89Z2W15/uyl8l33OUlnS7syPXeIujcJKfdJ/xNUp6PTGAHi1cnz9sQq5E2eEqwETZmXOV PDOdDxbOHv8d5zIjt/Loq3OYeKP7XoExc/LgHhyTeXVQkfSPW6wjeQBCryN27FOo7H8b/+DYn2Yg lKZXtkapVPp+tTrBN59s4CgAnRiRPIjbvAa0zh/LMT0rZ4+m1y0xTNxyPaNH3eO5ixBCCCHqi0ub cfFP75L4eCpZXxz0eE47yU/vz+bRx+ex4a9mXOn6CGIyoHNbv7IHiVla9D6nW/ajnlzpc/Vw1AbP TnOB1JMDbZOqjD/1oobIs65XnbplYMcIqF7dqAVWrpXz5/z2/LyaXE++NaBAyl/szZ1IWNgjvPqV tWpnF9r+ITJWr6IgcxBh5yvHShUZKzRoNLbXigx6bUhjeJyKVO0+LzfQCFQZy5z7u74mRdHGke6/ MOoWMGbYXH7uOZtPiw1sW/eedaqKjXqKP51Nz5/nMfiRuaw7/Jf7RwBwht/175M2cpxtfvGauogW PR5lgqoTBs27fLzD5XS2HOSLRUv5N38nZfwDtLP1TIXj6LNG0S0uCU27CazQaNBoljEBDarogYz3 Vj7lR9CvnMnIobPQ+bw7mTho2AsxKWR7lqHmdSZF2Ro6wfqDpc9mcLc4kr7p5th/xQRYoIomarzW YzqeaqTZK+kteX4F+3yvI/y6Huz8KwPzIS3jo6JRpf2KKnuF+/UwxnP+/GBdD/WU2cTR3fapcjrS q+v1bj+moe270quDyxs1ZdrKGyOHuHw3y8hot54kn78nXgR0jOPo33iGaNUC9qsWWs+FjGvRJMXR N3VNDacqM2PSL2ZktIq0/X2t994VE2inSSKu73S0h3xVcrzw6zo4wyHtFKKiVaRt6Gb7XV5BtupX 0rze62tTsMrVj9+RkGaEPzyRjIwMr68Xp6i4QwGKqxRcGpT27z/56YsCNqAgYswA7rnKS+CiyeU0 uwSghD1en0+8Cw1/nOyc2SQP600X5eWEWI7w05YSoD13d7wWL58EXEybvrPZtCmP1waFc4nnZgDL H+z78TCg5KaWijryQKygQ79JZBes5M3EGFrXKFGhNI+dwS77CJTvk4l0DMmxMp88xq/ub/nhHEe/ /JCs/F+sf/YYxZgH2xKU06gGLL9/xwfrz9Jnjhbd6nmMvPNaz12EEEIIUV+EtKLHiKdQhZegyc5n xylnKMVi/A+LFqyF/qMZH3ejc8SxaStZg/sSl7Sedva2tRUqWKAiOmqKl3qGf/VkTh7GUAwxKdbn d/fXGKLaNHHZ2V5PnsU3d75g28dXPdmlTUpzraP90HebVCX8qhc1RMGoWwZ4jIDq1Y1ZgOVaGb/O 7/NX769RFa3euLg1t/buR2x48yorembjVt5LH+g7Gu2364nsPYD4+Hjra1AyOfoCUpTFqFOWUlTh 2E1QRvZ27u/6ig139CC0HN1C9nPz0V0/lvkvPUVUe5epKi5uTvuop3nljfF0KlnM81n/cVlA9RzH 9B8wO/Ehbol+gS3hDzPqDsekDDUTcj19JiYzos0mFr3zBfvLLdbP+/ojFmh+o1daEo+E26d8MGPS L2dq2jZiMnR8l5PMoPh44uOHkrwoF00C7uVjKUW/MoPEXj2JnvgN4aNHcIfrZ3uhvLOP7Ziur/7E hrssSGs2kDv9NYpi5rJp1UwSbPsNSn6TIs1oUM/jrSJ7D98A0+yD9JY8n2rxfL+QAroeAigD8z7W vJiBmtFoduYyO2GQ43rYXJBGR800JucabA8Fwbke6rWLI0n+3tY4aVpHcqSjj7fV7/so3uP+VvWd xpCbRVpRG1IKltm+m6EkZ2WTEVPqZ1kHdgyz4ROmp61DmbKUD2ePsp0Lr5Kb0Q+j272xGuz3XmUq BR/a7r2DniUrdy4xxsWkvLXFR+8SF4FcB+a9fPbOaowxc9n03SKSB8UTHz+IhNnL2RSM/AQgGOXq 9+9ISBuinnyW5ORkL69nGHZnK46b7mbsqHtpW9WDkT/O/cJXeV8BEQyI6kStTvJ04gA/bD0AdOaW G5t5brW5DOXNtxEZ2ZXwVq6VWyeL8VvW/tsA3Ea/292DoedfKM3uGMuW7T+wNXcWCbEdnCNHaov5 EEUrVjmmKFQm9ObO1h6RFm/O7mR19vuUAHAj/Uc+SJcLPBoFIDQ8gU82/YtpT/Xh5hZeQ2dCCCGE qEdClPczMV1Fmw0reOfTXyjHWg/4evk7aA7fT9qUAYRf4tJZN2cOaUW3kbHpM3KShzra4RYVaUjA tZ4RQD3ZoQ139hlYsa0uPoZwhUt3XcMnTE/bRkzGB6yyPe/7rCebviVnqq1NylFP8dUm5UMg9aKG KBh1y4COEVi9ulELqFx9COT8Po/1/qDWGx1BiKqGN1n+5MCX7/PKswPpolCg6BJH4rR3KPScjupP PUuSEkla8i1lxq94d/YY+nVpjaLLQCa+vo6dJ21TQ/ypZ0nSeGas3AEc5os3JpOYmEjSEr11QVPH cWx/21QcjvUc09Oz+Cl8FJrX4+l8RVCLB5p3oY8qEowG9h4JIPrmUM7v/y1gacnV9E9WEXuNtwrv RbS8ZyjJ/a/GsCyPjQfsn3OW379bx/pT9zJHm8/qzCe5s4WPBVoDFsIlHR4kaUw0h5e8Qc7m37Cc 3Yk2Mwfd9Y8xURXpMsXHUbZ+/D5FyhFMffJ294aC0BuIz/4a064ZxDa3lb2llO8+2MipPi+g1X1A 5sietHD9H1du0+1U4eRhDMVGaNKMZpe5fs8Xc0WLK13+JvA0+yC9Jc+n2jzfL6BArocAysA+j75S 9TD3X+fa6NgEZcxwxiW0onDVFnabCdr10HCd4dBXG9ng+Ps2oiOudtsjIOZ9bF61BXonkhDTyvm+ 4naenDoCpfFzPte7j8KsIKBjnGb35s8oZBDTEu7CGX6+ksgnnyVFqUfz+fdVP/T4YN69hVWF0Hua ihjHORKKInIYU1MiXdZpqEQA14Hj84Y9SDeXSg5cSbf+A+nNYbbvLT0PPYeCU65B+R05VczH2Xkc 7p/AiHuuqbKDiT8s+7fz2ZdHoWVPet7i0mnB1TEju48AdKJDG+/3In+cO7iT/xqBbnfQpZ33IEmV yvey+uV5LD+qIDzxKR7pUuthiyqEomh7C13Dr6ZpML4QX8r1ZHWxPfM260jcPFsYJSaNpdMe4roq b9tnOVzwNmn20SidHidpYEfvI36EEEIIIWrkMjr8fSRjev3GkhnvsvloOWcN/yZzXhHXP/k0qsiW zufYsm18vGAdypRneTLSvT0n9Lp4sneZ2DU71vYM7n89GcB8ZC/b7ZMRVMo5rWqTls25zHVTqIIW bp17zJRtzWdBURtSpg4j0q2e0oTr4l9jl2kTs2Nd6m7eBFAvaoiCUbcM6BgB1asbt4DK1ZcAzu/z We+vssrkL+u0MLGMdp0mqZ+RWRWGN51m/+oZ/P2B6WxoOoB5n27ki4Uj6fhLDgMfnsryH487gynl ZfyyXsPqL95lxrML2NmmD+MyFpHzRCs2/nMiKe/u4BTAJdfQNS6O+7oqgStof9cD9O/fn7iu11gr d7bjrP+lzBrFxjkcK6W4GznbD2MyHWb7uCv5RlNCaYs7GNA/EmXQSseDMpz2ratT+T/OD19+yVFu Jvb2dr4rrpe04/bYm8H0Hdt3n7C92ZTwhGVsWjGdp/rc7FgANniac+uwsYzttIO3s7Vs/PcyMvNb MCLtCfeAT9n3fK7Ro1TdT6Q/Da2hnUj45DNWTBtFn5uvco6+8ekyIsLbcIXn257sQa3ibRS7zZd5 gl36HRiVd9K9o62na6Bp9kF6S55PtX2+XyABXQ/+loH9gU/p/doJbU3EXZ2g8DM27z4dtOuhoTIb N7H4rdXYn7WVKYkMCm/qsZf/rA8ERpTd2ntM8xPKFdd3IMKPB4KAjmF/OPT2O3VFG8IjlBi37+VI ZR/okz2Y0IZu7Vt5PIAouD68vX8dDQK4DkLDE1ht2sXqhE7Be+CpjiCVa81/R85i3Pg+iza0ZWxS P5defDVh4dTB3WwDiLqVcG/rkQDmY0fYawKUV9Hi8up+G+X8VrKD7UDL6E609f5RlSs/yMaXnyNx iR5FbCrZLzyIMhjFUF8pUyn48HlilX48l576jg+ycm1ro9xI/+Sh3NOyOl+CEEIIIYQfLruVYZP/ QaeS98nWfs6/31xMfhsVaWOiXdbJM1Om/wKNMRJVny4uHZZ88bee7Ko94ddX1fEmlOaR96NSGin+ 6kf3NRlMe9B/cxhl30g6XhEKHEX/+ecYlX3oE1nVaJhKBFAvaniCUbcM7BgB1asbtcDK1acAzu/z We8P0vFLKXprnnVamKXpLtMkvczSlCZuw5ssvxexcNq/KB0+h5yXnuahqDvpcd9QUrNeZlLoh0ye ocVw1n0pqaPfl3PbzDeZ9fSjxMcPQjVhPKN6mNiwaguGMxa4pC09+sdxX8Q1QDM63NWX+Ph4+vdo 6yPYYI/+9mTalKfpFd4caE54/ASmpjRB/c4Xtp7XwWU+tIkPatIAaR9x0TKMDkrfEXO4FGWHMFqe 54s4pGUUSS89SZv8V5nwwnsc/vvTTOwf5vYdWKP5SiLCW4OhiLxgLtB08jCG4lNwtJgNVR63FTHP zCK142pUT85GrdWi1eahTh9BdNpZUpemMsDWM79W0yzEBWf/0felCa3bh6NkL4aDJrkeKmP6geXp zzOvyBZGiUlj6TM9/XiYrwkjxYbDnPR8OyABHqN4DwdP1tYvi/U8q32VPdxdILVarja1MBoFznJk 324OADfeEUYbrwd1Wfj8pra0duslFIgT7PruO0wouT3iBjzHj1bFcvIHcm1ryxA7jQ+XPkvU1ZU9 kjcCxnnERY5h4VZvC6C6OsvhT5fz6te2XnYyGkUIIYQQte4iWt77JC8lXkX+K5N5QfMHf5/wNP07 uI73OMORvQaMtCf8+nMYdLlBWtwal2fYco4Wr6/6uM178szSNDqqU3hy+jK0Wi1a7TLSBz9GGk85 RwDb2/YiOnA9u9HlZZEYZqtTKwaSrtZhcFujVFRPMOqWgRwjwHp1oxZIudZE8Ov9wTiGSw9lz2lh WhE7e5PLNC/l/P7NZ7xnaM/gh++mrUvkN6TlnTyaGIMpX8tnP7lOwAXKgY/y8M1XOiv8TVvR9sYW sPdX/jjtHnTxj/1G60NQGjMOoi9cY7txatGq04nrmMJulYb1z8d4aVg7g1Ff6Nzf8VqP3m3EBHDp 5Vx+aWVfXSiXXn45lYVaasclKGMH8Y+Io+zZ04K4ob34m9scFc6GlDObXmFot5EsKr2HTI0GjWYh KWhIilORrP6hBg2xRgrT5vABD9iOa1/4qS+Ds7a6HTdU2Z3hU+dat6tUqFTDScqElOxxxHe+2nZx nI80C3FhhbaJoFcMFK78lO0eD2xm40Yy5yy33S/PyfXgg9m4gRmDB5CkKba+oUwg+43x/vXy9qny 0UKhrdvTTUkVIxkCPIZ92sOIDlzvOb1laCvad2vjX+8Rr0wcNOz10aPLHrA7Px0AzMYvWbFyC8qE VMa5DsuuLbVarv6yj0a5BtXIXkEajQJwlqO/HgTacmu7Vng/40/zS/E2jIDy7o5cX91BDObfMHyz D7iJ6JuVATzEnsO0Zy0vDh1EwsKvaDN8IevefY77Ku2U0gC5rO90YpeOxSm9re8bNUx5bC5rKlv0 UUajCCGEEOJCCLmeWNXDRPyyhz3cx9C+nXAf72+vY/zOprlP0C3uXUqjp1oXes9WQWYScX2fR11S 3WAKwBrSUvIhLs22iL1t0exuo8jSH3fZrwnK7kOZumIC7TTjUalUqFTjyURF9viH6GwfmW6vG5zZ yNyhfYlbVEp0pm1x7BTITIqjb/JKSiSYUolg1C0DOUaA9epGLZByrV21Ue/3vw5aCWcP5Yonk7ty jh85xFHa0bmtS2AEXEZR/MrhP067bakgpBnXtPM1M5o/7F+cD94aOgJl1JA2XGW7capQJWVSFKNi WJ8I2njtiVmMJm2Uc3/HazYf/2yfnquuO4tRl8d7xSZgDwUf/afC6CIrI0X7b2Tcdj3rHAtwjWL2 qjVkq0Az60O2VjVXnjcXXU+fTA0fbFrNIvviYo6FvVpRlJZFrsF+bh1HnzXK+iPbfwVHTPaGhWn8 zfAW0VFT0Lo1KNRSmoWoCxRdeXzqU8QUTSG66xiy8qyB3LysRDqGZfHXnfd63C/lenBlNm5g1shE 50gUZQLZa18moVPFkLmoA+wjh3YOJPMFf9aFaCDso1F6DefJ+64P0mgUV5fQ/PJLvR/XfIBv1+0A wunT/SZ8LRFfpeP7KP7WCIqu3HqT50O5D5Y/2V+YxagBCbysa8mQl1ax/s2R3H6195BPYxGq7M4/ UieRYr+5G1fzzmd7fVRmZDSKEEIIIS4Qy0F0mk+sI5tNG/low27Oeu4DwE72K8ex/cgntkXA44lP mMkq/WJUqJm1XF/leoTeXHR9bzI1H7Np85uOBeEdi9gr15E2/RMM9gco01ayBvclbtEx+q8/jMlk wmQ6yq45t2BYOISo8VoOuT5sFZWiHLeWI+tm22b2GUTC7BXosxNA8xbLt8p6G0JUWy3V+4NwGJfp Gqpkj0pdhuIyz15s9lEU5yMqFUrz7v2ZELOFWXOXsMFQBmYj+veymJN5hoSn7uemmpaMMpWCwyds N04TphM7Kbh7O0lxU8hxi1jbRZJSsM+5v+PlssBUSBMUV13mR6/Vco7/doQTXMZViibeGzVqgeXo ZrL/uZTDvaaxeO4QyF/MwoJfnOvSOKYQUtJ7mIoB4R6NjIqbiIruBNVdoEkRTmx8PP0jPXqphrbl /sfiULKFVZut6/WYDZ8wPW0bvbNfZWZ8J8eC2aHK7vzj+WlkdFxNyltbKKvtNAtRJzRBGTuZf23S kNFruy0InMKi0miWbl/CU+FnbSNSLpLrwY0ZU8l7jIka4DadV8HmrCAFUez3H+9DhO0LH1aco9VV gMewrdfhdWSmfQi6t3U+/GKbD9XrMF77SNHgDbn1xmzcwsLkkSRt6E722pnEu42irUW1Wq7+cBmN ktSfWy87X08GVpaD3/HFf42giOKB26+t5nOJhb926sk/CnS7mfb+jIYoP8TmNybQf+A0/n3RAF4q +JBFz8ag9Gsu7HrOXIJ6YJhtioguJGoPeO4BzcPo3quD7Q8ju4+avD9/u41GacndiQ/T05/yF0II IYSokXMc/c9S/pnzG71mL2Ruf8jPXErBftfO1/Y6Rk+GJfQl3K3jciiK8DuJjlD6t7h1BaEowmOI j+9LpMdMA6HXRfOYKtK5liinMeRmkVbUk+yFzxPvqCs3QRn5GM/PeY6O6nm8VVTqrBv0HkzCAGd7 lFVzwqPuIgI9ms+/r1bwp3EIRt0ykGMEWK9u1AIp19pRm/X+IKS5qvn1XTXlqjbXer7poRUdWl9R zUp2ABSdiBvWFzRTGNCtDYpmYUQvh2EFGubF3xCMgnEXeh2xKZNIUa5jwcfbqnczDLmGzj06AyV8 u/MPvI31AMByjN3f/YyJzvToHKw50KtSxo6Vb/N2ya2MnTwKVcJ40nr9xpIZ77L56DnHXtbhbt5v POdviFcVc+Rd1pyWTXD80NaNNAtR25qgjIwnOedrWxB3F+tmJxDreAC0DsuU68HOjKlkJckPjUZj nycyJo2Cf02u4XRegfJnNGhVAjxGMEZt+uRt+G9wWEcODWfK/oeDGOwKotos11ofjQJg5szZc16e Tf7kp/Uf85EJWg4bQGzb6l4fZzm86yd+AdreezM3VtqOb6HcuIW3xg3hwX+ugSFzKchfwLOxN+A2 42hDUV7GgR9/wGA86ey8Eno5La61zx++hw1bd1V89iz/jT1b9ni+68FjNErLITw76GYfU7gJIYQQ QgTRqR2sfPU9Sjr9g8mj/kHClCR6Hf4XM3L+y1HHQ6f7mp4VnK9pdM372Lxqi4/OUaFc1qwZTezB EXuavHWycrSbyTRRNReMumUgxwiwXt2oBVKuganten9QauyVN6y5sk/f5e0Gd4pfindg9DrtV7CZ KdNl8tDKW8g94jJqZN1sEmLDPaLBQWSLOlcvEg5wOZ1j+nA3e9m4fhu/VmytAMDy61bytDugRyw9 wy/33FwLLJzd+QkZMzbQ5ulnSYy6hpBmt/FY0iDCS97j1Xe/5YQ9rZWWQU0ik6Xo0qNRhM1AV+G4 dgEe196oVWtpFqIesD8Q9n6AqJuayvUA1jWtdC8zONIZRFGqFqNf9XzQgyihN/VkcG+ll4do+2jQ qss6oGOE3kDU4J7eKxq2uXyr38umKTdFPUBvr4E224hVrxWPmnKOHFre7v/QnfdgV22Xa1Xso1Eu 4v4h93Fz0EejNKVd5wgU/MKmb3a6VGqxBjT2f8bbCz4HHmDyyCiucXy8mdPGEvQ7fuF4uY8HGjcn +OWHn4EbufvmtrguMeruDL9/u5xJQ4czWWNmyEsfkr8oidh2l9fys+UFcvonVj7Tj87d76Rb18G8 8NlBWzDraiKib3PsZsyczzxticv6VWWUvJfDAkccJZJBkTdwsWO7leXYf3lnvnM0So/JI3iwTV2c 1Oscx3/caFtfsICNxb8BJ9jz1Xrre/nfcMDrdLNCCCGEqJv+ZOeHrzNjwzU8PeMJolo2oVnkwySp OlHy9lu8qz9qe+axd+72MYKjJqO/y3SkhykIS9dVPK5dQMe1N7Tbeuz7mMlBRjf4Ixh1y8COEVC9 ulELrFyD5/zU+4Pz/TbvQh9VJEbNJ3zhtq6EZ+P2xVzdpQd9FCXkF+5wr2yf2knR2u8hoifdw6rT +F/FuidelVF2wjnxVK2rrCHFLyE06TKAyYmdMOTM47V1+12mzbIpP4huSQ4aQyeeTh54fqbvsBzk 8zcXk08vxjx1P+0uDrEuPH//cCb8/SI2ZCzkg59sIbbQcAZNGoHSuJw5S791X5Da9D35K7dAzOM8 0r2l6xY/tCSyTx+UxgI++OKA+4VqPsAXHxRgVPahT2RLl4taj+aDTe5zVGLGtP1TVhZCTK8I2oQG nmaLaQ+6lct4t3AnJ6XOLuoD+wNiksecrZRRsjyLWYWtnFMeBng9NDxmTPrFjIzLoMjlXaNmNJGt m9mm0fF4dclCX+Fm7Sf770bhavK3u0wLaTaQN3+5y33Nyuv9J6Bj2O+PW1iZ/73L93saQ14OmcZI VH26UN0+HdaHTyhc+SnbXRZPNBvymZ+pR6m6n8jmtkcTywn26j5kybsbMJx0jmwMzBmMW3NIfmga +1Ua1mcl0r0WHqaqFli5ev0eq8s2GsVQa+taXESr2+7lkZZgXLaYd7402p5NzJw+UMSbU6exxNCE O6ZOYuRtzjPHvH8NKX2jib77QYYt3FpFRxzg3EGKC0uATtzla7RteSk7PprF8H7jWHL8PttUXvfR rmlwHndr15/8uHIqiYmJ1tfYF8k94tx6JPdFxtq3jV/Jj7ZLovzHdWSs2G79w7SJBR9u5VcAmhI+ JJmMGPuTcSGZqkhaO+5NbYhMUtumbcTHfftPDNqlvPE/52iU5Me6VhLEupDO8tvXS2zrC45g4pub AAN5MxOt7038N7tO1fRiEkIIIcT5YjFu5M3Mf0Ov4Tz14I3Wzh4h13P/mCf5O/lkvJzHT6dtoZTw /kxKicSY+QZL3abSd2nfmdCf7vZ6hr98tnWC+dAmPtC41F8c7X1e2qQ4zvb81RRyG726XksoTQkf lEiKUk/mnJXo3RaVt+/bjwmP3GarH5zDtLeIlUs0FBrKvIwAb5wCqlv6KMOAjhFQvbpxC6hc61m9 P8Risfh9DYaEWKutJpPnaBIwH9IyPkaFumMK2eO60wIw78lnctoGOmZ8wKrk7taRHpbjfPf2M/SZ vJv4eTN4Nq4LLc/+wpblc3nm7RAm5r3NP6Ns82eX6UiPjEOjKkA/O9al4aYUXXo8cZo+FOinEds8 1DYqYjnDoybzU/wMXk28m6uvupFbw1txsbfjmI3o17xPdkqac1oWgJgUssc/Qt+4SJSV3GMVCuu4 lQplYfusTFJd0mZnpkw3i8i45URkr+WThE6E2vOSeQZVxmT6d7jUZX+bFhH0cRkpY/l9CwsmPcfU XBj0/Dj+0SsC5eXwp7GYTR+/y3zNH9w38w2yJ8VwtWtLg+UoP27YTMnJc8CvbJ4/izd392b6a4/Q uQlc1OYO+vZo67ORxXuez3FUl0GvuIUw6UM2zLyPlo7PdG4zP51D/vyB1iCL+RC6WWOJm1eIUpXB q/07EMofbH3rRTKLIkgteJtpsdc5onyW4z+yYWOJtZHlt83Mn/gmuwdN57VHO9OES2lzx330aNsU zPvQjh+CSl1KTMoLjOt+FTiO24oETS4LHdO2lVGifp6HktQYYzzPWQ1Gzyl6/E7zGfbnJnNHghqT IgH1/7IY0s5+8Z7j+I9FbCw5Dpzjt82LmPimkUHTp/BoZwVcdB139O1O20u8Ng81Gt7Ps2qo4fnu S9DSV01+Xw8EUgbO6wHH+W3m2NZlJGUWE5Oaw7+m9XLeE/2+Htxd6LILjnKM2hTCVO94bvCtQwab tiUT6dnV298yMW0la/BjpBVFkJI9iu4tzrIn/1XSNHjc1yq5//h9DIDj6LOeJDptm+Near83kqCh aGG814Xa/MoLZkz6bAZHT6HIfu817yF/choaRqMpmuuYv9SyP5dRdyTwkakDj6rzWTakvaPx3L/r oInzs5QqMl7tTwcv6eaiG7jLy2++f/kJhL/lWsn3GPDvyFmMa9PpO2Q1f8v+mBUJf6vynle9fJso USfTK0nDUcKJGXQn7Zoe5cfV69CbFIQPf4335z/OzVc45+Mq12dxW3QaewBUGnblxLt1hrEcyGVk 5wRyXd6rqCX3vP4p656+hYsox6idRFfVEvcAb2XueZ2t657m5kqnCXNXvfLxhwl91mCi01xDtD64 3FPO/biEft0n8qVtU8tntOx4pQ/WKpyXKQi9iUlFszDFZS5vK8vRjUzvNZT5JSbraJQMLQXJdwQU SKm98goOSV/N1PX0UQ/SKOmrmbqePupBGiV9NVPX00c9SKPX9FmOoJs+jLj5MKlgJTNjWzs70Ti2 /cXTmhXMj2/Pxdin80lkXlErZ9vasa28lZRJkWf7jt/1ZJe2TmNvWz0q1HlcpXv9BdMPqJNHkqRx bZP6y1bvKvWoV5/BqHvV2kHPUVfxUQe37CV3VH8SPtqD4lE1/1s2hHa2AvGvXmRrH6hHvJ4XFfhf t/RdhgEcAwKsVzv5l5/6wb+8+F+udaXe7294JGiBFACzcSsr35zF6MxC6xsxKWRPTWCI53RZ5UfQ 5y5m/sJl5OmNgIIOsaN4bnoyCXe1cU4r4C0AAj4CKYDlBHsKV5CV+TZLdAaUKbb/83Ics3EDs0bn cvW0aSR1ty1O7giuLGD/BJfgjxc+T5xKAylgNqh5uFsSxfa0OQIperf93PTOZvsnCYS7HMpi2sN/ cpeTk6O2lSGAkshBCSQmjmDIvR1QeLbHm0tQP/wQSYXea9OO8vLcYOM1z6e2kT30MVL3xaPJn0V8 O48bdPletJOGo1pyCRO0Gub0aWO7IMow6PJQz5lFZpERUBKT8gLjH3mIOI/F4u1lZjurPESSUqBl dmwr659mI/qCtXy88EXbcUGpyiAz6XEGeC5CzxmM+kLWf/wWSfZzVqki49Un6P9glMciZfiZZgtn 92hJTXiBbyOn887cIXR0TMh+GoP6abol5bkd1UHp/ZxpbLyeZ9VRw/Pdl6Clr5oCux4CKYMyDLpP yV/xCmmaYusOvu7h4Of14O5Cl11wXIBACmA26lnzfjYpaRprD3Kv301l9x9/j+HY2aOzQW9SsieR MCTGy73Ryt+8WO+9a3k/O8N2rimJSZnG1IRBLmvyAGd3oU0dyzPfRvLaO9N5tKMzlf5dB4rK77l2 Pu69/ucnAH6Va2XfY4C/I/bf6AP/oGBDGrF+LBBe7XyXl7Ljk7eZm7XU8VyiiHyU8aNH8+TQu2nr OSrk9M98NGU8zxS25v8WZTLJ3okGAAt/bn6JyAdfwssS6S568PynH5Me1dL5bFjZ85SHts9/ij49 ikDGQVe7fKpUvUAKlj/4bvkrPP/KCvZ1Hk3G3EnEh3tc0SYDus+L+Pwt57MRtuejV/vfwa19vD3z /MlO9TNEJX1oDUy1TETzzTziA5zWq/bKKzgkfTVT19NHPUijpK9m6nr6qAdplPTVTF1PH/UgjRXT Z+HUd4sY2mca+4a5dMh1sFC+fzWT+ieyJHQs2k+n0ecaW0XLZECXq2ZOUqZt9oDepGSP45G+vd0X iw+onmytRxWs/5iFjuNGoMpII+nxhyosQu+rTerV4f15sEK9y4zJUESuer6zTcpr5+5T7NHOJOGZ /xH52kLmPtoZe8ubf/UiW/tAPVLxvPDFz7plJWXo/zGsAqpX2/ifn7rP/7z4Wa51pN7vb3gkqIGU gJWbKP39BGcvacbVrRQV5mWuNbab5qxuS700pPoI0njw/8SpbeWYSks5cRYuadaKVoraK8W6k2fR kNX186yup68uk7KrqCGVSUPKCw0wP/6qcb4tpzl+5BinuIwWra9scIu717h8Gpm6Xl6Svpqp6+mj HqRR0lczdT191IM0Svpqpq6nj3qQxrqePnFhNLTzoiHlpyHlBZf8+Bse8R4lOF8uVtBKqUR5PoMo OBd29cps4ljpGedC43XexShaXYtSeW2tBlGEEEIIIaoU0pQrr1WivLbhBVGEEEIIIYQQQjRe9SFS EHzNb+ORCf0wZqYyKetD8vVGzGYj+vw81NPHo1IrSZ30gHVhZSGEEEIIIYQQQgghhBBCNFqNNFRw JZHJy9he8AzKdVN5LDqMZs3CiH5sMisZxAebFntdKFkIIYQQQgghhBBCCCGEEI1LI44VNCc8NoHZ 63ZhMplsr12smz2K/j4WShZCCCGEEEIIIYQQQgghROMi8QIhhBBCCCGEEEIIIYQQQggfJJAihBBC CCGEEEIIIYQQQgjhgwRShBBCCCGEEEIIIYQQQgghfJBAihBCCCGEEEIIIYQQQgghhA8hFovF4vmm LyEhIZ5vCSGEEEIIIYQQQgghhBBC1Dv+hkdkRIoQQgghhBBCCCGEEEIIIYQP1RqRYjKZPDc1OgqF AhpZWTTGPIvzr66fZ3U9fXWZlF1FDalMGlJeaID58Vdjzbe/pHwCU9fLS9JXM3U9fdSDNEr6aqau p496kEZJX83U9fRRD9JY19MnLoyGdl40pPw0pLzgkh9/wyMyIkUIIYQQQgghhBBCCCGEEMIHCaQI IYQQQgghhBBCCCGEEEL4IIEUIYQQQgghhBBCCCGEEEIIHySQIoQQQgghhBBCCCGEEEII4YMEUoQQ QgghhBBCCCGEEEIIIXyQQIoQQgghhBBCCCGEEEIIIYQPEkgRQgghhBBCCCGEEEIIIYTwQQIpQggh hBBCCCGEEEIIIYQQPkggRQghhBBCCCGEEEIIIYQQwgcJpAghhBBCCCGEEEIIIYQQQvgggRQhhBBC CCGEEEIIIYQQQggfJJAihBBCCCGEEEIIIYQQQgjhQ4jFYrF4vulLSEgIACaTyXNT3WYpw/CfLzl4 /T3cG94cay5qRqFQwAUtCwvlx/fy7Td6fizZz9Ez0KRlOzrdHMmdt7fnyouDkUt3vvN8mgNfb+R/ h8/RIiLGRxnb92lKp/tiuPnKizy2Wyg//gs7tm3nu+K95yU/om7yfZ7VDXU9fXWZlF1FDalMGlJe aID58Vdjzbe/pHwCU9fLS9JXM3U9fdSDNEr6aqaup496kEZJX83U9fRRD9LoM31nD/D1+v9x2HIV EfffQ/gVnm1ILvtc1on7et3MlRWajc5yfO/3bNu+g+I9f3CGS2l5Q0dujuzO7R1acLHn7qLO8Hle 1FMNKT8NKS+45Mff8EgDGpFiodxUitF4hOOnzW5bzLvySIkbTFxKHrvcNwVfmY70MAUKRcVXWGIW eToD7qdaKbr06Ar7ur0GqjG4ptvyJ/sLM1FF3cX98WOZt/priou3UZiTSvz9dxGlepV1e05Q8RQw YzLoUKcPdB47LJGsvCIMppoUjIlda15EpRrKo8+9i/7EOc8dXPZZwte/nfXY9hfGzW/y1L09iI5L 9JKfOazZWeYlP/44g1GvJSuxhy3PYfRLV6MzlLnscxqDenjFcq/wGo7acDyAfU87P8JkQKdOp59j ew8Ss7TojWdc0mFXhkGnJr1fmON43s8dwGxEr80i0XHOVXbcqlgoN27gxbjOKMJmoCuryTlRlzS0 fAVwfvi65rV6jF6LwfuxtXojFXavcO4NJF2tq+G9RAghhBBCCCFEo3dqF2smqlA9/jTPvfMtJ7w1 CNn3ef1rfvPcXn6Iza+P5d6IaOJU81m99XuKv/+cnLHx3N/lflQv5rPzpLe2Kz/4URc2G9QMrNBO 5PkKY6C6BLO5BPVAZx3c58utbTCQur6PfX20BZqNerRZiYRVeVw/lB9k44uDaK2IJl1X6rlViHqn AY1IOY1B/TTdkvaSUqBldmwr56byI+zQfcsfN56HESllOtIj48hERcar/elgD1WZ95A/OQ2NMYIE TS4L42+wRbFK0aXHE5d5BlXGZPp3uNTtcAC0iKBPbDjWT/wL48Ysnhw6n4Pxs8lOG8Zd7ZtbI+nl Zez9aiUZSeloQkeTW5DOQ23sxzNj0mczOHoKRUpn2sx78pmcpsEYM5dNq5KIVPiOrfnMsyMPeuBG /v76h7z7dBeaet2nPdnbl5AQbt/qmp+ZvD7lcaLDW1bMDyPR5M8ivp37USvnkueYFLLHdaeF/Xtg NJqiucRf1wQ4i3HzB7z/ze+eB7CyHKM4bzman/qi/t88ovfl+blvFkPaNQHTVrIGP0ZaUQQp2aPo 3iLUeT64pQPgOPqsJ4lOW4dSlcGr/TsQyl/syX+VNE0pMRkfsCq5u/VcMO9DO34IKnUpMSkvMK77 VS7HTSB77cskdGrunj6fzvC7fhXzps5gYdEBUKZSoJ9GbHPf50Nt8X2eVUfw8xXc9AUqgPPD2/mP 85onQUPRwniucxRFZcfG475l33eb49zzfVynC1t2dVNDKpOGlBcaYH781Vjz7S8pn8DU9fKS9NVM XU8f9SCNkr6aqevpox6kUdJXM3U9fdSDNPpMn71tzQgohvC67k2evvkK7/tEZLP9kwTC7XXQ8oNs fHk8Q+f8Svy8F5nyjxjCr7zE2sny5F6+Wj6XpMkfw9M55M8fSLuAZkDxry5sMW5m2fvf4NqF1+kc ZcUFLNT8Spw6n2WDL+XLZR/xjY9On5ayYvIWavgpTs3/lg2hXUggdf3A2gLNh7SMj1GhNvZ2tF85 jqtazNqsYXSqpN3QyUL573o+mjediQs3YCKyYlttJXyeF/VUQ8pPQ8oLLvnxNzzSOAIpATAbt7Ly zVmM1txeaYOrzxPHEUjx0mDrdZs9wIBf6bYc3cj0XkOZz1i0n06jzzWegxHPcVSXQa+4hZjHv0fh yw9wdQhgLkH98EMknXnOI2ByhkPaKcSovkFVxef7zLMjD+XExPxF0eFY1J/MYUiHy7zs4x5IqTo/ ZzGuTafvkKVcOn0NG//vLi732MMne56LR7iUt/NHZGdKAfrZsVQVarAYC3iu72h08SvYMPM+Wlby G1txX/t5eYqMTUtJjrzSsa/9B2q9ypkOs0HNw91mccatQdwlaLI+zpaXctv3tpm+bg3cYDZuYNbI ROY1meb+MOHVOY7pc1mQvZgFmr38bdQQun73HssOPl3x/D1PfJ9ngai9fAUnfdXj//kRGuA1b78u XgM/jm1NRxLFbteQ/YHyV5/3sgtZdnVVQyqThpQXGmB+/NVY8+0vKZ/A1PXykvTVTF1PH/UgjZK+ mqnr6aMepFHSVzN1PX3UgzT6TJ+9/ezaaGJMxRzumcUnCwbT4RKXBhmvgRRnmxgT3uPTOQ9wjWcb juUAa597nCE5VzD9iw/4vx7OdpqqVLcu7Mb++boHKdiQRmxLL9OWOdjbxL4hvmAlM2NbExJIXT+g fe11/yiPDr9nMOpeZWTcOzTJXssnCZ0qnd7IckzP+wuyeWuBhp/+NoLRXXfx2rJT/pWNjc/zop5q SPlpSHnBJT/+hkcqO/cDZjZu5T3XoWL90lF7m27G8icHvnyfV54dSBeF4v/Zu/u4qKr8geMfKB9H TdJsTN3VQM3FMlqzTAgfVyMCTbScNNTEFDWNYstY8JGftRbS6tIDru6ojdlqNMqiVKiE5pauExlb a6OypTJZZGKTpjTz+2NmYJ6ZEbQBv+/Xa/5w7mHme+7cueP9fu85B0XfGJIy/kaR83RUP+lYnZxE 8uqDVBk+Yt2SxxnVtxOKvnHMfXlH7TC8n3SsTp7Nwo2HgAp2/eVpkpKSSF6t4yeH17H+28pluNqo J1mQns0XYVPQvBxP7zYNunugXV+GqyLAoKf81KVMvVTNd/8qYM3hjsTOUxHtUnQAuIaQe8YzL7Yj +rV57D5ueR/T0X1sKYJhE/5AP4fqcXOU4bcTTgWl5ZWu0/f4JZQHn5jHJDaz5OVdGOo8Bn3pTzNu vPsBpk6Kp5/xe76v8zVr1fQ5Q0VUTeI8GEXEBOanRGDQ7ELnoeJfq4pDb69DUzGCeZMGeC2iuG9r 5IS+HGhFSFvH0UbBbdrj+BNynqN736OIgUyI7VubyAYI7kT4Xb1qjx1TOe/9bSsGZQwPDenq8EUO VkYyfWYcyqL32HvUbnoxty7y3ac7KDx3L8u0+WzNmsqd7d2Mimp0mmK//Dg+AH6sQF9mgOZtadvK /gi5ljbtnf+jeJoDb79JiXIS86fe4fTavyE+52OMRxZaC1C2OMaQkXiXXSHyOiKmPkGKUofm/c88 3HkjhBBCCCGEEEL4qOMDPJGWAOuzefn9E3VP+W7+hn+9nc9hxf3Me2yQaxEFIKgzd4+bwCTVzRgr z9T9mjUa4lrYzLlD+eRovid23nju8VpEAc6V8XZOHhWxiUy65wbLDDt+XOv7kws0Hd3F39RlKFWj GVJTRLG2jZrIzMQOFG3Zx9E60mjm7z5lU+FFhi/TUrx1OZPvvNG5iRCNVoNVCkwntcweFM30/f3I 0WjQaDRsGGVgcYyKVO1Xdgn683y9dSH3j1jAzpYPsPzd3exaNZme/8slbvR81n9udxKrruJ/hRq2 7lrHwidW8mXn4czMfI3cRzuw+7m5pKw7xDmAZjdwW0wMg29TAm3oftcIYmNjibntBprZvU7h/6qo tr228QB/mZxASlk/cksrMBorKJ15Hfs1h6ls/3seiI1A2WB7x4kyjO6d7E9KvjrDfz78kNP0IfqO bpa+udOsG3dE9wHjp5QePQtAcFgiW41H2OpSOb6AoewTyhjI2EG1oxouTRAtet3P3DnDqMh9iZwP TtXxg+Rbf4JCBjH31VxyF91HV3c/gm7ZfuA60697B6d+KegS1t2ngpbZsIc1r+2hy4xE4sK8j4Vx 3zaEiOHDUXKYj8pO2X0PTBiPHGK/IZyR/XtgGaDakrDEDRiNG+ymPrM1P0XZR4dh2AgG3dyy9ocz vAddXAp+th/EfWzZa//dc6clYYlr2bNhAY8N70N7v4a0BrKm2C8/jg/sCrdln1DmsGbOWY7oDmFQ 3kn/nm0tT1V9xvsaHUrVECLqGq1j+oq9W/a5P4+16UxYuBJDaTmnvB94QgghhBBCCCFEHdrSK3Ya c+7/ntzn1vDB6TrWNTn7JR/ml8GtA7jjt/azpNi7hpBBs3g1N4dF9/3G9+n/G+Ja2HyC3Ws2sLPL wyTH9fSYB7O4iGH3m7y2syszkkcRZhuN48e1vu+5QBM/njhGGUrCwzpbc1R2bDdv+nDDbnBYIu/s +TsZjw2nT3vvPRSisakjY+arSkpeWY6a6WjWpJMYH098fDxj5j3PmpTmqFPWUGK989/8XQmrMv5O 5cRl5P7fNO4bdCcDBo8nNft5ngp+i6cXatFfdEy/n/6smtsX/ZXF08YRHz8G1ZzZTBlgZOeWfegv mKFZVwbExjA4/AagLT3uGkl8fDyxA7p6OCmZqDqQz8qSgWQ8M42hYe2AdoTFz2F+SnPUf9tVZ4X1 UphO7mGTr8lKd0yVlJdWQEgoPZTe7q5vgbJHKCEeR5lUoS/OR6vVkpc9iyjVESYV/JlJzsnZS9KG Wx6aTdrQ47z64lseFp638rk/l0s5+hMu46XsuBth4omntsG0i5rOmlQlatVsFqjz0Gq1aNULLNMo pT5PxgMeClhGPcVaLVrtW2Q/noDq6GgKXp9gGa5q/ZH2JLhTd/opDZTpK/jReaNoGrwdHwB0IGrW YlJ7bkU1dQlqrRatNg91+iQi0y6SuiaVB6x3mZhOlVNqUBIe1gn0JeQ5jNTzMLLQm7JjnPjR9cwj hBBCCCGEEEL4pWUfHno2maEn3uDFdR4WnreyXNtCSN/uKO2nAbtSvF4LN8BoFPDrWt+Rt1xgMG26 9CDc+U9qNKdT9zCUdebRhGja3OZv/VZzN7Pz8K8ORC/ZYzclTDXf7X+PN/TdGTv6brra3SUeFHIn 45KiMOZree8L+wm4QBk3jtF9rqs9abTsQNfftofyb/j+vJczqEcXOFWux+D8tI3XE5+vTqAr2mZJ mmu1aNXpxPRM4ahKQ+GzUW7W5biAQVdU277mUYjOocIMtGhN6xbePrpgWrRujcfShMnA3pfmolKp mJhWytDMRxnSpU0DHQwQ1PYOHn36EbrszOH5TZ/jvVbtS38uhW1Kre6EdXGYqMjuB8BTocnCNsKk s2ocI30cjeK2bbCS/hNT2ZB5I5rkiahUKlTJGkj5E7Pjf0cnD103VezlJZUKlWoKaTv7kfl4FF3a Wqc/C76R24beDkVbyS894/SHJynOesmyKJtosrweH1bByv5MnP8Cmd0KSVapUKkmkpwFKTkzie/d 0fqdt915Ahf2/Jnx/SbzWuU9ZGk0aDSrSEFDcoyKeer/WIop3kZDBXege7/OPo32EkIIIYQQQggh 6nYNbSPG8/SMruzMXMWmL+q+XbRFu9a0aOg6Sn2vhW2jUTrHMXlkqIcbv21so1FuQDV5aO1oFCvf rvWd1JELDO4cztAoKNr4LqVGx0yZybCbrGXrPedRhbhKuP1u+av2bmY3w78cVHPm1ElO043eXe0K I2A3iuIbKr6vI/Ue1JYburV3ftYPtkS6B+5Oiv4yaEibqLIkzVUqVMlZlESpmDA8nM4O8xLalKFJ m1LbvuaxhLf/a5meq8EE9yJx6xGMRiNnj+QwuHIdMSOfRX3Y+0yOvruGkHun8n9J1/PPlavJP3bO uUEjYBthEsnjUyNRev0B9tbWuoh3v8m8VhlL4amzGI1GjGf3suyWo6yKjGO2w9R3tSxDMI0Yjac5 snkola9NZuS8jRw2moDr6PfwLFKjPiEtcgRJ2W9ZCm952ST1jGLZz+GoPB7goinwfnxgXfBuCv1i 1lEZu4FTRqP1O5/BLfpXiBz0DNqT9v/BM1Dy9W+ZWapjx5IpxMfHEx8/hSVbtpGjAs3itzhQ55pC QgghhBBCCCFEAwvqxL3JT5HUuYiVL+/gmNNMNoHPNhrlW4Y+/jCDld7LKDWjUYZOZOrgLk75U3+v 9a3qygUqbuPh+Y8RVfIMkbc9Tnae5QbvvOwkeoZm8/Od93rOowpxlXCX0fdT7d3MdatdeFvRynkI m20UhfdRAg0jmHb9Y5kTtY/FL6xmp74KTAZ0b2SzLOsCiY8N4eb67hllKgUV1qS50Yjx7JcU3F1K cswz5OqcRhAAEEFKwVe17Wsee1gSbV2SPKg5iutbea9wg6Vg9e0pztKK6xXNvc73GKzszyOpT5GC msXrdXUsiuWHoC4Mn1vHwvM+9+dSWNdBcTvs0DYiyd36KRa1I0we5cFbXccP2fPa1qRn84IVlAzL YNWieMJsRbRgJRGPPM2yzG4OU9+51xxlxEOkzp8EmldYf+A0AMHKoWT8fTOazH7stBXhXqskck0h bz12C9/IrQJXCffHh0n/DgvSPmFYzossiu9Vs4B8sLI/jzybQWbPraS8so+qmiG8SoZNUPFAmNMx rLiZQZG9wPA+7+tO104r527knm26PndzxgohhBBCCCGEEJcoSDmEueneF54PaqHgegV1r1VyKepz LVwzGmUMyQ+G42n1Fgu70SjJsdzayjGr5/u1vmfuc4HNUUY/zd/3aMgcWmq9OTyF1yojWVO6msfC LsqIFHHVc5dD9lNd8+jZa8n1nW90ftJJB3p0auM1+d8gFL2ImTASNM/wQL/OKNqGErkeJhRoWB7v Yc2K+gi+ieiUp0hR7mDl2594PaF5FHQDvQf0Bg5z8Mvv3f5oAGD+gaOf/hcjvRnQ234eRQ9si2Jp dqHzmtD3RxDNeoyyW3j+G9d4fe3Puc/R/iWb7FeLKG/Quw7cTftFHSNMnHlvazq6jy1FBpT9uruZ wqsFbUNa1SaovbJ9z3Ro3v+s5vgJVkYQPy+XI7bC244lJEaHWUeG+TJKTDQNzsfHeY7ufY8iT8XC Vu0IaU7Nd977mjq+TYXnoCFG9QkhhBBCCCGEEDVa0cNh4flq5wYE3diLAbeGwMEyvqx03W5h5tzn +fwl+2Veff8YF50314fba+GGHI3i37W+V25zgc1RRsQzL/dj683dR9ixJJHomhsuPeXRhLg6uHzn LoX3JJw92/Rd7kYJnON/ZYcwuJ32q6GZqCrO4r6Nv2OzbaoluyT0ZTsluD1J+aM1vaOGczfl7C78 hG881BTM3xwgT3sIBkQzMKw1cB69eiIKxUTU+jqmTWtQ9gvPr+OD751/xFrTe0gMwxTe+mPm4vH9 aJam8eLnF1DYravjXUtuHjSCYW6Tv9aRUR7uFLCMMNkJQ2IY0aet82YH/rT1zPpDZDqMOi4URZwa /aUcHjVsP6wDGTvoMhQFxa+jwY4PO7b/5Hk9NzmN4Ar+DYPGDnQ/ksw6Z6z7wqEQQgghhBBCCFEP 9gvPr/2A7523Nw9lyIRoFKc/pPCAwcMNu+c4/vEWlqa9wecXW+C40qgXl3otbBuNwj0kjOjl42iU axiSMJg+TqNRfBbegy5tLjRcLtD0FXu37INhIxh0c0vnrUJcNZy/3pemXV+GqyIwaN5hl8M8fJUU p0eiCF1IcZUJuJaOfQcwXHGY/KJDnLY/o537kpLtn0H4QPqHel/Y27061j1xq4qqs87J/cvI20nX J0E07/sATyf1Qp+7nBU7vsYl+uoTFK/ORaPvxbR5cdYhgLaiwj42bvgQg0Oe1ISx9F02FhlQqoYQ 0a5hDgmb2oXnV/LC3w85b6X5LSOZqfLWn+O8v3ot+ca7mfrg7+nox29I8M0DGTvMdaEskz6fl7J0 HvprHWGiv5UZyaNcFvRyVHdbSwxKN98NwPgZ+Rv3QdTd3Na5ee3xUbSFDSUnnYo/ZyjN30oREaiG 96VdzXfrSae5L00YD2/hhcV5KBPHMaLmB+4XjOUlbFytoUhf5eE/EyKg+XV82L7zOjSb9nDS7Xce ooaG0zkYCA5jzFOTUBrWs2zNQcui8jY1x+nDPNg/xPF8kv+ZXdvz6PNyyTLYYhBCCCGEEEIIIRqS 3cLzy1/k7y5zTSm4JfYRVGGHyX3uVXZU/Oy03Ux1RTGrs/+JsVcsD959ox83cl/KtbBtNMphes1I JC6sjnyndTSKvtfDJMf1dLMgvT/X+n7mAquKSQ9VEJqsdXrdKg6vz2ZxUQfHpRDMZykvfovV63ai //EX+z8QoslyziJfog5EzUwlkddRTV2CWmtbkOhZpmZVEDUnlv7WhHVQ1xGkLPoDJ156jj++8i6H yk9y/Mt9/GPZQhZ+9DueWzGJO1v7fhqrFUSrm26mv+IwWzds4r2PD6LTV7om5gEIpl3UDDbPbM2G QSEoFIrax6h01Pk6pxNMQ7EVe/axZa/zAuMXMOiKLAuGOz+K9bUn6KCujPrTcpYlnGNVwjgmL1Gz fe8BdLoD7N2u5oWZjzJ+WTmDFy0jPa57TWU9OGw0izJvp2T5A4TGpNt9Ro9zW+QzlESlsWbWwMuQ /LQtPB/hvMEiqCujlr7KKxN/ZlVCHA+l56It/sjSn/c2smLWZBJXnST6uQU8cW8nP37gLMnhhEVP WhbKGrvA0ue8bB4fmUyRcjpZM137WzPCJDaRSfd4nxbNp7bBYSS8uBgVr6PqmUC6Oq92Ufjbokkr CSd1/oP0UwQDLQlLmEdmVBnLY6KISV9rPQbeIjtpBJFpnxCVuphZUR2AEPpPmml53ahZNYuAadUL GBsxHU3PNNZk3MdNNT9wX7N94UymzU1iwtJ3OW5fSTGf5vOifMvfb9tN2Q8/w8/H+KhwG1qtlvyP jzfsUNcrpcn1y5/jA4LDxvBiTiKoVfR0+51/jPkP32YdgRdMu6jprEkNpyQtmtuSssnTatFq15I+ 9iGn49TufJL2EGOtceRlz2Fkch7KxFRmWmMQQgghhBBCCCEalG3h+TD388kEKUey9M0VTDS9TsKI R0lfraX444PoDu7lvY1ZzHpoNqtODOK5VY9zb4jz+s3e+X0tXDMa5X7mTRpAiNvEkU3taJTYeeO5 x0Ns/lzr+5ULbBfBpAzL60Y9bssJ5KFOn0hEciE9U58n44HaWU/MxwtZOG4Kc2c+wdIdX9vdsPsL Zz7fbc1XFLC77FvgLMc+KrQ8l7+f4w06bb8QV06Q2Wz2+egNCrJ8441G52m5LEyGA2z862KmZxVZ nohKIWd+IgnO02VVn0K3+XVeWrWWPJ0BUNAjegpPLphH4l2da4fVVRWTHhGDRlWAbkm0XdK7kuL0 eGI0wynQZRBtG1VgPsuxog1kZ73K6mI9yhTr37l5HZNhJ4unb6ZjRgbJ/ZWWE4HJgG7bm+SkrOTr OZvYMq+/x2m+FArLFpd9YX2vLFIdY7My6dWM7pdMmS02W1+ydA7tHAzLofSdRMLsXspsPMYHm9eT m6u27kMAJRFjEklKmkTCvT1QuJygq9AXv0v+hj+TpimzPjeMlJynSEyIql0I3QOPfa7pQ3dySleT GOY8zM/MxWNbmDM6mfX6P7htYz7/NfveUrNW8w80JXrrs0oixjzC5CmJTBga6qY/vriAQbedN3My rX1WEpWSwfzEMXZzPNpU8WnOdIanfsuMgo0sivZWuPGnLZgMOgoK32ZVchYlAISjyvwjE2P/4BqH UU/xu/lseDoNje2jdftdMmHU7+Xd/HU8naaxLvrl6fM8xzHtIhJn/ZuIFat4YVxvaj4B02HUo+8j ucjlVg6A2u+R84bLxPNx5qfL1K8Gi+9S+Xx8UFOgLXz7FZJt52WliswXHyX2D4PcfOer0BfnoV62 mKwSg/X78idmP3gfMRHW86RNzfnSFoenY6/Wr77vAlBT2idNqS80wf746mrtt69k//gn0PeXxFc/ gR4fjSBGia9+Aj0+GkGMEl/9BHp8NIIYPcZny62Fu+bDLM5xbPN8RifmoneTMwMT54//i7fWqtFs yqPkmPX1Fb9nzOOJTJk6nqE92nrN43jk87WwmXOfvsb44Rkcn/EWOxcN9l5IOfcJOeMfIvX4IxTs TCPaQyHFwp9rfX9ygW7aeso3XDyCNnUGsw5GsOJvCxjX07b1PHr1NPol59m3rqV0ny+15/G4aKSa Un+aUl+w64+v5ZEGLaT4rdpI5XdnudisLR07KHyfl7C+rAnWxf3WuEmkeijSOAmcA6caY2UlZy9C s7Yd6KC4fHvxyvT5yvVHBKYrc5xdukCPL5DJvnPVlPZJU+oLTbA/vrpa++0r2T/+CfT9JfHVT6DH RyOIUeKrn0CPj0YQo8RXP4EeH40gxisSny33SDPadrzej7V3xa/lihwXV1BT6k9T6gt2/fG1POK+ SnClXKugg1KJ8koWUahdBMotk5EfKi/ULsIc8K5F0eFGlMobm0jRoan1RwghhBBCCCGEEEL8Kmy5 R2UHKaIIIeqlMVQKGl6723lwzigMWak8lf0W+ToDJpMBXX4e6gWzUamVpD41onYBJRE4rItfKezX tXF5TEStP+/8l0IIIYQQQgghhBBCWJmoKl5IqEteyekRp0Z/WdZSFkI0JldpqeA6IuatpbRgFsod 83koMpS2bUOJfOhpNjKGTXteJyP6pqt15wS2dtEsOWLEaPT22OCyBosQQgghhBBCCCGEELWCaRe9 kCMueSWnx1bnNViEEFejq/g00I6w6ESW7Dhid3I8wo4lU4h1XlRZCCGEEEIIIYQQQgghhBBXJakX CCGEEEIIIYQQQgghhBBCeCCFFCGEEEIIIYQQQgghhBBCCA+kkCKEEEIIIYQQQgghhBBCCOGBFFKE EEIIIYQQQgghhBBCCCE8CDKbzWbnJz0JCgpyfkoIIYQQQgghhBBCCCGEEKLR8bU8IiNShBBCCCGE EEIIIYQQQgghPLikESlGo9F501VHoVDAVbYvrsY+iysv0I+zQI8vkMm+c9WU9klT6gtNsD++ulr7 7SvZP/4J9P0l8dVPoMdHI4hR4qufQI+PRhCjxFc/gR4fjSDGQI9P/Dqa2nHRlPrTlPqCXX98LY/I iBQhhBBCCCGEEEIIIYQQQggPpJAihBBCCCGEEEIIIYQQQgjhgRRShBBCCCGEEEIIIYQQQgghPJBC ihBCCCGEEEIIIYQQQgghhAdSSBFCCCGEEEIIIYQQQgghhPBACilCCCGEEEIIIYQQQgghhBAeSCFF CCGEEEIIIYQQQgghhBDCAymkCCGEEEIIIYQQQgghhBBCeCCFFCGEEEIIIYQQQgghhBBCCA+kkCKE EEIIIYQQQgghhBBCCOGBFFKEEEIIIYQQQgghhBBCCCE8kEKKEEIIIYQQQgghhBBCCCGEB0Fms9ns /KQnQUFBABiNRudNgc1chf6DDznR5R7uDWuHpRf1o1Ao4FfdF2aqz5RzcL+Ozw9/zekL0DykG736 RHDnHd257tqG6KUjz30+z/GPd/Pvil9oHx7lYR/b2rSk1+Ao+lx3jdN2M9Vn/sehT0r5tKz8ivRH BCbPx1lgCPT4ApnsO1dNaZ80pb7QBPvjq6u1376S/eOfQN9fEl/9BHp8NIIYJb76CfT4aAQxSnz1 E+jx0Qhi9BjfxeN8XPhvKszXEz7kHsLaOOeQ7Nq06sXgoX24ziVtdJEz5Z/xSekhyo59zwVaEPKb nvSJ6M8dPdpzrXNzETA8HheNVFPqT1PqC3b98bU80oRGpJipNlZiMJzizHmTwxbTkTxSYsYSk5LH EcdNDa+qmPRQBQqF6yM0KZu8Yj2Oh1olxemRLm0dHnFq9PZxm3/i66IsVIPuYkj8DJZv/Ziysk8o yk0lfshdDFK9yI5jZ3E9BEwY9cWo0+NqXzs0iey8EvTG+uwYI0e2LUWlGs+4J9ehO/uLcwO7Nqv5 +NuLTtt+xrD3rzx27wAiY5Lc9GcZ276sctMfX1zAoNOSnTTA2udQRqWrKdZX2bU5j1490XW/uzwm otaf8aPt+dq3MOopVqczqmb7AJKytegMF+zi8MB4gOxRoa6v6eBnDLtfIKaTgtD0Yux75zsz1Yad LI3pjSJ0IcVV9TkmAkkT65fJgE6bTZLdeSY0KRutzoBrz/z8zru8dhzp6mL3bR2YMOpWWY5v5/OV EEIIIYQQQgjhj3NH2DZXherhaTz5t4OcdZcQsrV5+WO+dd5efZK9L8/g3vBIYlQvsfXAZ5R99j65 M+IZ0ncIqqX5fPmju9yVD3y4bjbp1cS55ImcH6HEqQ9jMh1GHRfqZrvTw+Fa28O1vlaHoc7rcR+v 36tPsHvpGDopIkkvrnTe6puGeA0hAkgTKqT8TPnmuYSGPsiLH5122BLc/T4yt26hIGsMoVeqx0oV mRs0aDTWx4ZMhu5MY2KMilTtV24SnuGoMtfWtrd/PDWIzjVx/4yheCWPT3iB/w5cwrtlej7Z8Qa5 uWvZsltH2btLGPjf5Yx98AV2VPxs9/omjLocxvaLIVlzY01sG+bAyomj6Dc2B12dydK6GXfm8Pym z/GU7nf1M4bd2Uwds5hPBizin6X/ddOfbB5OWMrWr31/VQsTRt3rTI5Ukfb1SHI0GjQb5tBNk0zM yAVoT9qKGNfQJmwUmZmZ7h9LU1H9XgmKdihaXOtHW+uHZjxA9tiRxCSXcmfOBuvxoIKVKiIHPWMX hztn0OUuI63E4LyhVvUpdBsXMXn8YoovuSB8ge90b5I2eSbLio87b2zEmli/TF+hnR1HpCqNnUMz 2aDRoNGsQvX1SlSRccx2OLf4+50/g+4vs4hUreRr1SpL28wb0STHMDJ1Gye9nR6MB8mdv4IS5+eF EEIIIYQQQohLdpydmavY9MWPzhs8qz7B7udnMea5zxmwfBulJw+wY8NqcldvZvfRz3j3xbv477Kp JKTl83W1cwWmLr5dNwe1CWO0c76o5rGYZ1R3o6AV1yuaExTUlrDRc920szyWPqPi9wpQXK+gRRCO 1/r7+1lyXbZrfVUkg2Zr63n9bqb6u4NsTJvB+GXvOt0M7quGeA0hAk8TmtrrPHr1NPoll5NSoGVJ dAfnBj4xGQ6w8a+Lma65gwJdBtHt3FdeFJ6GMlUVkx4RQxaprn/vdlslxenxxGThU9zm07tZMHQ8 LzED7bsZDL/BeTDiL5wuzmRozCpMs9+g6PkRdAwCTIdRj76P5AtPsmdLMhEKW1wXOKl9hijVflR1 vL/HPtf0oZqoqJ8pqYhG/c4yEnq0ctOmOzmlq0kMawk+9ecihu3pjExYQ4sF29j9x7to7dTCI1uf yybZ7W/rD07kM3yZUoBuSTTtnP/OidlQwJMjp1Mcv4GdiwYT4jJctJZrW9txeY7MPWuYF3FdTVvT SS2zo1QUqjzFYYs1n24q0Gg6Ouw7zJXo3nyVnFfWoPniZqZMD+XTFes54WO/LH7hB91mVua8zkpN ObdMSeC2T99g7YlprsfvFeL5OPPH5etXw8R3aUx6NaP7LeZC5ia2zOuPJRJbse4h0r60O9b9/M5b XjuZMofj5wy67KlEpn3j5fxkbbOjHSo+QNM8g9J3Eglzs4t/zX0XqJrSPmlKfaEJ9sdXV2u/fSX7 xz+Bvr8kvvoJ9PhoBDFKfPUT6PHRCGKU+Oon0OOjEcToMT5b/uzGSKKMZVQMzOadlWPp0cwuIWNr E55jdw1amxNjzhu8u2wENzjncMzH2f7kwyTktmHBrk38cUBtnqYul37dbMf2/sV/oGBnGtEhbqYt q2HLie0nvmAji6I7EeTntb4j79fv5h90vLkyh1dWavjilklMv+0IK9ae861fVg3xGh6Pi0aqKfWn KfUFu/74Wh5xk+q6dCbDAd6wH1Y2Kh21y1RWlqmpjn/4Jn9+Io6+CgWKvjEkZfyNIufpqH7SsTo5 ieTVB6kyfMS6JY8zqm8nFH3jmPvyjtpheD/pWJ08m4UbDwEV7PrL0yQlJZG8WsdPDq9j/beVyaBD m51EaE28T7IgPZsvwqageTme3m0adPdAu74MV0WAQU/5KW+jEDyp5rt/FbDmcEdi56mIdik6AFxD yD3jmRfbEf3aPHYft7yP6eg+thTBsAl/oF/NSRagOcrw2wmngtLySjcjZfwRyoNPzGMSm1ny8i4M dR6DvvSnGTfe/QBTJ8XTz/g939f5mrVq+pyhIqomcR6MImIC81MiMGh2oatzmqcqDr29Dk3FCOZN GuC1iOK+rZET+nKgFSFtWzi0Dm7THm8/IaaT20hNWAGZaSRHdnTeDOZKPt20m3PD/4S2eBNZkwfS 3rlNnS7y3ac7KDx3L8u0+WzNmsqd7R3jbJyaYr/Oc3TvexQxkAmxfWuLKACKvsROGOhwbvHvO297 7TFkJN5lV4S7joipT5Ci1KF5/zM3U8Zd4KR2IQlpkLl0OpHNnbcLIYQQQgghhBCXqOMDPJGWAOuz efn9E3VP+W7+hn+9nc9hxf3Me2yQaxEFIKgzd4+bwCTVzRgrz9T9mjUu9brZnplzh/LJ0XxP7Lzx 3OO1iAKcK+PtnDwqYhOZdM8NlvWIf6xAX2aA5m1p28r+Wv9a2rT3VhSq+/rd/N2nbCq8yPBlWoq3 LmfynTc6N6lTQ7yGEIGqwSoFppNaZg+KZrr9sLJRBha7TGV1nq+3LuT+EQvY2fIBlr+7m12rJtPz f7nEjZ7P+s/tTmLVVfyvUMPWXetY+MRKvuw8nJmZr5H7aAd2PzeXlHWHOAfQ7AZui4lh8G1KoA3d 7xpBbGwsMbfdQDO71yn8XxXVttc2HuAvkxNIKetHbmkFRmMFpTOvY7/mMJXtf88DsREoG2zvOFGG 0b2TmzNWnc7wnw8/5DR9iL6jm6Vv7jTrxh3RfcD4KaVHzwIQHJbIVuMRtib2cvrQL2Ao+4QyBjJ2 0G/qeUAE0aLX/cydM4yK3JfI+eBUHT9IvvUnKGQQc1/NJXfRfXR19yPolu0HrjP9undw6peCLmHd fSpomQ17WPPaHrrMSCQuzPtYGPdtQ4gYPhwlh/mo7JTjtEtHDrHfEM7I/j1oU/O8bfNXbFuaibrn kyxL+j1tnbcDBPci8Z332JAxheF9rr/EhdJaEpa4lj0bFvDY8D60v9bnHRzgmmK/WhKWuAGjcUPt qCQv/PrOm75i75Z97s9NbToTFq7EUFrOKae6o+nkdpambKVn5nyS7vBWFhRCCCGEEEIIIfzVll6x 05hz//fkPreGD07Xsa7J2S/5ML8Mbh3AHb+1nyXF3jWEDJrFq7k5LLrvN5bihC8u8brZgfkEu9ds YGeXh0mO6+kxD2ZxEcPuN3ltZ1dmJI8izDYax3aTdtknlDmsu3uWI7pDGJR30r+naxbJl+v34LBE 3tnzdzIeG06f9t6j86QhXkOIQFW/vHmNSkpeWY6a6WjWpJMYH098fDxj5j3PmpTmqFPWUGK989/8 XQmrMv5O5cRl5P7fNO4bdCcDBo8nNft5ngp+i6cXatFfdEy/n/6smtsX/ZXF08YRHz8G1ZzZTBlg ZOeWfegvmKFZVwbExjA4/AagLT3uGkl8fDyxA7p6OCmZqDqQz8qSgWQ8M42hYe2AdoTFz2F+SnPU f9vFUW8nvktkOrmHTRodStUQIi5laiFTJeWlFRASSg+lt7vrW6DsEUqIx1EmVeiL89FqteRlzyJK dYRJBX9mkg/J2bq14ZaHZpM29DivvviWh4XnrXzuz+VSjv6Ey3gpO+5GmHjiqW0w7aKmsyZViVo1 mwXqPLRaLVr1AsZGroDU58l4wLmAdYGT21aQUjgIzZrpdsM0hfDA23/ooGG+82XHOPGj3dnEWuwr HJnFmifsphkTQgghhBBCCCEaSss+PPRsMkNPvMGL6zwsPG9lOlVOqQFC+nZHaT8N2JXifN3soAFG owDQgahZi0ntuRXV1CWotVq02jzU6ZOITLtI6ppUHrjJKS8g1+9CNIiGydBWfcb7Gh1K1WiGOHxZ OxC9ZA/GIwutaxJU893+93hD352xo++mq91d4kEhdzIuKQpjvpb3vrCfgAuUceMY3ee62pNGyw50 /W17KP+G7897OYN6dIFT5Xo8Lt/t9cTnqxPoirZZkuZaLVp1OjE9Uziq0lD4bJSb9SsuYNAV1bav eRSic6gwAy1a09q2kLlbwbRo3RqPpQmTgb0vzUWlUjExrZShmY8ypEubBjoYIKjtHTz69CN08XXh +Tr7cylsU2p1J6yL809Eczp1D0PpsdBkYRth0lk1jpE+jkZx2zZYSf+JqdYFyCaiUqlQJWsg5U/M jv8dnZy6brlLYC8js550/fETwsUFDCWb2VjUgcSsqXbT2Nmp6ztvGxoc3oMuzlMaBnege7/OTiO4 aot9WX+6j5vcvKUQQgghhBBCCFF/19A2YjxPz+jq88LzLdq1ti7M3oD8vm52YhuN0jmOySNDPdz4 bWMbjXIDqslDa0ejWAUr+zNx/gtkdiskWaVCpZpIchak5MwkvndHjzfryvW7EPXTIF8fS8VXSXhY Z9cpihxUc+bUSU7Tjd5d7QojYDeK4hsqvq8j9R7Ulhu6+b8aRC1bIt0DdydFfxk0pE1UWZLmKhWq 5CxKolRMGB5OZ7cjDMrQpE2pbV/zWMLb/7VMz9VggnuRuPUIRqORs0dyGFy5jpiRz6I+7H0mR99d Q8i9U/m/pOv558rV5B8759ygEbCNMInk8amRKL3+AHtra10wvt9kXquMpfDUWYxGI8aze1l2y1FW RcYx237qO+N/WL8gk8KRafzJZaSKEM5MGA//g/SpmXyZ6OWYadDvvOU9F0ixTwghhBBCCCHElRDU iXuTnyKpcxErX97BMaeZbAKfbTTKtwx9/GEGK72XUWpGowydyNTBXZzyp2fQZU+hX8w6KmM3cMpo tF7rZ3CL/hUiBz2D9qStmCPX70I0JLc5N/+Y+PHEMcqcn3arduFtRSvnIWy2URTeRwk0jGDa9Y9l TtQ+Fr+wmp36KjAZ0L2RzbKsCyQ+NoSb67tnlKkUVFiT5kYjxrNfUnB3Kckxz5CrO+PcGoggpeCr 2vY1jz0sibbOXRjUHMX1rbxXuMFSsPr2FGdpxfWK5l7newxW9ueR1KdIQc3i9bo6FsXyQ1AXhs+t Y+F5n/tzKazroLidvss2Isnd+ikWtSNMHuXBW13HD9nz2takZ/OCFZQMy2DVonjCbEW0YCURjzzN ssxudlPfnUGXm07yTrlLQPjiAoYDucy7bzo7h77O9uUP+HTMuP3OW+dzdTsazzYFn23aMONBcp/I YKcU+4QQQgghhBBCXCFByiHMTfe+8HxQCwXXK6h7rZJL4c91s7Oa0ShjSH4wHE+rt1jYjUZJjuXW Vo5ZPZP+HRakfcKwnBdZFN+rZpquYGV/Hnk2g8yeW0l5ZZ/lWl+u34VoUA3wHQqmTZcehDs/7VZL ru98o/OTTjrQo1Mbr8n/BqHoRcyEkaB5hgf6dUbRNpTI9TChQMPy+Mtwcgm+ieiUp0hR7mDl259c WsEi6AZ6D+gNHObgl9+7/dEAwPwDRz/9L0Z6M6C3/TyKHtgWxdLsQmddy6b+gmjWY5TdwvPfuMbr a3/OfY72L9lkv1pEeYPedeBu2i/qGGHizHtb09F9bCkyoOzX3WUKL2hB25BWYHif93WnrT+GO1AO /S2m/dvtpnfbzl59lWWdi73b0WpL0Bsb6nMSjdMFDMUvMjn6z3w9aRt7X3uEXm5HunlwKd/58B50 aXMB/eZs0ko6MLTXz+zfZjcN4ba96C8AF/Ts3aZFW6zHuYQphBBCCCGEEEJcmlb0cFh4vtq5AUE3 9mLArSFwsIwvK123W5g593k+f8l+mVffP8ZF58314XaGm4YcjXKeo3vfo8jTjcGt2hHSHOu1/k9y /S5EA3P5zl2K4E7d6ac0UKavwPtMhbbpu9yNEjjH/8oOYXA77VdDM1FVnMV9G3/HZttUS0Yjxh1L SIwOu3yLLl1K8tJBa3pHDeduytld+AnfeKgpmL85QJ72EAyIZmBYa+A8evVEFIqJqPV1TJvWoOwX nl/HB987/4i1pveQGIYpvPXHzMXj+9EsTePFzy+gsFtXx7uW3DxoBMPcjnCyjozycKeAZYTJThgS w4g+bZ03O/CnrWfdCevSqmZkl0GTxkSH6d0mkpxVBBSRlTwRleo19lY09Age0XhUcVg9j0Ex79Dt hQ38PWMoSpczuZ/f+eDfMGjsQPejw6zzwFqKgbZRhe6mIpxNVokBSrIsc7S+tJeKSznNCSGEEEII IYQQ7tgvPL/2A7533t48lCETolGc/pDCAwYPN+ye4/jHW1ia9gafX2zBtc6bPfH5utlxU81oFO4h YUQvH0ejXMOQhMH0cRqN4rPwHnRpc06u34VoYM5f70vTri/DVREYNO+wq2YePoBKitMjUYQupLjK BFxLx74DGK44TH7RIU7bn9HOfUnJ9s8gfCD9Q70v7O1eHeueuFVF1Vnn5P5l5O2k65Mgmvd9gKeT eqHPXc6KHV/jEn31CYpX56LR92LavDjrEEBbUWEfGzd8iMHh5GjCWPouG4sMKFVDiHC3UHU91C48 v5IX/n7IeSvNbxnJTJW3/hzn/dVryTfezdQHf09HP35Dgm8eyNhhULTxXUrtRnCY9Pm8lKXz0F/r CBP9rcxIHuWyoJejuttaYlC6+W4Axs/I37gPou7mts4taRe9kCMuU7sZMRq/oiAlAhhDTmklRuMG EsNaOr5WnX7BWF7CxtUaivRVHv4zIQKeycCBVU9xX/JxVJoNZM8e6KaIwiV85+3a539mdyfKefR5 uWQZIlAN70s7OhC9ZI+bY9SIsaKAFCUwLIfSs0aMWxMJcxubEEIIIYQQQghxKewWnl/+In83OG9X cEvsI6jCDpP73KvsqPjZabuZ6opiVmf/E2OvWB68+0Y/buT29brZnm00ymF6zUgkLqyOfKd1NIq+ 18Mkx/V0syC9LQYdmk17OOn2Wh+ihobTOfgyX7+bz1Je/Bar1+1E/+MvzluFaJL8/Zp40IGomakk 8jqqqUtQW4eK5WU/y9SsCqLmxNLfmrAO6jqClEV/4MRLz/HHV97lUPlJjn+5j38sW8jCj37Hcysm cWdr309jtYJoddPN9FccZuuGTbz38UF0+krXxDwAwbSLmsHmma3ZMCgEhUJR+xiVjjpf55R4bCi2 Ys8+tuy1W2AcLFP16IrspnOye9gPsQvqyqg/LWdZwjlWJYxj8hI12/ceQKc7wN7tal6Y+Sjjl5Uz eNEy0uO611TWg8NGsyjzdkqWP0BoTLrdZ/Q4t0U+Q0lUGmtmDXQ64TcE28LzEc4bLIK6Mmrpq7wy 8WdWJcTxUHou2uKPLP15byMrZk0mcdVJop9bwBP3dvLjBw4IDiNh0ZNElTxD5NgFlj7nZfP4yGSK lNPJmuna35oRJrGJTLrH+7RoPrUNDiPhxcWoeB1VzwTS1XmWzzQvm6TbokkrCSd1/oP082daJjvm M59TZP0st+0u4wfg52MfUajVotXu4OPj1tEI5q/ZvnAm0+YmMWHpuxy3r6SYT/N5Ub51eOduyn74 GX4+xkeF29BqteR/fLxhh7peKU2uX2fQ/WUW0c9oQDWUO/ic953PFVot+ToDpkv4zte0T3uIselr rW3nMDI5D2ViKjOjrGs1CSGEEEIIIYQQvxbbwvNh7ueTCVKOZOmbK5hoep2EEY+SvlpL8ccH0R3c y3sbs5j10GxWnRjEc6se594Q5/WbvfP7urlmNMr9zJs0gBC3iSOb2tEosfPGc4+H2ILDxvBiTiKo VfR0e63/GPMfvu0SZ9v5hTOf77bmFwrYXfYtcJZjHxVansvfz3HrlPvm44UsHDeFuTOfYOmOr+1u 2PX9NYRobILMZrPPR29QkOUbbzQ6T8tlYTIcYONfFzM9q8jyRFQKOfMTSXCeLqv6FLrNr/PSqrXk 6QyAgh7RU3hywTwS7+pcO6yuqpj0iBg0qgJ0S6Ltkt6VFKfHE6MZToEug2jbqALzWY4VbSA761VW F+tRplj/zs3rmAw7WTx9Mx0zMkjur7RUlEwGdNveJCdlJV/P2cSWef09nngUCssWl31hfa8sUh1j szLp1Yzul0yZLTZbX7J0Du0cDMuh9B3H6rDZeIwPNq8nN1dt3YcASiLGJJKUNImEe3ugcDlBV6Ev fpf8DX8mTVNmfW4YKTlPkZgQVbsQugce+1zTh+7klK52M1rCzMVjW5gzOpn1+j+4bWM+/zX73lKz VvMPNCV667NKIsY8wuQpiUwYGuqmP764gEG3nTdzMq19VhKVksH8xDFEhzmXUar4NGc6w1O/ZUbB RhZFeyvc+NMWTAYdBYVvsyo5ixIAwlFl/pGJsX9wE4czz/vXdjxZv3FOIkgp0LIkugNwjmPaRSTO +jcRK1bxwrje1LyK6TDq0feRXORyKwdA7ffIecNl4vk489Nl6leDxeevOvpj49gvP7/zNefANDSG Oto6s537wl3PVza/2r4LYE1pnzSlvtAE++Orq7XfvpL9459A318SX/0Eenw0ghglvvoJ9PhoBDFK fPUT6PHRCGL0GF+d15fnOLZ5PqMTc9G7yZmBifPH/8Vba9VoNuVRcsz6+orfM+bxRKZMHc/QHm29 5nE88vm62cy5T19j/PAMjs94i52LBnsvpJz7hJzxD5F6/BEKdqYR7aGQYmG5Gbvw7VesU8EDShWZ Lz5K7B8G1eP6/Tx69TT6Jec5trdR2uU6Lx5BmzqDWQcjWPG3BYzrafks/XoNDzweF41UU+pPU+oL dv3xtTzSoIUUv1UbqfzuLBebtaVjB4Xv8xLWlzUhubjfGjeJVA9FGieBc+BUY6ys5OxFaNa2Ax0U l28vXpk+X7n+iMB0ZY6zSxfo8QUy2XeumtI+aUp9oQn2x1dXa799JfvHP4G+vyS++gn0+GgEMUp8 9RPo8dEIYpT46ifQ46MRxHhF4rPlHmlG247X+7H2rvi1XJHj4gpqSv1pSn3Brj++lkfcVwmulGsV dFAqUV7JIgq1i0C5ZTLyQ+UF68JMv+7u8c21KDrciFJ5YxMpOjS1/gghhBBCCCGEEEKIX4Ut96js IEUUIUS9NIZKQcNrdzsPzhmFISuVp7LfsqwpYDKgy89DvWA2KrWS1KdGcPPVuXcCW1Ux6aF2a9q4 fUxErbeuDSKEEEIIIYQQQgghhAsTVcULCXXJKzk94tToL8taykKIxuQqLRVcR8S8tZQWzEK5Yz4P RYbStm0okQ89zUbGsGnP62RE33S17pzA1i6aJUeMGI3eHhtc1mARQgghhBBCCCGEEKJWMO2iF3LE Ja/k9NjqvAaLEOJqdBWfBtoRFp3Ikh1H7E6OR9ixZAqxEdbF54UQQgghhBBCCCGEEEIIcVWTeoEQ QgghhBBCCCGEEEIIIYQHUkgRQgghhBBCCCGEEEIIIYTwQAopQgghhBBCCCGEEEIIIYQQHgSZzWaz 85OeBAUFOT8lhBBCCCGEEEIIIYQQQgjR6PhaHpERKUIIIYQQQgghhBBCCCGEEB5c0ogUo9HovOmq o1Ao4CrbF1djn8WVF+jHWaDHF8hk37lqSvukKfWFJtgfX12t/faV7B//BPr+kvjqJ9DjoxHEKPHV T6DHRyOIUeKrn0CPj0YQY6DHJ34dTe24aEr9aUp9wa4/vpZHZESKEEIIIYQQQgghhBBCCCGEB1JI EUIIIYQQQgghhBBCCCGE8EAKKUIIIYQQQgghhBBCCCGEEB5IIUUIIYQQQgghhBBCCCGEEMIDKaQI IYQQQgghhBBCCCGEEEJ4IIUUIYQQQgghhBBCCCGEEEIID6SQIoQQQgghhBBCCCGEEEII4YEUUoQQ QgghhBBCCCGEEEIIITyQQooQQgghhBBCCCGEEEIIIYQHUkgRQgghhBBCCCGEEEIIIYTwQAopQggh hBBCCCGEEEIIIYQQHkghRQghhBBCCCGEEEIIIYQQwoMgs9lsdn7Sk6CgIACMRqPzpsBmrkL/wYec 6HIP94a1w9KL+lEoFPCr7gsz1WfKObhfx+eHv+b0BWge0o1efSK4847uXHdtQ/TSkec+m7l4/ACF /z6JuX04Q+4No43L29vafEOrXoMY2ifE6XMwU33mfxz6pJRPy8qvSH9EYPJ8nAWGQI8vkMm+c9WU 9klT6gtNsD++ulr77SvZP/4J9P0l8dVPoMdHI4hR4qufQI+PRhCjxFc/gR4fjSBGj/FdPM7Hhf+m wnw94UPuIazNNY7b7du06sXgoX24ziVtdJEz5Z/xSekhyo59zwVaEPKbnvSJ6M8dPdpzrXNzETA8 HheNVFPqT1PqC3b98bU80oRGpJipNlZiMJzizHmTwxbTkTxSYsYSk5LHEcdNDa+qmPRQBQqF6yM0 KZu8Yj2Oh1olxemRLm0dHnFq9PZxm3/i66IsVIPuYkj8DJZv/Ziysk8oyk0lfshdDFK9yI5jZ3E9 BEwY9cWo0+NqXzs0iey8EvTG+uwYM+eO/JO5KhUPj0vjb7rTbt7b1mYuL3/8rdP2nzHs/SuP3TuA yJgkN/1ZxrYvq9y8pi8uYNBpyU4aYO1zKKPS1RTrq+zanEevnui6310eE1Hrz2PSq4lz2eb8CCVO fZiavWrUU6xOZ1TN9gEkZWvRGS7YxeGB8QDZo0Jr3t9RQ36mZqoNO1ka0xtF6EKKq/z9+0DV1Prl fExbP3OtDoNL1/xpC5gM6LTZJNWcw+JIVxc7Hkumw6jjQt0c804P5/OWEEIIIYQQQgjhi3NH2DZX herhaTz5t4OcdZcQsrV5+WO+dd5efZK9L8/g3vBIYlQvsfXAZ5R99j65M+IZ0ncIqqX5fPnjL05/ 5KOGvm6u9qNtzVt4yAV5utZ3YMKoW2XJT7m7bnebv9rslEfzUfUJdi8dQydFJOnFlc5bhWh0mtCI lPPo1dPol1xOSoGWJdEdajdVn+JQ8UG+/+0VGJFSVUx6RAxZqMh8MZYetlKV6Rj5T6ehMYSTqNnM qvjfWKtYlRSnxxOTdQFV5tPE9mjh8HIAtA9neHQYlnf8GcPubKaOf4kT8UvISZvAXd3bWSrp1VWU f7SRzOR0NMHT2VyQzn2dba9nwqjLYWzkM5Qoa2MzHcvn6TQNhqgX2LMlmQiF59qaxz5joqp4MREx yzEAivtXUrxuCn1a2u9pW5v1hOds553EXtb+2/dnES8/8zCRYSGu/WEymvzFxHdrafeadbHrc1QK OTP70972OTAdTckLxN/UHLiIYe8m3tz/nfMLWJh/oCxvPZovRqL+dzZjm+1n7Zv7cf8T8gtVZQWs 0nxDjDqftQndCTIeIHvsQ6SVhJOSM4X+7YNrjweHONw5gy57KpFpO4Ax5JSuJjHMtg/q/5nWusB3 ui0sn7+QVSXHQZlKgS6D6Ha+/G3D8nycXYqG71fDxuevC5zUPkOU6nUMNZ+5iR8OrCU5qwhlooaS VfHcFOxvW+yOtU+ISvkTM/tfX3MsYd/WXMHetf9gv4eClLmqjLxVGr6IUfPvtQl0szsN/Lr7LjA1 pX3SlPpCE+yPr67WfvtK9o9/An1/SXz1E+jx0QhilPjqJ9DjoxHEKPHVT6DHRyOI0WN8ttyaAVAk 8HLxX5nWp437NuE5lL6TSJjt2rb6BLufn834Zd8Qv3wpzzwSRdh1zSw3Wf5YzkfrXyD56bdhWi75 L8XRza8ZUC7DdfOaQXz1dx/brk2gW5CbXBe1uSCHONypyVEZYJjTvqvZ1qE2R1mTzxxF5p41zIu4 zukF3TFT/Z2OfyxfwNxVOzES4Zqr9cLjcdFINaX+NKW+YNcfX8sjV0chxQ8mwwE2/nUx0zV3eE24 ejxwagopbhK2brfZCin4FLf59G4WDB3PS8xA+24Gw29wHoz4C6eLMxkaswrT7Dcoen4EHYOs1fDR 95F84Umn5Lot2bofVR3v77HPNUWS1dwY1QdjiZGB6nWsTAijmUsbx0JK3f25iGF7OiMT1tBiwTZ2 //EuWju18MjW57JJdvu79gfny5QCdEuiaef8d07MhgKeHDmd4vgN7Fw0mBBvv7Hm42x/8mESiv9A wc40okMuWo/Lcy4/OKaTWmZHqShUeYrDFms+3VSg0XR0LKQ0wGcKv/CDbjMrc15npaacW6YkcNun b7D2xDTX4/cK8Xyc+ePy9ath4rtEHj9z23/mvqk9j/jTFjDp1Yzul0yZw/fCfVvPbN/X/cQXbGRR dCeHwvWvuu8CVFPaJ02pLzTB/vjqau23r2T/+CfQ95fEVz+BHh+NIEaJr34CPT4aQYwSX/0Eenw0 ghg9xmfLn90YSZSxjIqB2byzciw9mtldYbotpNTmxJjzBu8uG8ENzjkcW94mtw0Ldm3ijwN8KQxY XInrZkdu2nq81vclF2SNdUc7VHyApnmG3b6z5VUvJX9Vy/yDjjdX5vDKSg1f3DKJ6bcdYcXacz7u GwuPx0Uj1ZT605T6gl1/fC2PXHo20Q2T4QBv2A8rG5WO2mUqK8D8E8c/fJM/PxFHX4UCRd8YkjL+ RpHzdFQ/6VidnETy6oNUGT5i3ZLHGdW3E4q+ccx9eUftMLyfdKxOns3CjYeACnb95WmSkpJIXq3j J4fXsf7bymTQoc1OIrQm3idZkJ7NF2FT0LwcT+82Dbp7oF1fhqsiwKCn/JQPUzq5qOa7fxWw5nBH YuepiHYpOgBcQ8g945kX2xH92jx2H7e8j+noPrYUwbAJf6CfwwiF5ijDbyecCkrLK2unorokLej4 4CzSJsH6Jat533DRuYETX/rTjBvvfoCpk+LpZ/ye7307rsG+zxkqomoS58EoIiYwPyUCg2YXOg8V /1pVHHp7HZqKEcybNMB7EQUz5w7lk6P5nth547kn5BrAyAl9OdCKkLaOo42C27TH20+I6eQ2UhNW QGYayZEdnTc30Gd6ke8+3UHhuXtZps1na9ZU7mzvZlRUo9M0++X5M7+OfrFxDLP7zP1pC+c5uvc9 ihhDRuJddv8puo6IqU+QotShef8zD6Ow7Jwr4+2cPCpiE5l0zw1e/jMohBBCCCGEEELUoeMDPJGW AOuzefn9E3VP+W7+hn+9nc9hxf3Me2yQaxEFIKgzd4+bwCTVzRgrz9T9mjV+hetmd21/rEBfZoDm bWnbyv5a/1ratPdWFLrASe1CEtIgc+l0Ip0nRjF9xd4t+2BYHLH9HF8nWNmHu8KVGErLOeU9yYT5 u0/ZVHiR4cu0FG9dzuQ7b3RuIkSj1WCVAtNJLbMHRTN9fz9yNBo0Gg0bRhlYHKMiVfuVXTL3PF9v Xcj9Ixaws+UDLH93N7tWTabn/3KJGz2f9Z/bncSqq/hfoYatu9ax8ImVfNl5ODMzXyP30Q7sfm4u KesOcQ6g2Q3cFhPD4NuUQBu63zWC2NhYYm67wTIiwvo6hf+rotr22sYD/GVyAill/cgtrcBorKB0 5nXs1xymsv3veSA2AmWD7R0nyjC6d3I+Y/niDP/58ENO04foO7rZjfZw0qwbd0T3AeOnlB49C0Bw WCJbjUfYWjOlls0FDGWfUMZAxg6yTTdWDy1uIXbuNO6vWMNzOXs57fUXybf+BIUMYu6rueQuuo+u Xn9h7Nl+4DrTr3sHp34p6BLW3aeCltmwhzWv7aHLjETiwuoYC2M+we41G9jZ5WGS43pa+xNCxPDh KDnMR2Wn7L4HJoxHDrHfEM7I/j1wGqAKpq/YtjQTdc8nWZb0e9o6b2+wz7QlYYlr2bNhAY8N70N7 v4a0BrKm2S/Pn7krf9rW/IfJ3bmpTWfCfPoP00UMu9/ktZ1dmZE8ijD7O4WEEEIIIYQQQgi/taVX 7DTm3P89uc+t4YPTdaxrcvZLPswvg1sHcMdvWzlvtbqGkEGzeDU3h0X3/cZ7IcPeFb9u9tDWdpN2 2SeUOay7e5YjukMYlHfSv6drFsl0cjtLU7bSM3M+SXe4ua03uBeJW49g3Go31ZeVyfA5H5XBsLED ubmOBENwWCLv7Pk7GY8Np097T5k+IRqnOg5/X1VS8spy1ExHsyadxPh44uPjGTPvedakNEedsoYS 653/5u9KWJXxdyonLiP3/6Zx36A7GTB4PKnZz/NU8Fs8vVCL/qJj9v30Z9XcvuivLJ42jvj4Majm zGbKACM7t+xDf8EMzboyIDaGweE3AG3pcddI4uPjiR3Q1UNy3kTVgXxWlgwk45lpDA1rB7QjLH4O 81Oao/7bLo56PfFdGtPJPWzS6FCqhhBxKVMLmSopL62AkFB6KL3dXd8CZY9QQjyOSKhCX5yPVqsl L3sWUaojTCr4M5Nq1t6oj2Ba3jKGZ9OGcOLVV1jnduF5K5/7c7mUoz/hMl7KTn1HowAE0y5qOmtS lahVs1mgzkOr1aJVL2Bs5ApIfZ6MB5yLHRc4uW0FKYWD0KyZ7uMaJ5fzMxWBz1vh0Jk/be2UHePE j65nkxru7pQRQgghhBBCCCHqo2UfHno2maEn3uDFdR4WnrcynSqn1AAhfbuj9FqkuEwa8rrZY9sO RM1aTGrPraimLkGt1aLV5qFOn0Rk2kVS16TygPM6vNabdQtHZrHmif7WNZi9MWHUl1jyV3nZPB6V wtFJubw+yYcbNYVowhrm+K/6jPc1OpSq0Qxx+LJ2IHrJHoxHFlrXJKjmu/3v8Ya+O2NH301Xu7vE g0LuZFxSFMZ8Le99YT8BFyjjxjG6z3W1J42WHej62/ZQ/g3fn/dyBvXoAqfK9Ricn7ap68TnkxPo irZZTjpaLVp1OjE9Uziq0lD4bJSb+QQvYNAV1baveRSic6gwAy1a07qFt48umBatW+OxNGEysPel uahUKiamlTI081GGdGnTQAcDEBRCxKMzmdFlF5nP5/FFXZ9Rnf25FLYptboT1sX5J6I5nbqHofRY aLKwjUbprBrHSF9Ho3SOY/LIUMcCXrCS/hNT2ZB5I5rkiahUKlTJGkj5E7Pjf0cn50r/ye0sTdnL yKwnXX/8PLncn6kIaCbDh2zYuA9lYiozo9zcWWLHbVvb0ODwHnRxntIwuAPd+3WuYwSX7U6ZG1BN HlrHXTVCCCGEEEIIIYSvrqFtxHientGVnZmr2PTFj84NXLRo15oWDX1ZekWvm723DVb2Z+L8F8js VkiySoVKNZHkLEjJmUl8744eb9bN+tN9nhehd3CBir2vWfJXE9PYOXQOjw/5DW19+lshmq4G+QpY Kr5KwsM6u05R5KCaM6dOcppu9O5qVxgBu1EU31Dx/XmHLS6C2nJDt/bOz/rBlkj3wN1J0V8GDWkT VZaTjkqFKjmLkigVE4aH09ntCIMyNGlTatvXPJbw9n8t03M1GNtwPaORs0dyGFy5jpiRz6I+XOdM jj4LChlE8v9NpfM/V/Ny/hHqWi0l8NhGo0Ty+NRIlN5+32pGo3zL0McfZrDSvoxiXTC+32Req4yl 8NRZjEYjxrN7WXbLUVZFxjHbfuo7439YvyCTwpFp/MllpIoXV+AzFQHK+B/Wpz/L8i/j6v5PkT9t /WG7U2boRKYO7uL9rhohhBBCCCGEEMIfQZ24N/kpkjoXsfLlHRxzmsmmUfDnutlr2zPosqfQL2Yd lbEbOGU0WnNBGdyif4XIQc+gPWkr5pgwHv4HC/y9WZeWhCVusOavjrB5cCWvxaiYp/6P6zrYQlxF GiCNZuLHE8coc37ardqFtxWtbFMf2dhGUXgfJdAwgmnXP5Y5UftY/MJqduqrwGRA90Y2y7IukPjY kDrn/KuTMpWCCmvS3GjEePZLCu4uJTnmGXJ1Z5xbAxGkFHxV277msYcl0da7xoOao7i+VR0VbiwF q29PcZZWXK9o7vXkHKzszyOpT5GCmsXrdXUviuWzZiiHTyPd28LzPvfnUljXQXE7fZdtRJLnqY1q R6M8yoO3uo4fclAzGmUMyQ+G4zALp0nP5gUrKBmWwapF8YTZimjBSiIeeZplmd3spr47gy43neSd /twl4OryfaYi0JgM+1g1bzLJO/uTs30R8V7+U+S1rXU+V7ej8WxT8LmbBxYc75RJjuXWVt7OOEII IYQQQgghhP+ClEOYm+594fmgFgquV+DDWiWX4IpdN3tva9K/w4K0TxiW8yKL4nvVTNMVrOzPI89m kNlzKymv7LPkgowHyX0ig53+3qxrL1hJxCPzmJ/SHM3itzhgXbpBiKvRJX2HHAXTpksPwp2fdqsl 13e+0flJJx3o0amN1+R/g1D0ImbCSNA8wwP9OqNoG0rkephQoGF5/CWeXLwJvonolKdIUe5g5duf XFpyO+gGeg/oDRzm4Jffu/3RAMD8A0c//S9GejOgdx1zLmK3KJZmF7qGPCE2C7VbeH6P68Lzvvbn 3Odo/5JN9qtFlDfoXQfupv2iAUejgOnoPrYUGVD26+4yhRe0oG1IKzC8z/u609Yfwx0oh/4W0/7t dtO7bWevvsqyDsre7Wi1JeiNdXxOl+szFQHDZNjJ4skTeebr0RTszSaxl+eCnz9tPfI0Us/rnTJC CCGEEEIIIURDaEUPh4Xnq50bEHRjLwbcGgIHy/iy0nW7hZlzn+fzl+yXefX9Yw07g0pDXDd7bVvH mqet2hHSHGsu6Cf0m7NJK+nA0F4/s3+b3TIC2/aivwBc0LN3mxZtsb6OkSbWm5Wt+SshrlYu37lL EdypO/2UBsr0FXifqdA2fZe7UQLn+F/ZIQxup/1qaCaqirO4b+Pv2GybasloxLhjCYnRYT4sunSJ 6p3cbk3vqOHcTTm7Cz/hGw81BfM3B8jTHoIB0QwMaw2cR6+eiEIxEbW+jmnTGlSQ3cLzOaz94ITT 9tb0HhLDMIW3/pi5eHw/mqVpvPj5BRR26+p415KbB41gmNsRTtaRUR7uFLCMRtkJQ2IY0aet82ZH ttEo3EPCiF6Oo1F81p2wLq1qRnYZNGlMdJjebSLJWUVAEVnJE1GpXmNvxdlf6TMVvz4TxsNv8Pig B1jf7Y8U//1popWux7GFj22Df8OgsQPdjw6zzgPrvhhou1PmGoYkDKaP17tqhBBCCCGEEEKIerBf eH7tB3zvvL15KEMmRKM4/SGFBwwebtg9x/GPt7A07Q0+v9iCa503e3JFrpv9aetFeA+6tDlnnRXI 3VICs8kqMUBJlmWNlZf2cvy/auIUocSpD1/mWYKEaLxcvt6XpF1fhqsiMGjeYVfNPHwAlRSnR6II XUhxlQm4lo59BzBccZj8okOOIxTOfUnJ9s8gfCD9Q+tY2NutOtY9cauKqrOeKtSXgbeTrk+CaN73 AZ5O6oU+dzkrdnyNS/TVJyhenYtG34tp8+KsQwBtRYV9bNzwIQaHM6IJY+m7bCwyoFQNIaJdwxwS NWoWni9h+QsaDI4baX7LSGaqvPXnOO+vXku+8W6mPvh7OvrxGxJ880DGDoOije9SajeCw6TP56Us nYf+Wkej6G9lRvIolwW9HNlGoxym14xE4twsSG+JQenmuwEYPyN/4z6IupvbOrekXfRCjrhM7WbE aPyKgpQIYAw5pZUYjRtIDLvOz8/0F4zlJWxcraFIX+XhPxMi8F3AcCCXefdl8LVKQ2F2Ev3dFUbA z7Z254j8z+zuRDmPPi+XLEMEquF9cRnHYr1TRt/rYZLjeuI4HksIIYQQQgghhGhIdgvPL3+Rvzsm mQAFt8Q+girsMLnPvcqOip+dtpuprihmdfY/MfaK5cG7b/TjRu4rcN1cZ1tbDDo0m/Zw0m0uCKKG htM5uAPRS/a4yTEZMVYUkKIEhuVQetaIcWsivXvacmibKTF4yF8phzM8IsTynPks5cVvsXrdTvQ/ /uLYXogmyjmLfIk6EDUzlUReRzV1CWrrULG87GeZmlVB1JxY+lsT1kFdR5Cy6A+ceOk5/vjKuxwq P8nxL/fxj2ULWfjR73huxSTubO37aaxWEK1uupn+isNs3bCJ9z4+iE5f6ZqYByCYdlEz2DyzNRsG haBQKGofo9JR5+ucEtMNxVbs2ceWvXYLjIMl6akrspvOye5hP8QuqCuj/rScZQnnWJUwjslL1Gzf ewCd7gB7t6t5YeajjF9WzuBFy0iP615TWQ8OG82izNspWf4AoTHpdp/R49wW+QwlUWmsmTXQ9YTf AGwLz4c5b8Dan6Wv8srEn1mVEMdD6bloiz+y9Oe9jayYNZnEVSeJfm4BT9zbyY8fOCA4jIRFTxJV 8gyRYxdY+pyXzeMjkylSTidrpmt/a0ajxCYy6Z46pkWrGY1yP/MmDSDEXePgMBJeXIyK11H1TCBd nWf5TPOySbotmrSScFLnP0g/29opfvDrMzV/zfaFM5k2N4kJS9/luH0lxXyaz4vyrcM7d1P2w8/w 8zE+KtyGVqsl/+PjDTvU9Uppcv0yYdS9zuToFDQMZdQdUPa+pS8Oj3wdBpM/bS2vXnM8pT3E2PS1 1mNpDiOT81AmpjIzyrpWU43aO2Vi543nnhDnda+EEEIIIYQQQogGZlt4Psz9fDJBypEsfXMFE02v kzDiUdJXayn++CC6g3t5b2MWsx6azaoTg3hu1ePc6+d17OW9bvatbXDYGF7MSQS1ip5uc0GPMf/h 2/yfbacmh5ZJTKiH/NWa6URZ87vm44UsHDeFuTOfYOmOr+1u2P2FM5/vtuYdCthd9i1wlmMfFVrz EPs53qDT9gtx5QSZzWafj96gIEum2Gh0npbLwmQ4wMa/LmZ6VpHliagUcuYnkuA8XVb1KXSbX+el VWvJ0xkABT2ip/Dkgnkk3tW5dlhdVTHpETFoVAXolkTbJb0rKU6PJ0YznAJdBtG2UQXmsxwr2kB2 1qusLtajTLH+nZvXMRl2snj6ZjpmZJDcX2mpKJkM6La9SU7KSr6es4kt8/p7PPEoFJYtLvvC+l5Z pDrGZmXSqxndL5kyW2y2vmTpHNo5GJZD6TuJhNm9lNl4jA82ryc3V23dhwBKIsYkkpQ0iYR7e6Bw SexXoS9+l/wNfyZNU2Z9bhgpOU+RmBBVuxC6Bx77jImq4sVExKwnPGc77yT2cq3QXdSzec6jJK7/ hmFu2pjPf82+t9Ss1fwDTYne+qySiDGPMHlKIhOGhrrpjy8uYNBt582cTGuflUSlZDA/cQzRYc5l lCo+zZnO8NRvmVGwkUXR3go3Zs59+hrjh2dwfMZb7Fw02H0hxcpk0FFQ+DarkrMoASAcVeYfmRj7 BzdxOLMdI93JKV1NYlhLu22+fqbnOKZdROKsfxOxYhUvjOtNzauYDqMefR/JRS63cgDUfo+cN1wm no8zP12mfjVYfH47j149jX7Jec4bHClTKdD9kS55031sa3eeqjkHpqEx4OFYsjr3CTnjHyL1+CMU 7Ewj2sN/8uz9evsucDWlfdKU+kIT7I+vrtZ++0r2j38CfX9JfPUT6PHRCGKU+Oon0OOjEcQo8dVP oMdHI4jRY3y23Fq4az7M4hzHNs9ndGIuejc5MzBx/vi/eGutGs2mPEqOWV9f8XvGPJ7IlKnjGdqj rZecjxeX67rZn7bWm7EL337FOhU8oFSR+eKjxP5hkGsczjzuXxNG/V7ezV/H02m2WWU85NEuHkGb OoNZByNY8bcFjOtp+SzrzF045yHc8HhcNFJNqT9NqS/Y9cfX8kiDFlL8Vm2k8ruzXGzWlo4dFL7P S1hf1gTr4n5r3CRSPRRpnATOgVONsbKSsxehWdsOdFBcvr14Zfp85fojAtOVOc4uXaDHF8hk37lq SvukKfWFJtgfX12t/faV7B//BPr+kvjqJ9DjoxHEKPHVT6DHRyOIUeKrn0CPj0YQ4xWJz5Z7pBlt O17vx9q74tdyRY6LK6gp9acp9QW7/vhaHnFfJbhSrlXQQalEeSWLKNQuAuWWycgPlResCzP9urvH N9ei6HAjSuWNTaTo0NT6I4QQQgghhBBCCCF+Fbbco7KDFFGEEPXSGCoFDa/d7Tw4ZxSGrFSeyn6L fJ0Bk8mALj8P9YLZqNRKUp8awc1X594JbFXFpIfarWnj9jERtf68818KIYQQQgghhBBCCGFloqp4 IaEueSWnR5wa/WVZS1kI0ZhcpaWC64iYt5bSglkod8znochQ2rYNJfKhp9nIGDbteZ2M6Juu1p0T 2NpFs+SIEaPR22OD0zoiQgghhBBCCCGEEELYC6Zd9EKOuOSVnB5bnddgEUJcja7i00A7wqITWbLj iN3J8Qg7lkwhNsK6+LwQQgghhBBCCCGEEEIIIa5qUi8QQgghhBBCCCGEEEIIIYTwQAopQgghhBBC CCGEEEIIIYQQHkghRQghhBBCCCGEEEIIIYQQwgMppAghhBBCCCGEEEIIIYQQQngQZDabzc5PehIU FOT8lBBCCCGEEEIIIYQQQgghRKPja3lERqQIIYQQQgghhBBCCCGEEEJ4cEkjUoxGo/Omq45CoYCr bF9cjX0WV16gH2eBHl8gk33nqintk6bUF5pgf3x1tfbbV7J//BPo+0viq59Aj49GEKPEVz+BHh+N IEaJr34CPT4aQYyBHp/4dTS146Ip9acp9QW7/vhaHpERKUIIIYQQQgghhBBCCCGEEB5IIUUIIYQQ QgghhBBCCCGEEMIDKaQIIYQQQgghhBBCCCGEEEJ4IIUUIYQQQgghhBBCCCGEEEIID6SQIoQQQggh hBBCCCGEEEII4YEUUoQQQgghhBBCCCGEEEIIITyQQooQQgghhBBCCCGEEEIIIYQHUkgRQgghhBBC CCGEEEIIIYTwQAopQgghhBBCCCGEEEIIIYQQHkghRQghhBBCCCGEEEIIIYQQwgMppAghhBBCCCGE EEIIIYQQQngghRQhhBBCCCGEEEIIIYQQQggPgsxms9n5SU+CgoIAMBqNzpsCm7kK/QcfcqLLPdwb 1g5LL+pHoVDAr7ovzFSfKefgfh2fH/6a0xegeUg3evWJ4M47unPdtQ3RS0ee+2zm4vEDFP77JOb2 4Qy5N4w2Lm9va/MNrXoNYmifENfPofoHyg+VUvrpfzh2+mdoHsJvev2OiDtvp8d1zZxbiybK83EW GAI9vkAm+85VU9onTakvNMH++Opq7bevZP/4J9D3l8RXP4EeH40gRomvfgI9PhpBjBJf/QR6fDSC GD3Gd/E4Hxf+mwrz9YQPuYewNtc4brdv06oXg4f24TqXJNNFzpR/xielhyg79j0XaEHIb3rSJ6I/ d/Roz7XOzUXA8HhcNFJNqT9NqS/Y9cfX8kgTGpFiptpYicFwijPnTQ5bTEfySIkZS0xKHkccNzW8 qmLSQxUoFK6P0KRs8or1OB5qlRSnR7q0dXjEqdHbx23+ia+LslANuosh8TNYvvVjyso+oSg3lfgh dzFI9SI7jp3F9RAwYdQXo06Pq33t0CSy80rQG+uzY8ycO/JP5qpUPDwujb/pTrt5b1ububz88bdO 281UG0p4+bFRhEfGoFqu5UBZGZ8V5TIjfjB9ByWydNt/+dH1RX1wAYNOS3bSAGufQxmVrqZYX2XX 5jx69UTX/e7ymIhafx6TXk2cyzbnRyhx6sPU7FWjnmJ1OqNqtg8gKVuLznDBLg4PjAfIHhVa8/72 vMbifNzUyUy1YSdLY3qjCF1IcZVffxzAmlq/nI9p6/dYq8Pg0jV/2jozYdStshyzXo+lnzHsfoGY TgpC04ux/2YJIYQQQgghhBB+O3eEbXNVqB6expN/O8hZd/kgW5uXP+Zb5+3VJ9n78gzuDY8kRvUS Ww98Rtln75M7I54hfYegWprPlz/+4vRHPjIZ0GmzSarJ/cWRri52zKuZDqOOC3XN0zg/4tToq/1o W/MWHvJ79b3W9xq3a06qTtUn2L10DJ0UkaQXVzpvFaLRaUIjUs6jV0+jX3I5KQValkR3qN1UfYpD xQf5/rdXYERKVTHpETFkoSLzxVh62EpVpmPkP52GxhBOomYzq+J/Y61iVVKcHk9M1gVUmU8T26OF w8sB0D6c4dFhWN7xZwy7s5k6/iVOxC8hJ20Cd3VvZ6mkV1dR/tFGMpPT0QRPZ3NBOvd1tr2eCaMu h7GRz1CirI3NdCyfp9M0GKJeYM+WZCIUnmtrHvuMiarixUTELMcAKO5fSfG6KfRpab+nbW3WE56z nXcSe1n7b6basIvnp85k2YkhLH/5KR6JDLOOqKnmx/IPWZ/5LE9rgpmm2cBL8d39uGvArs9RKeTM 7E972+fAdDQlLxB/U3PgIoa9m3hz/3fOL2Bh/oGyvPVovhiJ+t/ZjG22n7Vv7veQMP6FqrICVmm+ IUadz9qE7gQZD5A99iHSSsJJyZlC//bBtceDQxzunEGXPZXItB3AGHJKV5MY1tK6zbZPD6Kyva49 h+OmLhf4TreF5fMXsqrkOChTKdBlEN3O8/FwuXg+zi5Fw/erYePz1wVOap8hSvU6hprvsYkfDqwl OasIZaKGklXx3BTsb1s3ao5bAwzLofSdRMKc21afQvePbObPfZkSIyhTCtAtiaadUzObX3ffBaam tE+aUl9ogv3x1dXab1/J/vFPoO8via9+Aj0+GkGMEl/9BHp8NIIYJb76CfT4aAQxeozPllszAIoE Xi7+K9P6tHHfJtzperX6BLufn834Zd8Qv3wpzzwSRdh1zSz5px/L+Wj9CyQ//TZMyyX/pTi6+TWj iy1H8wlRKX9iZv/ra/Jq2F9jmyvYu/Yf7PdwI6e5qoy8VRq+iFHz7zWD+OrvPrZdm0C3IDe5Lmrz ew5xuOPtWr+qmPSIqexXWfrm6HrChw8izEvesJaZ6u90/GP5Auau2omRCNdcrRcej4tGqin1pyn1 Bbv++FoeuToKKX4wGQ6w8a+Lma65w2vC1eOBU1NIcZOwdbvNVkjBp7jNp3ezYOh4XmIG2nczGH6D c1nhF04XZzI0ZhWm2W9Q9PwIOgZZq8qj7yP5wpNOBRNbsnU/qjre32OfaxL6q7kxqg/GEiMD1etY mRBG7YRcHgop5lMUL5hAzEsm5mg1LBve2aXQZTYU8OTIyeS2+CO7dj/FgNbOLTyw9blskt3+rv3B +bKOpK+N5f2nUxy/gZ2LBhPi7e3Nx9n+5MMkFP+Bgp1pRIdctB6X58jcs4Z5EdfVNDWd1DI7SkWh ylMctljz6aYCjaaj+0LKVFjjfKz57Bd+0G1mZc7rrNSUc8uUBG779A3WnpjmevxeIZ6PM39cvn41 THyXyOP32PafuW9qzyP+tHVhbbOjHSo+QNM8w/E/V+ZKdG++Ss4ra9B8cTNTpofy6Yr1nKjjO/Wr 7rsA1ZT2SVPqC02wP766WvvtK9k//gn0/SXx1U+gx0cjiFHiq59Aj49GEKPEVz+BHh+NIEaP8dny ZzdGEmUso2JgNu+sHEuPZnYJGbeFlNqcGHPe4N1lI7jBOYdjy9vktmHBrk38cUBtnqYuJr2a0f2S KXO49vXlGtveRQzb0xmZsJ/4go0siu7kkger5aatx2t9X/J7dVzrVxWTHpEGazz9fd3MP+h4c2UO r6zU8MUtk5h+2xFWrD3n476x8HhcNFJNqT9NqS/Y9cfX8silZxPdMBkO8Ib9sLJR6ahdprICzD9x /MM3+fMTcfRVKFD0jSEp428UOU9H9ZOO1clJJK8+SJXhI9YteZxRfTuh6BvH3Jd31A7D+0nH6uTZ LNx4CKhg11+eJikpieTVOn5yeB3rv61MBh3a7CRCa+J9kgXp2XwRNgXNy/H0btOguwfa9WW4KgIM espP+TClk4tqvvtXAWsOdyR2nopolyIKwDWE3DOeebEd0a/NY/dxy/uYju5jSxEMm/AH+jlUj5uj DL+dcCooLa+snYrqkrSg44OzSJsE65es5n3DRecGLszf/Zu31/wLRewUHotWuv3xCLrxTsZNVaHq d4HK7+t+TZuaPmeoiKpJnAejiJjA/JQIDJpd6DxU/GtVcejtdWgqRjBv0gDvRRTMnDuUT47me2Ln jeeekGsAIyf05UArQto6jjYKbtMebz8hppPbSE1YAZlpJEd2dN4MXOBUuR6D89N+uch3n+6g8Ny9 LNPmszVrKne2dzMqqtFpmv3y/D2+jn6xcQyz+x7709bRBU5qF5KQBplLpxPpbrCUuZJPN+3m3PA/ oS3eRNbkgbR3biOEEEIIIYQQQtRHxwd4Ii0B1mfz8vsn3Ewj78T8Df96O5/DivuZ99gg1yIKQFBn 7h43gUmqmzFWnqn7NWuc5+je9yhiDBmJd9ndQHgdEVOfIEWpQ/P+Zx5mL7Fzroy3c/KoiE1k0j03 uM2D1XDX9scK9GUGaN6Wtq3sr/WvpU17b0Whuq/1TafKKa1fkgnzd5+yqfAiw5dpKd66nMl33ujc RIhGq8EqBaaTWmYPimb6/n7kaDRoNBo2jDKwOEZFqvYru2Tdeb7eupD7RyxgZ8sHWP7ubnatmkzP /+USN3o+6z+3O4lVV/G/Qg1bd61j4RMr+bLzcGZmvkbuox3Y/dxcUtYd4hxAsxu4LSaGwbcpgTZ0 v2sEsbGxxNx2g2VEhPV1Cv9XRbXttY0H+MvkBFLK+pFbWoHRWEHpzOvYrzlMZfvf80BsBMoG2ztO lGF07+TmjFWnM/znww85TR+i7+hmN9rDSbNu3BHdB4yfUnr0LADBYYlsNR5ha82UWjYXMJR9QhkD GTvINt1YPbS4hdi507i/Yg3P5ezltNdfJBNn//MR+adDuDX6dn5rf2eBvaAbGDQ3m9zc57ivq6/7 zfYD15l+3Ts49UtBl7DuPhW0zIY9rHltD11mJBIX1tp5syPzCXav2cDOLg+THNfT+vmEEDF8OEoO 81HZKbvvgQnjkUPsN4Qzsn8PnAaogukrti3NRN3zSZYl/Z62ztvthfegyyUX/VoSlriWPRsW8Njw PrT3a0hrIGua/fL8PXblT1t7ppPbWZqylZ6Z80m6w0OpL7gXie+8x4aMKQzvc70f0+0JIYQQQggh hBC+akuv2GnMuf97cp9bwwen61jX5OyXfJhfBrcO4I7ftnLeanUNIYNm8WpuDovu+433QoY901fs 3bLPfU6vTWfCwpUYSss55Xq3op2LGHa/yWs7uzIjeRRhnvJg4Lmt7Sbtsk8oc1h39yxHdIcwKO+k f0/XLJJP1/oAdCesi+Uu/UsRHJbIO3v+TsZjw+nT3mPmUohGyZ/8mheVlLyyHDXT0axJJzE+nvj4 eMbMe541Kc1Rp6yhxHrnv/m7ElZl/J3KicvI/b9p3DfoTgYMHk9q9vM8FfwWTy/Uor/omH0//Vk1 ty/6K4unjSM+fgyqObOZMsDIzi370F8wQ7OuDIiNYXD4DUBbetw1kvj4eGIHdPVQbDBRdSCflSUD yXhmGkPD2gHtCIufw/yU5qj/toujXk98l8Z0cg+bNDqUqiFEXMrUQqZKyksrICSUHkpvd9e3QNkj lBCPd5xXoS/OR6vVkpc9iyjVESYV/JlJNVNG1UcwLW8Zw7NpQzjx6iusc7vwvI1tRMVN9O3R0cNn dTmVoz/hMl7KTn1HowAE0y5qOmtSlahVs1mgzkOr1aJVL2Bs5ApIfZ6MB5wLWBc4uW0FKYWD0KyZ 7mXdGttol+8o27nK+0JnoonzVjh05qWttYBXODKLNU/093F9HSGEEEIIIYQQ4jJp2YeHnk1m6Ik3 eHGdh4XnrWwjKkL6dkfptUhxmZQd48SPXnIx7kaYeOKxbQeiZi0mtedWVFOXoNZq0WrzUKdPIjLt IqlrUnnAeR1en671Tfx44hhlVHO6rJDspAHWHFMoo9LVFOvrHGsjRJPnPd/mq6rPeF+jQ6kazRCH L2sHopfswXhkoXVNgmq+2/8eb+i7M3b03XS1u0s8KOROxiVFYczX8t4X9hNwgTJuHKP7XFd70mjZ ga6/bQ/l3/D9eS9nUI/qmBKprhOfT06gK9pmSZprtWjV6cT0TOGoSkPhs1Fu1hC4gEFXVNu+5lGI zqHCDLRoTesW3j66YFq0bo3HUovJwN6X5qJSqZiYVsrQzEcZ0qVNAx0MQFAIEY/OZEaXXWQ+n8cX dX5GzWnXuoX3HxC/2YoM7irpzenUPQylx0KThW00SmfVOEb6OhqlcxyTR4Y6FoWClfSfmMqGzBvR JE9EpVKhStZAyp+YHf87OjnteMtdAnsZmfWk64+fO0UZpGyqJibLOhIs80Y0yTH0G5uDToopVwWT 4UM2bNyHMjGVmVHe7izx1ra2gJf1p/s8L0wnhBBCCCGEEEJcMdfQNmI8T8/oys7MVWz64kfnBi5a tGtNi4ZNMtVOqeVuVpDgDnTv17mOmU9sI0xuQDV5qI+jUdy3DVb2Z+L8F8jsVkiySoVKNZHkLEjJ mUl8744eb9b17Vp/G2kp+RCThkajQbNhDt00ycT0m0K27oxzYyGuKnV+fXxhqfgqCQ/r7DpFkYNq zpw6yWm60burXWEE7EZRfEPF9+cdtrgIassN3eozI78tke6Bu5Oivwwa0iaqLElzlQpVchYlUSom DA+ns9sRBmVo0qbUtq95LOHt/1qm52owwb1I3HoEo9HI2SM5DK5cR8zIZ1EfbrjqclDIIJL/byqd /7mal/OP4PvKJoHCNholksenRqL09vtWMxrlW4Y+/jCDlfZlFOuC8f0m81plLIWnzmI0GjGe3cuy W46yKjKO2fZT3xn/w/oFmRSOTONPLiNVnDWjy/Bn0Wzaw97X5jGmZiTYXynRTEdZsoIFm/UeC0Wi iTD+h/Xpz7L8y7i6/1Pksa0J4+F/sMCfAp4QQgghhBBCCHElBHXi3uSnSOpcxMqXd3DMaSabRsE2 wmToRKYO7uL9ZmKvbc+gy55Cv5h1VMZu4JTRaM3vZXCL/hUiBz2D9qStmOPftf41XYaRpXmbPXv/ yrwxlhxT/Jh5vFaiIVG5g7QF76CXJJO4inlLufnINvTLF7ULbyta2aY+srGNovA+SqBhBNOufyxz ovax+IXV7NRXgcmA7o1slmVdIPGxIdxc3z2jTKWgwpo0Nxoxnv2SgrtLSY55hly3FdwIUgq+qm1f 89jDkmjrXeNBzVFc36qOCjeWgtW3pzhLK65XNPd6cg5W9ueR1KdIQc3i9bq6F8XyWTOUw6eR7nXh +WBaKNqhuCyfuXUdFLfTd9lGJLmZ2siqdjTKozx4q+v4IQc1o1HGkPxgOA6zcJr0bF6wgpJhGaxa FE+YrYgWrCTikadZltnNbuq7M+hy00ne6etdAu0Ii44l3mU9n+bcNGQ0KqWBoi37Lss0dSIwmAz7 WDVvMsk7+5OzfRHxXv5T5LWt8SC5T2Sw06cCnhBCCCGEEEIIcWUFKYcwN937wvNBLRRcr8CHtUou gXUdFLez2Nim4ne3fgo4jjBJjuXWVt4ydd7bmvTvsCDtE4blvMii+F4103QFK/vzyLMZZPbcSsor +yz5Pb+u9YNRhEURHz+SCKVjH4JviuQhVQQUvcfeo3Xc/C5EE+b9O+STYNp06UG489NuteT6zjc6 P+mkAz06tfGa/G8Qil7ETBgJmmd4oF9nFG1DiVwPEwo0LI+v6+RyCYJvIjrlKVKUO1j59ieXVrAI uoHeA3oDhzn45fdufzQAMP/A0U//i5HeDOhdx5yL2C2KpdmFzrqWTYNoFmq38PweNwvPN+PG3rdy KwYOHjxCpct2m7N8rn2V7Ow1vF9+znljPbib9osGHI0CpqP72FJkQNmvu8sUXtCCtiGtwPA+7+tO W38Md6Ac+ltM+7fbTe+2nb36KsvaNnu3o9WWyPonApNhJ4snT+SZr0dTsDebxF6eC37e255Hvzmb tJIODO31M/u32U0tuG0v+gvABT17t2nRFutxLksKIYQQQgghhBCXXyt6OCw8X+3cgKAbezHg1hA4 WMaXla7bLcyc+zyfv2S/zKvvH2vYGVQ8zXDjdYSJE69tvax5CtCqHSHNseb3fpJrfSEamMt37lIE d+pOP6WBMn0F3mcqtE3f5W6UwDn+V3YIg9tpvxqaiariLO7b+Ds226ZaMhox7lhCYnSYh0WXGkC9 Cxat6R01nLspZ3fhJ3zjofBg/uYAedpDMCCagWGtLYlS9UQUiomo9Veychxkt/B8Dms/OOGyvXnv KCYM68rp3cUc+MbDz9fFE3ys+QtpL37BRYWvS9K35OZBIxjmdrSLdWSUhzsFLKNRdsKQGEb0aeu8 2ZFtNAr3kDCil+NoFJ91J6xLq5qRXQZNGhMdpnebSHJWEVBEVvJEVKrX2FtxnqrihYQqIkkvrnR+ wRruCziicTNhPPwGjw96gPXd/kjx358m2ulukVq+tLWNFHQ3veBsskoMUJJlmXf1pb1UXMqpSwgh hBBCCCGEqC/7hefXfsD3ztubhzJkQjSK0x9SeMDg4Qbkcxz/eAtL097g84stuNZ5syfBv2HQ2IHu Z4mxrp/iPgdjG2FyDUMSBtPHp9EovrT1IrwHXdqc8+9a/4di0kMVhKYXe77520MeTYirhcvX+5K0 68twVQQGzTvsqpmHD6CS4vRIFKELKa4yAdfSse8AhisOk190yHGEwrkvKdn+GYQPpH9oHQt7u1XH uiduVVF11lOF+jLwdtL1SRDN+z7A00m90OcuZ8WOr3GJvvoExatz0eh7MW1enHUIoK2osI+NGz7E 4JAINWEsfZeNRQaUqiFEtGuYQ6JGzcLzJSx/QYPBeXvz3sTOHEOYfg3PrXifimrnn7mfqXh/A9n5 39Fragx3d/T5J47gmwcydhgUbXyXUrsRHCZ9Pi9l6Tz01zoaRX8rM5JHuSzo5cg2GuUwvWYkEudm QXpLDEo33w3A+Bn5G/dB1N3c1rkl7aIXcsRlajcjRuNXFKREAGPIKa3EaNxAYlhr2kUMQaXUodm0 h5MOn+kFTu56B40hAtXwvljGHvyCsbyEjas1FOmrPPxnQgS+CxgO5DLvvgy+VmkozE6iv0thxMbX th2IXrLHzXFnxFhRQIoSGJZD6Vkjxq2JhDl/ZYQQQgghhBBCiCvCbuH55S/yd5ckk4JbYh9BFXaY 3OdeZUfFz07bzVRXFLM6+58Ye8Xy4N03+nEjt11uLf8zuxEc59Hn5ZLlkIOxYx1hou/1MMlxPfF6 e3CdbW0xuMsF2fJ7EDU0nM7Bfl7rt/eU2wXTyT1s0jjl0cxnKS9+i9XrdqL/8ReH9kI0VQ2UEutA 1MxUEnkd1dQlqK1DxfKyn2VqVgVRc2Lpb/2iBXUdQcqiP3Dipef44yvvcqj8JMe/3Mc/li1k4Ue/ 47kVk7izte+nsVpBtLrpZvorDrN1wybe+/ggOn2la6EBgGDaRc1g88zWbBgUgkKhqH2MSkedr3Mq NjQUW7FnH1v22i0wDpakp67Ibjonu4f9ELugroz603KWJZxjVcI4Ji9Rs33vAXS6A+zdruaFmY8y flk5gxctIz2ue01lPThsNIsyb6dk+QOExqTbfUaPc1vkM5REpbFm1kDXE34DsC08H+a8ASxrqYya z5uvjMe0KpERD2WwWrubj3U6Du4tZOOKJ3kocQUnolNZ9UQkIf4cGsFhJCx6kqiSZ4gcu8DS57xs Hh+ZTJFyOlkzXftbMxolNpFJ99QxLVrNaJT7mTdpgPvYgsNIeHExKl5H1TOBdHWe5TPNyybptmjS SsJJnf8g/Wxrp/ij3UBmZk0HtYqeNZ9pHur0BHqqXofEVGZGWdfXMX/N9oUzmTY3iQlL3+W4fSXF fJrPi/Ktwzt3U/bDz/DzMT4q3IZWqyX/4+MNO9T1Smly/TJh1L3O5OgUNAxl1B1Q9r6lLw6PfB0G kz9tnd/HN+Yzn1NkfZ1tu8v4Afj52EcUarVotTv4+PiVHP0mhBBCCCGEEOKqYFt4Psz9fDJBypEs fXMFE02vkzDiUdJXayn++CC6g3t5b2MWsx6azaoTg3hu1ePcG+K8frN3Nbm1tIcYm77Wmlebw8jk PJT2OZgatSNMYueN5x6v7+db2+CwMbyYk+iUC7LP7z3G/Idvu4TZduxyu/b5K3U6MT1VqHHMo5mP F7Jw3BTmznyCpTu+trth9xfOfL7bmncoYHfZt8BZjn1UaM1D7Of4Rbm9VzROQWaz2eejNyjIkik2 Gp2n5bIwGQ6w8a+LmZ5VZHkiKoWc+YkkOE+XVX0K3ebXeWnVWvJ0BkBBj+gpPLlgHol3da4dVldV THpEDBpVAbol0XZJ70qK0+OJ0QynQJdBtF019FjRBrKzXmV1sR5livXv3LyOybCTxdM30zEjg+T+ SktFyWRAt+1NclJW8vWcTWyZ19/jiUehsGxx2RfW98oi1TE2K5Nezeh+yZTZYrP1JUvn0M7BsBxK 33G8E9xsPMYHm9eTm6u27kMAJRFjEklKmkTCvT1QuCT2q9AXv0v+hj+TpimzPjeMlJynSEyIql0I 3QOPfcZEVfFiImLWE56znXcSe7lW6C7q2TznURLXf8Mwd23MP3F8Xx5r177BJk0xx6xPKyISeHxy IlMnRNND4f5HxLsLGHTbeTMn09pnJVEpGcxPHEN0mHMZpYpPc6YzPPVbZhRsZFF0Jy+FFDPnPn2N 8cMzOD7jLXYuGuy+kGJlMugoKHybVclZlAAQjirzj0yM/YObOJzZjpHu5JSuJjGspd02SwGu8O1X rNN/AUoVmVnJPPyA/SL05zimXUTirH8TsWIVL4zrTc2rmA6jHn0fyUUut3IA1H6PnDdcJp6PMz9d pn41WHx+O49ePY1+yXnOGxwpUynQ/ZEuedN9bOt6nqphO5+Fu56DbOcy61HnJIKUAi1Loh3/E/nr 7bvA1ZT2SVPqC02wP766WvvtK9k//gn0/SXx1U+gx0cjiFHiq59Aj49GEKPEVz+BHh+NIEaP8Xm5 FrU4x7HN8xmdmIveTc4MTJw//i/eWqtGsymPkmPW11f8njGPJzJl6niG9mjrJefjRU3uMA2NAe95 tXOfkDP+IVKPP0LBzjSiPRRHwM+2nnJBLz5K7B8GucbhzMv+dZ+/SiP54fscF6G/eARt6gxmHYxg xd8WMK6n5bOsM3dRVx7C23HRSDWl/jSlvmDXH1/LIw1aSPFbtZHK785ysVlbOnZQ+D4vYX1ZE6yL +61xk0j1UKRxEjgHTjXGykrOXoRmbTvQQXH59uKV6bOZauP3fGfp0JU9LkRAuDLH2aUL9PgCmew7 V01pnzSlvtAE++Orq7XfvpL9459A318SX/0Eenw0ghglvvoJ9PhoBDFKfPUT6PHRCGK8IvHZco80 o23H61Fce0nlE3EFXZHj4gpqSv1pSn3Brj++lkfcVwmulGsVdFAqUV7pZLl1ESi3TEZ+qLxgXZjp 1909vrkWRYcbUSpvvKxFlCsniGsVHVD+GseFEEIIIYQQQgghhGg6bLlHZQcpoggh6qUxVAoaXrvb eXDOKAxZqTyV/Rb5OgMmkwFdfh7qBbNRqZWkPjWCm6/OvRPYqopJD7Vb08btYyJqvazPIIQQQggh hBBCCCE8MVFVvJBQl7yS0yNOjf4S1xcVQjQdV2mp4Doi5q2ltGAWyh3zeSgylLZtQ4l86Gk2MoZN e14nI/qmq3XnBLZ20Sw5YsRo9PbY4LSOiBBCCCGEEEIIIYQQ9oJpF72QIy55JafHVuc1WIQQV6Or +DTQjrDoRJbsOGJ3cjzCjiVTiI2wLj4vhBBCCCGEEEIIIYQQQoirmtQLhBBCCCGEEEIIIYQQQggh PJBCihBCCCGEEEIIIYQQQgghhAdSSBFCCCGEEEIIIYQQQgghhPBACilCCCGEEEIIIYQQQgghhBAe BJnNZrPzk54EBQU5PyWEEEIIIYQQQgghhBBCCNHo+FoekREpQgghhBBCCCGEEEIIIYQQHlzSiBSj 0ei86aqjUCjgKtsXV2OfxZUX6MdZoMcXyGTfuWpK+6Qp9YUm2B9fXa399pXsH/8E+v6S+Oon0OOj EcQo8dVPoMdHI4hR4qufQI+PRhBjoMcnfh1N7bhoSv1pSn3Brj++lkdkRIoQQgghhBBCCCGEEEII IYQHUkgRQgghhBBCCCGEEEIIIYTwQAopQgghhBBCCCGEEEIIIYQQHkghRQghhBBCCCGEEEIIIYQQ wgMppAghhBBCCCGEEEIIIYQQQngghRQhhBBCCCGEEEIIIYQQQggPpJAihBBCCCGEEEIIIYQQQgjh gRRShBBCCCGEEEIIIYQQQgghPJBCihBCCCGEEEIIIYQQQgghhAdSSBFCCCGEEEIIIYQQQgghhPBA CilCCCGEEEIIIYQQQgghhBAeSCFFCCGEEEIIIYQQQgghhBDCgyCz2Wx2ftKToKAgAIxGo/OmwGau Qv/Bh5zocg/3hrXD0ov6USgU8KvuCzPVZ8o5uF/H54e/5vQFaB7SjV59Irjzju5cd21D9NKR5z6b uXj8AIX/Pom5fThD7g2jjcvb29p8Q6tegxjaJ8T1c6j+gfJDpZR++h+Onf4Zmofwm16/I+LO2+lx XTPn1qKJ8nycBYZAjy+Qyb5z1ZT2SVPqC02wP766WvvtK9k//gn0/SXx1U+gx0cjiFHiq59Aj49G EKPEVz+BHh+NIEaP8V08zseF/6bCfD3hQ+4hrM01jtvt27TqxeChfbjOJcl0kTPln/FJ6SHKjn3P BVoQ8pue9Inozx092nOtc3MRMDweF41UU+pPU+oLdv3xtTzShEakmKk2VmIwnOLMeZPDFtORPFJi xhKTkscRx00Nr6qY9FAFCoXrIzQpm7xiPY6HWiXF6ZEubR0ecWr09nGbf+LroixUg+5iSPwMlm/9 mLKyTyjKTSV+yF0MUr3IjmNncT0ETBj1xajT42pfOzSJ7LwS9Mb67Bgz5478k7kqFQ+PS+NvutNu 3tvWZi4vf/yt03Yz1YYSXn5sFOGRMaiWazlQVsZnRbnMiB9M30GJLN32X350fVEfXMCg05KdNMDa 51BGpasp1lfZtTmPXj3Rdb+7PCai1p/HpFcT57LN+RFKnPowNXvVqKdYnc6omu0DSMrWojNcsIvD A+MBskeF1ry/d2fQZY91fX+fmKk27GRpTG8UoQsprvLvrwOX9KuWj8dH9Ql2Lx1DJ0Uk6cWVzlut PJxPtDoMHl9YCCGEEEIIIYSow7kjbJurQvXwNJ7820HOussH2dq8/DHfOm+vPsnel2dwb3gkMaqX 2HrgM8o+e5/cGfEM6TsE1dJ8vvzxF6c/8pHJgE6bTVJN7i+OdHWxY17NdBh1XKibXJHTI06NvtqP tjVvUZ/rcRNG3SpLfso53+jCn7Zu+JRbEKLxaEKFlJ8p3zyX0NAHefGj0w5bgrvfR+bWLRRkjSH0 SvVYqSJzgwaNxvrYkMnQnWlMjFGRqv3KTQIzHFXm2tr29o+nBtG5Ju6fMRSv5PEJL/DfgUt4t0zP JzveIDd3LVt26yh7dwkD/7ucsQ++wI6Kn+1e34RRl8PYfjEka26siW3DHFg5cRT9xuagq1cxxcqY T+bzeXxx3vlXzBMz1YZdPD91Gs99cjvL//kJJz/ZzobcXFZv2c3Rsu28OLCcZQ8/RtrWcqqd/9wr E0bd60yOVJH29UhyNBo0G+bQTZNMzMgFaE/aihjX0CZsFJmZme4fS1NR/V4JinYoWgQT1CaM0c5t ah6LeUZ1Nwpacb2iuWXUjfEA2WNHEpNcyp05G6zHgwpWqogc9IxdHO6cQZe7jLQSg/MGN0wYdeuZ n7bDeYMPLvCd7k3SJs9kWfFx542NmPSrli/Hh5nq7w6yMW0G45e961T0teflfKKKZNBsLScb4HQi hBBCCCGEEOJqdpydmavY9MWPzhs8qz7B7udnMea5zxmwfBulJw+wY8NqcldvZvfRz3j3xbv477Kp JKTl83W1r7krmzPo/jKLSNVKvlatslwHZ96IJjmGkanbaq+Dg9oSNnqum5yR5bH0GRW/V4DiegUt gv1oG4Tj9fj+fpZclz/X48aD5M5fQYnz8+7409aBr7kFIRqXJjS113n06mn0Sy4npUDLkugOzg18 YjIcYONfFzNdcwcFugyi27mvvCg8DWWqKiY9IoYsUl3/3u22SorT44nJwqe4zad3s2DoeF5iBtp3 Mxh+g/NgxF84XZzJ0JhVmGa/QdHzI+gYZK2Gj76P5AtPsmdLMhEKW1wXOKl9hijVflR1vL/HPmOi qngxETGruTGqD8YSIwPV61iZEEbthFy2NusJz9nOO4m9LFU88ymKF0wg5iUTc7Qalg3v7DLll9lQ wJMjJ5Pb4o/s2v0UA1o7t/DA1ueySXb72/qDE/kMX6YUoFsSTTvnv3Nief/pFMdvYOeiwYR4e3vz cbY/+TAJxX+gYGca0SEXrcflOTL3rGFexHU1TU0ntcyOUlGo8hSHLdZ8uqlAo+lITulqEsNaOje0 MB4ge+xkdnS7EzQf0Nx+P3v0Cz/oNrMy53VWasq5ZUoCt336BmtPTHM9fq8Qz8eZPy5fvxomvktV j37VcXyYf9Dx5socXlmp4YtbJjH9tiOsWHvO/XnJeIDssQ+Rhn/nk1933wWmprRPmlJfaIL98dXV 2m9fyf7xT6DvL4mvfgI9PhpBjBJf/QR6fDSCGCW++gn0+GgEMXqMz5Y/uzGSKGMZFQOzeWflWHo0 s0vI2NqE51D6TiJhwTjkxJjzBu8uG8ENzjkcW94mtw0Ldm3ijwNq8zR1MenVjO6XTJlDPukMuuyp RKZ94/762cVFDNvTGZmwn/iCjSyK7uSSB6vlpm298nvWWHe0Q8UHaJpn2O07Z/60reVXbsEDj8dF I9WU+tOU+oJdf3wtj9Rx+PvHZDjAG/bDykalo3aZygow/8TxD9/kz0/E0VehQNE3hqSMv1HkPB3V TzpWJyeRvPogVYaPWLfkcUb17YSibxxzX95ROwzvJx2rk2ezcOMhoIJdf3mapKQkklfr+Mnhdaz/ tjIZdGizkwitifdJFqRn80XYFDQvx9O7TYPuHmjXl+GqCDDoKT/lbRSCJ9V8968C1hzuSOw8FdEu RRSAawi5ZzzzYjuiX5vH7uOW9zEd3ceWIhg24Q/0qznJAjRHGX474VRQWl7pZqSMP1rQ8cFZpE2C 9UtW877honMDF+bv/s3ba/6FInYKj0Ur3f54BN14J+OmqlD1u0Dl93W/pk1NnzNURNUkmINRRExg fkoEBs0udHVOh1TFobfXoakYwbxJA7wXUTBz7lA+OZrviZ03nntCrgGMnNCXA60IadvCoXVwm/Z4 +wkxndxGasIKyEwjObKj82ZHpq/QpiaTxgyWJt9Lc+ftHl3ku093UHjuXpZp89maNZU72zvG2ThJ vxz4cHyYv/uUTYUXGb5MS/HW5Uy+80bnJlYmqg7ks7KkMynzJ9j9pw2gOTfFr+CIcY/P/0ESQggh hBBCCCHc6vgAT6QlwPpsXn7/hJtp5J2Yv+Ffb+dzWHE/8x4b5FpEAQjqzN3jJjBJdTPGyjN1v2aN 8xzd+x5FjCEj8S67m2GvI2LqE6QodWje/wz7ieTdOlfG2zl5VMQmMumeG9zmwWq4a/tjBfoyAzRv S9tW9tfj19Kmvbei0AVOaheSkAaZS6cT6S4xUMOfto58zy0I0fg0WKXAdFLL7EHRTLcfVjbKwGKX qazO8/XWhdw/YgE7Wz7A8nd3s2vVZHr+L5e40fNZ/7ndSay6iv8Vati6ax0Ln1jJl52HMzPzNXIf 7cDu5+aSsu4Q5wCa3cBtMTEMvk0JtKH7XSOIjY0l5rYbLCMirK9T+L+q2qmhjAf4y+QEUsr6kVta gdFYQenM69ivOUxl+9/zQGwEygbbO06UYXTv5MdZqMYZ/vPhh5ymD9F3dLMb7eGkWTfuiO4Dxk8p PXoWgOCwRLYaj7DVZYTCBQxln1DGQMYO+k39D4gWtxA7dxr3V6zhuZy9nPb6i2Ti7H8+Iv90CLdG 385v7e8ssBd0A4PmZpOb+xz3dfV1v9l+4DrTr3sHp34p6BLW3aeCltmwhzWv7aHLjETiwlo7b3Zk PsHuNRvY2eVhkuN6Wj+fECKGD0fJYT4qO2X3PTBhPHKI/YZwRvbvQRu7l7Fs/optSzNR93ySZUm/ p63zdgcXOLltBSnqbmQum8Qdbf35FFsSlriWPRsW8NjwPrS/1sNn0OhIv2r5dnwEhyXyzp6/k/HY cPq093h2AU6je/99DMrhDI8Icd4ohBBCCCGEEEI0kLb0ip3GnPu/J/e5NXxwuo51Tc5+yYf5ZXDr AO74bSvnrVbXEDJoFq/m5rDovt94L2TYM33F3i373Of02nQmLFyJobScU17v172IYfebvLazKzOS RxHmKQ8GntvabtIu+4Qyh3V3z3JEdwiD8k7693TNIplObmdpylZ6Zs4n6Q7vNz7609aZ77kFIRof 9xk1v1VS8spy1ExHsyadxPh44uPjGTPvedakNEedsoYS653/5u9KWJXxdyonLiP3/6Zx36A7GTB4 PKnZz/NU8Fs8vVCL/qJj9v30Z9XcvuivLJ42jvj4MajmzGbKACM7t+xDf8EMzboyIDaGweE3AG3p cddI4uPjiR3Q1UOxwXZH9UAynpnG0LB2QDvC4ucwP6U56r/t4qjXE9+lMZ3cwyaNDqVqCBHepuDx xFRJeWkFhITSQ+ntLvQWKHuEEuJxlEkV+uJ8tFotedmziFIdYVLBn5nkacoovwTT8pYxPJs2hBOv vsI6twvP21zgVLkeAzfRt0dHD5/V5VSO/oTLeCk79R2NAhBMu6jprElVolbNZoE6D61Wi1a9gLGR KyD1eTIecC5gWRPfhYPQrJnudMe/K8sP3F5GalbwhN3UYUJwOY4P23kovAddOEpxXh2L7AkhhBBC CCGEEJeqZR8eejaZoSfe4MV1HhaetzKdKqfUACF9u6P0WqS4TMqOceJHL9fD7kaYeOKxbQeiZi0m tedWVFOXoNZq0WrzUKdPIjLtIqlrUnngJqdCj/Vm3cKRWax5oj+WyYw88KetEFcZ7xlaX1V9xvsa HUrVaIY4fFk7EL1kD8YjC61z91fz3f73eEPfnbGj76ar3d3UQSF3Mi4pCmO+lve+sJ+AC5Rx4xjd 57rak0bLDnT9bXso/4bvfV7U3J4tge9BXSc+n5xAV7TNkjTXatGq04npmcJRlYbCZ6PcrIdxAYOu qLZ9zaMQnUOFGWjRmtYtvH10wbRo3RqPpRaTgb0vzUWlUjExrZShmY8ypEubBjoYgKAQIh6dyYwu u3xceL457Vq38P4D4jfblFrdCevifNpvTqfuYSg9FposbKNROqvGMdLX0Sid45g8MtSxKBSspP/E VOsCZBNRqVSokjWQ8idmx/+OTk47vibxnfWk64+fs5ofuDT+5FKQEVe9y3F82IYRX9jNC+NHEvNa JZFZGjSaDeSkQFZyDCPnbeSwFFOEEEIIIYQQQtTbNbSNGM/TM7r6vPB8i3atrQuzNyDbtXB4D7o4 LwUQ3IHu/TrXMfOJbYTJDagmD/VxNIr7tsHK/kyc/wKZ3QpJVqlQqSaSnAUpOTOJ793R4826WX+6 j5u8Jgb8aSvE1adBvhKWiq+S8LDOrlMUOajmzKmTnKYbvbvaFUbAbhTFN1R8f95hi4ugttzQrb3z s36wJdI9cHdS9JdBQ9pElSVprlKhSs6iJErFhOHhdHY7wqAMTdqU2vY1jyW8/V/L9FwNJrgXiVuP YDQaOXskh8GV64gZ+Szqw3XO5OizoJBBJP/fVDr/czUv5x/B95VNAoVtNEokj0+NROnt961mNMq3 DH38YQYr7cso1gXj+03m/9m797ioq/SB4x8o8TJKkmZj2q4GYi6W0c8sE8ILphFBJllOGmpiSppG smWEd9daFalcumC4ozZmq9Eoi1qiElKbmhMZW2vjpVKZTDKxyRvN/P6YGRjmxiBoAz7v12v+iO9p 5jlnvvMd53m+55w3y2PZcvw0RqMR4+liFt58kGURcUy2X/rO+F9WzfI28V3B/lUvyReccOMSnx9F 5SgnbeL45nnWWYjDSJy3Gl1WImheZ9Wek47/hxBCCCGEEEIIUXd+Hbgn+VmSOhbw2iubOeSwkk2j YJthMnAU4/p38nwzsce2p9BljqVXzErKY1dz3Gi05vdmcrP+dSL6PYf2mK2YY8K4/1/M8upm3bq0 FeLK1ACpNRO/Hj1EqeOfXareeFvR0rb0kY1tFoXnWQINw5/A3rFMifyUuS8vZ5u+AkwGdO9ksjDj PIlPDOCm+o6MMpX8MmvS3GjEePpb8u8qITnmObJ1pxxbA+Gk5H9f3b7qYbdps18Aimtb1lLhxlKw +uk4p2nJtYoAjxdnf2VvHkt9lhTUzF2lq31TLK81Qxk9nnSPG8/701wRiOKSvOfWfVBcLt9lm5Hk av8Ui+rZKI/z0C3O84dqqJqNMozkh8KosQqnSc+6WUspGjSTZXPiCbEV0fyVhD82nYULbrRb+u4U uux0krd5k/g2YdSt5OnkPfIFJ1y4hOeHde1XBg0n8YFQh2m+gYT0u5MwvNxkTwghhBBCCCGE8IKf cgBT0z1vPO/XXMG1CrzYq+Qi2H4Lu1rFxrYEtqv9U6DmDJPkWG5p6SlT57mtSf8Bs9K+YFDWYubE V/8m91f25rHnZ7Kg2wZSXv/U8nvcuJfsp2eyzZubdevSVogrVAN8Lvxp3akrYY5/dqkF13a83vGP DtrRtUNrj8n/BqEIJWbkENA8xwO9OqJoE0zEKhiZr2FR/CW4YPjfQFTKs6QoN/Pa+19cXILR7zq6 9+kO7Gfvtz+7/NIAwPwLB7/8H0a606d7LWsuYrcplmY7OuteNg2iWbDdxvM7XWw834zru9/CLRjY u/cA5U7HbU7ztfYNMjNz2Hr4jOPBenC17BcNOBsFTAc/ZX2BAWWvLk5LeEFz2gS1BMNWtupOWr8M N6Mc+GdMuzfZLe+2iWJ9hWVvm+JNaLVF6Cv+ZynQKHsRatKx0W45uI3Fes4D5/XFbNTmUai/qLNN NGa2At6lOD9sU5Zd/eMR8O/QhV7KS/QPVyGEEEIIIYQQV6iWdK2x8XylYwP8rg+lzy1BsLeUb8ud j1uYOfN1Hq9mvsIbWw817Aoq7la48TjDxIHHtmc5WPwRBe5uDG4ZSFAA1vzeb+jXZZJW1I6BoefY vdFuG4GNxegtiQGKN2rRFu5D53VbPY63KwtxpXD6zF0MS+LMQKm+DM8rFdqW73I1S+AM35Xuw+By 2a+GZqKiMIP71vyFdballoxGjJvnkRgVcuk2Uqp3waIV3SOjuYvD7NjyBT+6KTyYf9xDrnYf9Imi b0gr4Cx69SgUilGo9bUsm9ag/Ow2ns9ixcdHnY4HdI9k5KDOnNxRyJ4f3Xx9XTjKLs2rpC3+hgsK b7ekb8FN/QYzyOVsF+vMKDd3Clhmo2yDATEM7tHG8XBNttko3E3C4NCas1G81oWQTi2rZnYZNGmM qrG82yiSMwqAAjKSR6FSvUnx/sOWtTkdl5CzLSOHgaKMyahUU1lSbGjg2T7C59nWbr0k54d1tpe1 AOjItrmf6+KhEEIIIYQQQghxkew3nl/xMT87Hg8IZsDIKBQnP2HLHoObG5DPcGTXeuanvcPXF5pz teNhd/z/RL/hfV2vEmP9De76d7BthslVDEjoTw+vZqN409aDsK50an3GuiqQq60EJpNRZICiDMse K0s+oPAbb9sWU1a3JIIQTYbTx/uiBPYkWhWOQfMB26vW4QMopzA9AkXwbAorTMDVtO/Zh2jFfvIK 9tWcoXDmW4o2fQVhfekdXMvG3i7Vsu+JSxVUnHZXob4EPF10veJHQM8HmJ4Uij57EUs3/4BT9JVH KVyejUYfyvhpcdYpgLaiwqesWf0JhhoXPBPGkg9ZU2BAqRpAeGDDnBJVqjaeL2LRyxoMjscDuhM7 aRgh+hxeWLqVskrHr7lzlG1dTWbeCULHxXBXe6+/4vC/qS/DB0HBmg8psdv42qTPY0mGzk1/rbNR 9LcwMXmo04ZeNdlmo+wndGIicS42pLfEoHTx2QCMX5G35lOIvItbO7YgMGo2B5yWdjNiNH5Pfko4 MIysknKMxtUk9r6PeQcc2xkxGk9Tlp+KEiWDsnScNh5gQ2Io/vyO8XARa5ZrKNBXuPnHhGgyAqPq eH7URQtChiWRotSRsXANuhqbyp+iJG8DBQxlykO3UcuieEIIIYQQQgghRB3YbTy/aDH/dEoyKbg5 9jFUIfvJfuENNpedczhuprKskOWZ/8YYGstDd11fhxu57XJreV/Zzco4iz43mwxDOKrons6/g60z TPShj5Ic1w2PtwfX2tYWgw7N2p0cc5nfg8iBYXT0b0fUvJ0u8gJGjGX5pCiBQVmUnDZi3JDOtIXe tk0kxB8wn+Zw4XssX7kN/a+/2wciRJNVt/yZW+2InJRKIm+hGjcPtXX6V27m84zLKCNySiy9rQlr v86DSZlzL0eXvMBfX/+QfYePceTbT/nXwtnM/uwvvLB0NHe08v4yVs2PljfcRG/FfjasXstHu/ai 05c7FxoA8CcwciLrJrVidb8gFApF9WNoOuo8nUOxoaHYij2fsr7YboNxAM5j0BXYLedk97CfNufX maEvLmJhwhmWJTzMmHlqNhXvQafbQ/EmNS9PepwRCw/Tf85C0uO6VFXW/UMeZM6C2yha9ADBMel2 79GT3BrxHEWRaeQ81df5gt8AbBvPhzgeAMteKkNn8O7rIzAtS2TwIzNZrt3BLp2OvcVbWLP0GR5J XMrRqFSWPR1BUF1ODf8QEuY8Q2TRc0QMn2Xpc24mTw5JpkA5gYxJzv2tmo0Sm8jou2tZFq1qNsr9 TBvdx3Vs/iEkLJ6LirdQdUsgXZ1reU9zM0m6NYq0ojBSZzxEL9veKZeK+Qc2zZ7E+KlJjJz/IUfs Kynmk3xdkGedsrmD0l/OwblDfLZlI1qtlrxdRxp2quvlIv2qo9859fUO63Unnx2lPwGnOfTZFsvf 8nZzxLahX2BfnspJs3y2bn2SzFwtWm0u6vTRRKR9QWTqUzza6xrHFxBCCCGEEEIIIerHtvF8iOv1 ZPyUQ5j/7lJGmd4iYfDjpC/XUrhrL7q9xXy0JoOnHpnMsqP9eGHZk9wT5Lh/s2dVubW0RxievsKa V5vCkORclImpTIq07nFcpXqGSey0Edzt8fW8a+sfMozFWYmgVtHNZX7vCWY8euulW23HynxkC7Mf HsvUSU8zf/MPdjfs1iG3IEQj02DZW/8b4llWXMhbd5RYpnqpVIzarGRm/hbWT+td/QH2u4ZbkzLY 8nYMZzSTuCusG91vi2fOnu4s3JjFc/3qUg2250ezkGG8pJlD/6Nv8uCASBLUX/GbYzMr0/H/on17 P73WHuC0rcp6+gA7J7Vj59QExry65xKs+WfbT8bVMmiups9ZHw7T5vza92VK1hrys2Jgy1wS7o0i IiKKexPmsvFMFIvy32fFs5G0rzGQ1xA+bQUl+WoW3Lil+j1K+xFVVj4l658nSum8zFXDsG0838vx gIXfNfQY/Xf+/dFSHrn2czJV9zMgIoLIex9i6nojUX/byGf/SqFfHWajWPijCJ/AP3dqqvs86jV+ UGWRv2UO8U4bcDfsbBQLfxShj/Fm8U7WZvVid/Ioy3s6SgNT1OSXrGZ21A0N90F0x+96/m9YLP8X dDcj77+F6+y7Zv6JXa9MtZ5vz/CPz0/CyXXMGWM5R6ZuPEBD7kxz2Ui/6ugCP+1abn3e0Uz9x05A T+6cJMvfpv6bA2ds/9gJQBn1POtL8slS/WhdPmwUybt7kbV2Hf+cORDlJT+phRBCCCGEEEJciSwb z6vc3LB7Fa17jOSVf3/A64+0ZXdmEjEDIomIvJcHp2oxRr3Ahs9W8sJF5R+vIfzpf7BTM4UbNZNr 5NW2LHqAGxx/B9c6w8SO120DCU3MpHjnOrLsc7CvwZTVmy9xfq+anzKcYaq7Cfq/GO7vZX8jcl1y C0I0Ln5ms9nrs9fPz/KxMBobqMRQaaT8xGkuNGtD+3YK79clrC/TftQP3sfcXjno5kU5zEoopzA9 nhhNNPm6mUQ5Lf1koVBYSkMNNhYXrRJjeTmnL0CzNu1op7h0o3h5+mym0vgzJywdurznhfAJl+c8 u3i+Hp8vk7Fz1pTGpCn1hSbYH29dqf32loxP3fj6eEl89ePr8dEIYpT46sfX46MRxCjx1Y+vx0cj iPGyxGfLPdKMNu2vRXF13csn4vK6LOfFZdSU+tOU+oJdf7wtj7iuElwuVytop1SivNzJcttGzK6Y jPxSft66MdMfOzzeuRpFu+tRKq+/pEWUy8ePqxXtUP4R54UQQgghhBBCCCGEaDpsuUdlOymiCCHq pTFUChpe4G08NGUohoxUns18jzydAZPJgC4vF/WsyajUSlKfHcxNV+bo+LaKQtKD7fa0cfkYhVp/ 1vH/FEIIIYQQQgghhBDCykRF4WyCnfJKDo84NfpLspeyEKIxuUJLBbb9Qp5CuXkGj0QE06ZNMBGP TGcNw1i78y1mXo59K0TdBUYx74B1Txu3j9UkhrRw/D+FEEIIIYQQQgghhLDyJzBqNgec8koOjw2J hEiSUIgr3hV8GQgkJCqReZsP2F0cD7B53lhiw5VX8sAIIYQQQgghhBBCCCGEEMJK6gVCCCGEEEII IYQQQgghhBBuSCFFCCGEEEIIIYQQQgghhBDCDSmkCCGEEEIIIYQQQgghhBBCuCGFFCGEEEIIIYQQ QgghhBBCCDf8zGaz2fGP7vj5+Tn+SQghhBBCCCGEEEIIIYQQotHxtjwiM1KEEEIIIYQQQgghhBBC CCHcuKgZKUaj0fHQFUehUMAVNhZXYp/F5efr55mvx+fLZOycNaUxaUp9oQn2x1tXar+9JeNTN74+ XhJf/fh6fDSCGCW++vH1+GgEMUp89ePr8dEIYvT1+MQfo6mdF02pP02pL9j1x9vyiMxIEUIIIYQQ QgghhBBCCCGEcEMKKUIIIYQQQgghhBBCCCGEEG5IIUUIIYQQQgghhBBCCCGEEMINKaQIIYQQQggh hBBCCCGEEEK4IYUUIYQQQgghhBBCCCGEEEIIN6SQIoQQQgghhBBCCCGEEEII4YYUUoQQQgghhBBC CCGEEEIIIdyQQooQQgghhBBCCCGEEEIIIYQbUkgRQgghhBBCCCGEEEIIIYRwQwopQgghhBBCCCGE EEIIIYQQbkghRQghhBBCCCGEEEIIIYQQwg0/s9lsdvyjO35+fgAYjUbHQ77NXIH+40842ulu7gkJ xNKL+lEoFPCHjoWZylOH2btbx9f7f+DkeQgIupHQHuHccXsXrrm6IXpZk/s+m7lwZA9bPj+GuW0Y A+4JobXTy9va/EjL0H4M7BHk/D5U/sLhfSWUfPlfDp08BwFB/Cn0L4TfcRtdr2nm2Fo0Ue7PM9/g 6/H5Mhk7Z01pTJpSX2iC/fHWldpvb8n41I2vj5fEVz++Hh+NIEaJr358PT4aQYwSX/34enw0ghjd xnfhCLu2fE6Z+VrCBtxNSOurah63b9MylP4De3CNU5LpAqcOf8UXJfsoPfQz52lO0J+60SO8N7d3 bcvVjs2Fz3B7XjRSTak/Takv2PXH2/JIE5qRYqbSWI7BcJxTZ001jpgO5JISM5yYlFwO1DzU8CoK SQ9WoFA4P4KTMskt1FPzVCunMD3CqW2NR5wavX3c5t/4oSADVb87GRA/kUUbdlFa+gUF2anED7iT fqrFbD50GudTwIRRX4g6Pa76uYOTyMwtQm+sz8CYOXPg30xVqXj04TTe1p108dq2NlN5ZddPDsfN VBqKeOWJoYRFxKBapGVPaSlfFWQzMb4/PfslMn/j//jV+Um9cB6DTktmUh9rn4MZmq6mUF9h1+Ys evUo53F3eoxCrT+LSa8mzumY4yOYOPV+qkbVqKdQnc7QquN9SMrUojOct4vDDeMeMocGV72+k/o8 dw1mKg3bmB/THUXwbAor6nNO+JIruV91/My7PJfWOXxeHJ3DsONlYjooCE4vxFNLIYQQQgghhBCi VmcOsHGqCtWj43nm7b2cdpUPsrV5ZRc/OR6vPEbxKxO5JyyCGNUSNuz5itKvtpI9MZ4BPQegmp/H t7/+7vA/eclkQKfNJKkq9xdHurqw5m9s037UccEuckUOjzg1+so6tK16CTe/9bU6DC5+6tdkwqhb Zvnd75hvBKACfaGa9KHVMQUnZaLVGapzXF6TfIFoWprQjJSz6NXj6ZV8mJR8LfOi2lUfqjzOvsK9 /PznyzAjpaKQ9PAYMlCxYHEsXW2lKtMh8qanoTGEkahZx7L4P1mrWOUUpscTk3Ee1YLpxHZtXuPp AGgbRnRUCJZXPIdhRybjRizhaPw8stJGcmeXQEslvbKCw5+tYUFyOhr/CazLT+e+jrbnM2HUZTE8 4jmKlNWxmQ7lMT1NgyHyZXauTyZc4b625rbPmKgonEt4zCIMgOL+1yhcOZYeLexH2tZmFWFZm/gg MdTafzOVhu28NG4SC48OYNErz/JYRIh1Rk0lvx7+hFULnme6xp/xmtUsie9Sh7sG7PocmULWpN60 tb0PTEBT9DLxNwQAFzAUr+Xd3Sccn8DC/AuluavQfDME9eeZDG+2mxXv7nbzBfA7FaX5LNP8SIw6 jxUJXfAz7iFz+COkFYWRkjWW3m39q8+HGnG4cgpd5jgi0jYDw8gqWU5iSIvqw1XP3a76/PH6ue2d 54RuPYtmzGZZ0RFQppKvm0lUoPvz4VJxf55djIbvV8PGd7G86VcdP/OeziXDUBbszGFa+DV2z2+5 tur+lcmMqa9QZARlSj66eVEE1mxVxTfGzrc0pTFpSn2hCfbHW1dqv70l41M3vj5eEl/9+Hp8NIIY Jb768fX4aAQxSnz14+vx0QhidBufLbdmABQJvFL4D8b3aO26TVgWJR8kEmL7OVx5lB0vTWbEwh+J XzSf5x6LJOSaZpb806+H+WzVyyRPfx/GZ5O3JI4b67Siiy1H8wWRKS8yqfe1Vb+xSdRQtCyeG/wB cxnFK/7Fbpc3PIK5opTcZRq+iVHzeU4/vv+nl21XJHCjn4tcF9W/9WvE4UrVb38DDHIYO7sclFK1 gMWxXfHnHIfyFmN5avt8Zi3qmC+w5/a8aKSaUn+aUl+w64+35ZEro5BSBybDHtb8Yy4TNLe7SExW c3viVBVSXCQ2XR6zFVLwKm7zyR3MGjiCJUxE++FMoq9zLCv8zsnCBQyMWYZp8jsUvDSY9n7WaviD 95F8/hmHgsl5jmmfI1K1G1Utr++2z1VFkuVcH9kDY5GRvuqVvJYQQvWCXG4KKebjFM4aScwSE1O0 GhZGd3QqdJkN+TwzZAzZzf/K9h3P0qeVYws3bH0uHW033tVfON96eRG3vP4ECuNXs21Of4I8vbz5 CJueeZSEwnvJ35ZGVNAF63l5xikRbTqmZXKkii0qd3HYYs3jRhVoNO0dCim2Lzgu4rltfucX3Tpe y3qL1zSHuXlsArd++Q4rjo53Pn8vE/fnWV1cun41THwXqw79qtNn3nb99PI8NZeje/cNsl7PQfPN TYydEMyXS1dxtJbP1B87dr6pKY1JU+oLTbA/3rpS++0tGZ+68fXxkvjqx9fjoxHEKPHVj6/HRyOI UeKrH1+Pj0YQo9v4bPmz6yOINJZS1jeTD14bTtdmdgkZl4WU6pwYU97hw4WDuc4xh2PL22S3Ztb2 tfy1j8MNgx6Y9Goe7JVMaY3fvrbczI9e5fXgAoZN6QxJ2E18/hrmRHVwyoNVc9G2Tr/1HVlj3RyI io/RBMy0GztbDmopLFjL+mm9rTd0A6bv0U5OQLUlxjn34Ogi8wX23J4XjVRT6k9T6gt2/fG2POLh zK87k2EP79hPKxuajtppKSvA/BtHPnmXvz8dR0+FAkXPGJJmvk2B03JUp9Atf5ak5Bx0FcfYtXI+ SUN7oVD0ImbqMjZ9W2Fp/5uO5cmTmb1mH1DG9lenk5SURPJyHb9VHbf7byuTQYc2M4ngqnifYVZ6 Jt+EjEXzSjzdWzfo8EBgT6JV4WDQc/h4XZddAqjkxH/yydnfnthpKqKciigAVxF09wimxbZHvyKX HUcsr2M6+CnrC2DQyHvpVWPWSQDKsNsIo4ySw+UXMU3PXnPaP/QUaaNh1bzlbDVccGzgxHzic97P +Q+K2LE8EaV0+eXhd/0dPDxOharXecp/rv05bar6PFNFZNVF3h9F+EhmpIRj0GxH56biX62Cfe+v RFM2mGmj+3guomDmzL48sjQ/EzttBHcHXQUYOao/DLQkqE3N2Ub+rdvi6mvNxnRsI6kJS2FBGskR 7R0PQ8UXvP/aZpQpTzPOYaaA/w3xZB0wcqDWL6kLnPhyM1vO3MNCbR4bMsZxR1sXs6IaHelXnT7z pu8pXv8pDIojtpfDuaTswZ1hSgwlhzlu+7iYy/ly7Q7ORL+ItnAtGWP60rbG/yWEEEIIIYQQQtRT +wd4Oi0BVmXyytajLpaRd2D+kf+8n8d+xf1Me6KfcxEFwK8jdz08ktGqmzCWn6r9Oauc5WDxRxQw jJmJd9rlWq4hfNzTpCh1aLZ+5Wb1EjtnSnk/K5ey2ERG332dyzxYFVdtfy1DX2qAgDa0aWn/W/9q Wrf1VBQ6zzHtbBLSYMH8CUQ4LV5ykj3vv0uRcjQzxt1eXUQB8P8T8Vm7MB6Y7bmIguQLRNNWy9nv PdMxLZP7RTFhdy+yNBo0Gg2rhxqYG6MiVfu9XYL+LD9smM39g2exrcUDLPpwB9uXjaHbd9nEPTiD VV/bX8QqqfjuMzQbPmT17FQWf9uBIZPmoslWcd2OuSSmaNh3xgzNruPWmBj636oEWtPlzsHExsYS c+t1lhkRlRV8t0XDlu8qqLQ9tXEPr45JIKW0F9klZRiNZZRMuobdmv2Ut/0/HogNR9lgo+NAGUKX Dk5XLC+c4r+ffMJJehB1+412sz0cNLuR26N6gPFLSg6eBsA/JJENxgNsqFpSy+Y8htIvKKUvw/t5 OT3Pk+Y3Ezt1PPeX5fBCVjEnPX4jmTj938/IOxnELVG38Wf7Owvs+V1Hv6mZZGe/wH2dvR032xdc R3p1aefQLwWdQrp4VdAyG3aS8+ZOOk1MJC6klePhmsxH2ZGzmm2dHiU5rpv1/QkiPDoaJfv5rPS4 3efAhPHAPnYbwhjSuysOE1TB9D0b5y9A3e0ZFib9H20cj2OiQrcdjSEcVXTPWoolnrQgJHEFO1fP 4onoHrSt05RWXyb9qtNn3j+UxA0HMG6wn9JrYTJ8zWelMGh4X26qqkeGkvjBR6yeOZboHtfWYbk9 IYQQQgghhBDCW20IjR3PlPt/JvuFHD4+Wcu+Jqe/5ZO8UrilD7f/uaXjUaurCOr3FG9kZzHnvj95 LmTYs92A6Cqn17ojIY43ILp0AcOOd3lzW2cmJg8lxF0eDNy3td2kXfoFpTX2xj3NAd0+DMo76N3N RRbp2Cbmp2yg24IZJN3u4rbeiq/YqtGhVA0gvLZiiSeSLxBNWD0+GfbKKXp9EWomoMlJJzE+nvj4 eIZNe4mclADUKTkUWe/8N58oYtnMf1I+aiHZfxvPff3uoE//EaRmvsSz/u8xfbYW/QWH7PvJ7/n1 thnkzJ1AQnw88apJTBt7N8ZtH7FT/xs060yf2Bj6h10HtKHrnUOIj48ntk9nN8UGExV78nitqC8z nxvPwJBAIJCQ+CnMSAlA/fZ2Dnq88F0c07GdrK3PRclUzuGSMggKpqvS9V3oFs1Rdg0myO0skwr0 hXlotVpyM58iUnWA0fl/Z7T93hsXzZ8WNw/j+bQBHH3jEt7QtQAA//RJREFUdVa63Hje5jzHD+sx cAM9u7Z3815dSofRH3WaL2WnvrNRAPwJjJxATqoStWoys9S5aLVatOpZlumSqS8x8wHHAtZ5jm1c SsqWfmhyJrjZt8Y2dl0I6fQ7+sJ1ZCb1sc4GC2ZourqWDcLFlaUun3kTRn2R5TzNzeTJyBQOjs7m rdGOBRkhhBBCCCGEEOISa9GDR55PZuDRd1i80s3G81am44cpMUBQzy4oPRYpLpHSQxz91TkLV8XV DBN33LZtR+RTc0nttgHVuHmotVq02lzU6aOJSLtAak4qDzjulWu9WXfLkAxynrZbssu+yfHDlBiU hIV0AH0RuTVW8HGz4pAQV5iGyYtVVS0fZECND2s7oubttJv6VcmJ3R/xjr4Lwx+8i852d1P7Bd3B w0mRGPO0fPSN/QJcgPJeVA/+hdZVzVvQvvMNKPiRsp/P1mzrFVsS2o3aLnxeOYquYKMlGanVolWn E9MthYMqDVuej3Qxg+A8Bl1BdfuqxxZ0NSrMQPNWtGru6a3zp3mrVrgttZgMFC+ZikqlYlRaCQMX PM6ATq0b6GQA/IIIf3wSEzttZ8FLuXxz1sO3HAABBLZq7vkLpM5sS2p1IaST41dEAB26hKB0W2iy sM1G6ah6mCHezkbpGMeYIcE1i0L+SnqPSmX1guvRJI9CpVKhStZAyotMjv8LHRxnABzbxPyUYoZk POP85VfF1r8T7Hz5cXrFrKQ8YgYajQZNlgoykokZ8jzq/VJMEXX9zJ+nrPhNy3k6Ko1tA6fw5IA/ 0cZ1YyGEEEIIIYQQ4hK6ijbhI5g+sTPbFixj7Te/OjZw0jywFc0bNslUvaRWWFc6OW4F4N+OLr06 1rLyiW2GyXWoxgz0cjaK67b+yt6MmvEyC27cQrJKhUo1iuQMSMmaRHz39m5v1s148T43m9Cb+PXo IUqB8zv/zoheY3iz/G4yNBo0mmWkoCE5RsU09X+lmCKuaC4/PnVVXbXs6LxEUQ2VnDp+jJPcSPfO 1zgkzm2zKLwpjlzNNdd1cLHckbdsiXQ3XF0U68qgIW2UypKMVKlQJWdQFKliZHQYHV3OMChFkza2 un3VYx7v/8+yPFeDsS3jYzRy+kAW/ctXNnjS3S+oH8l/G0fHfy/nlbwDeL+zia+wzUaJ4MlxESg9 fb9VzUb5iYFPPkp/pX0ZxbpZV68xvFkey5bjpzEajRhPF7Pw5oMsi4hjsv3Sd8b/smrWArYMSeNF p5kqrnzLD8pJlBz/gHmJw4iPjyc+cQ7rdW+hQs3cVbra1+cUTV+dPvMtCElcbT1PD7Cufzlvyj+Y hBBCCCGEEEL8Ufw6cE/ysyR1LOC1VzZzyHElm8bANsNk4CjG9e/k+WZij21Pocsca7mhNnY1x41G 62/9mdysf52Ifs+hPWYr5pgw7v8Xs2q9WdfGQNEPf2ZSiY7N88ZackzxY5m3fiNZKtDMfY89te41 LETTVXuetlbVVcvaVW+8rWhpW/rIxjaLwvMsgYbhT2DvWKZEfsrcl5ezTV8BJgO6dzJZmHGexCcG VO8FcLGUqeSXWZPmRiPG09+Sf1cJyTHPka075dgaCCcl//vq9lWPncyLsq5d6BeA4tqWtVS4sRSs fjrOaVpyrSLA48XZX9mbx1KfJaXBk+7NUEaPJ93jxvP+NFcEorgk77l1HxSXy3fZZiS52j/Fono2 yuM8dIvz/KEaqmajDCP5oTBqrMJp0rNu1lKKBs1k2Zx4QmxFNH8l4Y9NZ+GCG+2WvjuFLjud5G2e 7hKwsfWvLyMTh1Q/LwD+KELuICJMiUGzHZ18yQk7dfrM+ysJf2waM1IC5B9MQgghhBBCCCH+MH7K AUxN97zxvF9zBdcq8GKvkotg3QfF5So2tqX4Xe2fAjVnmCTHcktLT5k6z21N+g+YlfYFg7IWMyc+ tGqZLn9lbx57fiYLum0g5fVPLb/1jXvJfnom22q9Wdef1p26EoaSQSNVPBDikAdT3ES/iFAwbGWr 7mTNY0JcQdx/hrxm+7B5owXXdrze8Y8O2tG1Q2uPyf8GoQglZuQQ0DzHA706omgTTMQqGJmvYVG8 p4vLRfK/gaiUZ0lRbua197/wnLx0x+86uvfpDuxn77c/u/zSAMD8Cwe//B9GutOney1rLmK3KVZD J92bBdttPL/Txcbzzbi++y3cgoG9ew9Q7nTc5jRfa98gMzOHrYfPOB6sB1fLftGAs1HAdPBT1hcY UPbq4rSEFzSnTVDLqi8iy5fhZpQD/4xp9ya75d02UayvsOxzUbwJrbYIvfFq66wqV4UivJxWKq5Y dfrMW4t28g8mIYQQQgghhBB/mJZ0rbHxfKVjA/yuD6XPLUGwt5Rvy52PW5g583Uer2a+whtbDzXs CiruVrjxOMPEgce2ZzlY/BEF7m4MbhlIUADW3/q/oV+XSVpROwaGnmP3RrttBDYWoz8PnNdTvFGL tlDPmQ5d6KU0UKovw3nxNO+WyBeiqXP6zF0Mf48fNnu25btcJX/P8F3pPgwul/1qaCYqCjO4b81f WGdbasloxLh5HolRIS43XWoQdUpeutKK7pHR3MVhdmz5gh/dFB7MP+4hV7sP+kTRN6QVcBa9ehQK xSjU+tqWTWtIfnYbz2ex4uOjTscDukcyclBnTu4oZM+Pbr6+Lhxll+ZV0hZ/wwWFt1vSt+CmfoMZ 5PIib50Z5eZOActslG0wIIbBPWpZQM42G4W7SRgcWnM2ite6ENKpZdXMLoMmjVE1lncbRXJGAVBA RvIoVKo3KS6rtBYwdWi2fuVcmKv1bgjRtNXtM2/Sq4lTBBOn3i//IBJCCCGEEEII4ZvsN55f8TE/ Ox4PCGbAyCgUJz9hyx6DmxuQz3Bk13rmp73D1xeac7XjYXf8/0S/4X1d37Bq3T/F9U20thkmVzEg oT89vJqN4k1bD8K60qn1GeuqQK62EphMRpEBijIse6wsKaaslaecZe0ruwhxJWiYcz+wJ9GqcAya D9hetQ4fQDmF6REogmdTWGECrqZ9zz5EK/aTV7Cv5gyFM99StOkrCOtL7+BaNvZ2qZZ9T1yqoOK0 uwr1JeDpousVPwJ6PsD0pFD02YtYuvkHnKKvPErh8mw0+lDGT4uzTgG0FRU+Zc3qTzDUuB6aMJZ8 yJoCA0rVAMIDG+aUqFK18XwRi17WYHA8HtCd2EnDCNHn8MLSrZRVOn7NnaNs62oy804QOi6Gu9p7 /RWH/019GT4ICtZ8SImxutMmfR5LMnRu+mudjaK/hYnJQ5029KrJNhtlP6ETE4lzsSG9JQali88G YPyKvDWfQuRd3NqxBYFRszngtLSbEaPxe/JTwoFhZJWUYzSuJjGkBf4hsTybEo4h41VyaiwXZ3tP IXJKLL0D/YHfMR4uYs1yDQX6Cjf/mBBNR90+89WflXUUGdycp8poosODah4TQgghhBBCCCEuG7uN 5xct5p9OSSYFN8c+hipkP9kvvMHmsnMOx81UlhWyPPPfGENjeeiu6+twI7fd7+y8r+z2ED2LPjeb DEM4quieOC0Ob51hog99lOS4bni8PbjWtrYYdGjW7uSYy9/6EDkwjI7+7Yiat9NFjsmIsSyfFCUw KIuS00aMGxIJuTqEYc+ORmlYxcKcvTX3SK3KXz3KQ72teQHzaQ4XvsfyldvQ//q7fWshmizHLPJF akfkpFQSeQvVuHmorVPFcjOfZ1xGmV0yF/w6DyZlzr0cXfICf339Q/YdPsaRbz/lXwtnM/uzv/DC 0tHc0cr7y1g1P1recBO9FfvZsHotH+3ai05f7lxoAMCfwMiJrJvUitX9glAoFNWPoemo83QOiceG Yiv2fMr6YrsNxgE4j0FXYLeck92jUF99AfPrzNAXF7Ew4QzLEh5mzDw1m4r3oNPtoXiTmpcnPc6I hYfpP2ch6XFdqirr/iEPMmfBbRQteoDgmHS79+hJbo14jqLINHKe6ut8wW8Ato3nQxwPgGUvlaEz ePf1EZiWJTL4kZks1+5gl07H3uItrFn6DI8kLuVoVCrLno4gqC6nhn8ICXOeIbLoOSKGz7L0OTeT J4ckU6CcQMYk5/5WzUaJTWT03bUsi1Y1G+V+po3u4zo2/xASFs9FxVuouiWQrs61vKe5mSTdGkVa URipMx6iV409TrzVjsin5pIa+QVpEYNJynzP8tzqWQyPeI6iyCeY8eitlhlW5h/YNHsS46cmMXL+ hxyxr6SYT/J1QZ51eucOSn85B+cO8dmWjWi1WvJ2HWnYqa6XyxXerzp95qs+KwuICXZznuZMINKu 8Gg+9TUF1ufcuKOUX4Bzhz5ji1aLVruZXUdqnwkjhBBCCCGEEELUiW3j+RDX68n4KYcw/92ljDK9 RcLgx0lfrqVw1150e4v5aE0GTz0ymWVH+/HCsie5J8hx/2bPqn5npz3C8PQV1t/YUxiSnIsyMZVJ kdY9jqtUzzCJnTaCuz2+nndt/UOGsTgrEdQqurn8rW+XC6oTfwIjJ5CTGkZRWhS3JmWSq9Wi1a4g ffgjTvkr85EtzH54LFMnPc38zT/UuGFX8gWiqfIzm81e35zu52fJFBuNjstyWZgMe1jzj7lMyCiw /CEyhawZiSQ4LpdVeRzdurdYsmwFuToDoKBr1FiemTWNxDs72k2rK6cwPZ4YTTT5uplEVSXxTFQU ziU8ZiuqfG31Zuzm0xwqWE1mxhssL9SjTMlHNy+KwIpC0sNj0Kis/w2YDNuYO2Ed7WfOJLm30lJR MhnQbXyXrJTX+GHKWtZP6+32wqNQWI44jYX1tTJIdYjZwqRX82CvZEptsdn6mKGr0a6GQVmUfJBI iN1TmY2H+HjdKrKz1dYxBFASPiyRpKTRJNzTFYVTYr8CfeGH5K3+O2maUuvfBpGS9SyJCZEOG5Y7 c9vnqvdjFWFZm/ggMdS5QndBz7opj5O46kcGuWpj/o0jn+ayYsU7rNUUcsj6Z0V4Ak+OSWTcyCi6 Klx/iXh2HoNuE+9mLbD2WUlkykxmJA4jynHzLCr4MmsC0ak/MTF/DXOiOngopJg58+WbjIieyZGJ 77FtTn/XhRQrk0FH/pb3WZacQREAYagW/JVRsfe6iMOR7RzpQlbJchJDWtQ8bNRTuE7NwqrnHkRK 1iQeGjKIcKVtWa8zHNLOIfGpzwlfuoyXH+5O1bOY9qN+8D6SC5xu5QCo/hw5HrhE3J9ndXSJ+tVg 8V2sOvWrLp95E0Z9MR/mrWR6mm32mPvPi+1aZr3aOwgnxf7abPWHj50Pakpj0pT6QhPsj7eu1H57 S8anbnx9vCS++vH1+GgEMUp89ePr8dEIYpT46sfX46MRxOg2PltuLcw5H2ZxhkPrZvBgYjZ6Fzkz MHH2yH94b4Uazdpcig5Zn1/xfwx7MpGx40YwsGsbDzkfD6pyh2loDHj4jQ2c+YKsEY+QeuQx8rel EeWmOAJ1bGu9GXvL+69bl4IHlCoWLH6c2Hv7OcfhyOP4VqAvzEW9cK5l+S+URKa8yOSH7iMm3Jo/ BbhwAG3qRJ7aG87St2fxcDfLe8lF5gvsuT0vGqmm1J+m1Bfs+uNteaRBCyl1Vmmk/MRpLjRrQ/t2 Cu/XJawvayJybq8cF4lUd8WbmnznxKnEWF7O6QvQrE072iku3Shenj6bqTT+zAlLhy7veSF8wuU5 zy6er8fny2TsnDWlMWlKfaEJ9sdbV2q/vSXjUze+Pl4SX/34enw0ghglvvrx9fhoBDFKfPXj6/HR CGK8LPHZco80o037a1FcfVHlE3EZXZbz4jJqSv1pSn3Brj/elkdcVwkul6sVtFMqUV7uZLl1EyiX TEZ+KT9v3Zjpjx0e71yNot31KJXXX9IiyuXjx9WKdij/iPNCCCGEEEIIIYQQQjQdttyjsp0UUYQQ 9dIYKgUNL/A2HpoyFENGKs9mvkeezoDJZECXl4t61mRUaiWpzw7mpitzdHxbRSHpwXZ72rh8jEKt l/UWhRBCCCGEEEIIIYQ7JioKZxPslFdyeMSp0V+SvZSFEI3JFVoquIbwaSsoyX8K5eYZPBIRTJs2 wUQ8Mp01DGPtzreYGXXDlTo4vi0winkHjBiNnh6rnfcREUIIIYQQQgghhBCiij+BUbM54JRXcnhs cNxHRAhxJbqCLwOBhEQlMm/zAbuL4wE2zxtLrP3mSUIIIYQQQgghhBBCCCGEuGJJvUAIIYQQQggh hBBCCCGEEMINKaQIIYQQQgghhBBCCCGEEEK4IYUUIYQQQgghhBBCCCGEEEIIN6SQIoQQQgghhBBC CCGEEEII4Yaf2Ww2O/7RHT8/P8c/CSGEEEIIIYQQQgghhBBCNDrelkdkRooQQgghhBBCCCGEEEII IYQbFzUjxWg0Oh664igUCrjCxuJK7LO4/Hz9PPP1+HyZjJ2zpjQmTakvNMH+eOtK7be3ZHzqxtfH S+KrH1+Pj0YQo8RXP74eH40gRomvfnw9PhpBjL4en/hjNLXzoin1pyn1Bbv+eFsekRkpQgghhBBC CCGEEEIIIYQQbkghRQghhBBCCCGEEEIIIYQQwg0ppAghhBBCCCGEEEIIIYQQQrghhRQhhBBCCCGE EEIIIYQQQgg3pJAihBBCCCGEEEIIIYQQQgjhhhRShBBCCCGEEEIIIYQQQggh3JBCihBCCCGEEEII IYQQQgghhBtSSBFCCCGEEEIIIYQQQgghhHBDCilCCCGEEEIIIYQQQgghhBBuSCFFCCGEEEIIIYQQ QgghhBDCDSmkCCGEEEIIIYQQQgghhBBCuCGFFCGEEEIIIYQQQgghhBBCCDf8zGaz2fGP7vj5+QFg NBodD/k2cwX6jz/haKe7uSckEEsv6kehUMAfOhZmKk8dZu9uHV/v/4GT5yEg6EZCe4Rzx+1duObq huhlTe77bObCkT1s+fwY5rZhDLgnhNZOL29r8yMtQ/sxsEeQ8/tQ+QuH95VQ8uV/OXTyHAQE8afQ vxB+x210vaaZY2vRRLk/z3yDr8fny2TsnDWlMWlKfaEJ9sdbV2q/vSXjUze+Pl4SX/34enw0ghgl vvrx9fhoBDFKfPXj6/HRCGJ0H99Zjuzawedlv9M2LNJNLs/WpgWh/SPpcc1VDscvcOrwV3xRso/S Qz9znuYE/akbPcJ7c3vXtlzt0Fr4DvfnRePUlPrTlPqCXX+8LY80oRkpZiqN5RgMxzl11lTjiOlA Likxw4lJyeVAzUMNr6KQ9GAFCoXzIzgpk9xCPTVPtXIK0yOc2tZ4xKnR28dt/o0fCjJQ9buTAfET WbRhF6WlX1CQnUr8gDvpp1rM5kOncT4FTBj1hajT46qfOziJzNwi9Mb6DIyZMwf+zVSVikcfTuNt 3UkXr21rM5VXdv3kcNxMpaGIV54YSlhEDKpFWvaUlvJVQTYT4/vTs18i8zf+j1+dn9QL5zHotGQm 9bH2OZih6WoK9RV2bc6iV49yHnenxyjU+rOY9GrinI45PoKJU++nalSNegrV6QytOt6HpEwtOsN5 uzhsKtAXqkkfGlz1fM7nTt1i9o6ZSsM25sd0RxE8m8KK+pwTvkT65W1bk0GHNjOJYNv5E5xEplaH wWVz1+epVmeoPu+FEEIIIYQQQog6M3Jg43xUqhE8/MxKdKd/d2xg12Y5u366UPNQ5TGKX5nIPWER xKiWsGHPV5R+tZXsifEM6DkA1fw8vv3V1XN6wWRAp80kqSr3F0e6urBmXs20H3Vc9W9lt484NfrK OrStegk3+T13v99d5qTW1cyN1SVmV6/h0jkMO14mpoOC4PRC7DNxQjRGTWhGyln06vH0Sj5MSr6W eVHtqg9VHmdf4V5+/vNlmJFSUUh6eAwZqFiwOJautlKV6RB509PQGMJI1KxjWfyfrFWscgrT44nJ OI9qwXRiuzav8XQAtA0jOioEyyuew7Ajk3EjlnA0fh5ZaSO5s0ugpZJeWcHhz9awIDkdjf8E1uWn c19H2/OZMOqyGB7xHEXK6thMh/KYnqbBEPkyO9cnE65wX1tz22dMVBTOJTxmEQZAcf9rFK4cS48W 9iNta7OKsKxNfJAYau2/mUrDdl4aN4mFRwew6JVneSwixDqjppJfD3/CqgXPM13jz3jNapbEd6nD XQN2fY5MIWtSb9ra3gcmoCl6mfgbAoALGIrX8u7uE45PYGH+hdLcVWi+GYL680yGN9vNind3u/kC +J2K0nyWaX4kRp3HioQu+Bn3kDn8EdKKwkjJGkvvtv7V50ONOABOocscR0TaZpSqBSyO7Yo/5ziU t5g0TTmRC9ayflpvFHWMOeFG2/O7c54TuvUsmjGbZUVHQJlKvm4mUYHuz4dLxf15djEavl8NG9/F qku/vGtrOqZlcqQKtWFQ1Xlquz6geotNmSMJrbo+2M7TL4hMeZFJva+FqvMUh2tcNd8YO9/SlMak KfWFJtgfb12p/faWjE/d+Pp4SXz14+vx0QhilPjqx9fjoxHEKPHVj6/HRyOI0X18tlyZDvgz97/y HivH96SFyzZdyCpZTmKI9WjlUXa8NJkRC38kftF8nnsskpBrmlnyT78e5rNVL5M8/X0Yn03ekjhu rNOKLs6/hat+NydqKFoWzw3+gLmM4hX/YrebmxjNFaXkLtPwTYyaz3P68f0/vWy7IoEb/VzkuqjO 79WIA6AqJ9WuOu9YlaMcyoKdOUwLv6ZuMa9I4Mbahq3yOLp/ZTJj6isUGUGZko9uXhSBju1ccH9e NE5NqT9NqS/Y9cfb8siVUUipA5NhD2v+MZcJmttdJhtt3J44VYUUF8lKl8dsF368itt8cgezBo5g CRPRfjiT6Oscywq/c7JwAQNjlmGa/A4FLw2mvZ+1svzgfSSff8ahYHKeY9rniFTtRlXL67vtc1WR ZDnXR/bAWGSkr3olryWEUL0gl5tCivk4hbNGErPExBSthoXRHZ0KXWZDPs8MGUN287+yfcez9Gnl 2MINW59LR9uNd/UXzrdeXsQtrz+BwvjVbJvTnyBPL28+wqZnHiWh8F7yt6URFXTBel6eqf5ysrIl rreoquMw6dU82Gsu56sKJrbG36OdnIBqS4zzeeWC9zH/zi+6dbyW9RavaQ5z89gEbv3yHVYcHe/V 61wK7s+zurh0/WqY+C5WXfpVh7ZV51c/h8LeeQyFixkT8zYBdp/biz1P/9ix801NaUyaUl9ogv3x 1pXab2/J+NSNr4+XxFc/vh4fjSBGia9+fD0+GkGMEl/9+Hp8NIIY3cdny5VVEhl5jqKyKNQfLCSh a0sXbewLKdU5Maa8w4cLB3OdYz7ElrfJbs2s7Wv5a5/qPE1tLL+FkymtkU+yFVd+9CqvBxcwbEpn SMJu4vPXMCeqg1MerJqLtnXK79lypd7lpNxzEYdjExtzObp33yDr9Rw039zE2AnBfLl0FUe9zMHh 8bxonJpSf5pSX7Drj7flkYvPJrpiMqB7x36qmIvpbQDm3zjyybv8/ek4eioUKHrGkDTzbQqclqM6 hW75syQl56CrOMaulfNJGtoLhaIXMVOXsenbCkv733QsT57M7DX7gDK2vzqdpKQkkpfr+K3quN1/ WzktYzP0GWalZ/JNyFg0r8TTvXXDDg+BPYlWhYNBz+HjrpZ0qk0lJ/6TT87+9sROUxHlVEQBuIqg u0cwLbY9+hW57DhieR3TwU9ZXwCDRt5LrxqzTgJQht1GGGWUHC6v55I8zWn/0FOkjYZV85az1eAw tdIF84nPeT/nPyhix/JElNLlhdjv+jt4eJwKVa/zlP9c+3PaVPV5porIqoSuP4rwkcxICceg2Y7O TaW9WgX73l+Jpmww00b38VCQADBzZl8eWZqfiZ02gruDrgKMHNUfBloS1KbmbCP/1m2p+fV6loPF H1FAX0bG9qxOTgP4dyDszlAvz526xHyBE19uZsuZe1iozWNDxjjuaOtiVlSjI/2qS1vTwe28rS5F qXqQAVVFFCzXh8hRTEpsR8H6TzloAjDx69FDlAIBQYHY/zMWfwVt29U2+0kIIYQQQgghhPBGMA89 PY3RrGPeK9sx1JbrNP/If97PY7/ifqY90c+5iALg15G7Hh7JaNVNGMtPuVia3h1bzmYYMxPvtCsI XEP4uKdJUerQbP3Kzeolds6U8n5WLmWxiYy++zqXebAqrtr+Woa+1AABbWjT0j6/dzWt2zoUhUzf U7z+UxgUR2yvmsf8lT24M0yJoeQwx2tLjbmKwx1zOV+u3cGZ6BfRFq4lY0xf2jq2EaKRarhKgel7 tJPjiJhQwh1Zq9FoNGhWD8QwN4YhqRs5VvWhPMsPG2Zz/+BZbGvxAIs+3MH2ZWPo9l02cQ/OYNXX 9hexSiq++wzNhg9ZPTuVxd92YMikuWiyVVy3Yy6JKRr2nTFDs+u4NSaG/rcqgdZ0uXMwsbGxxNx6 nWVGRGUF323RsOW7CiptT23cw6tjEkgp7UV2SRlGYxklk65ht2Y/5W3/jwdiw1E23OjUpAyhS4eL STae4r+ffMJJehB1+412sz0cNLuR26N6gPFLSg6eBsA/JJENxgNsqFpSy+Y8htIvKKUvw/s5L8VT Z81vJnbqeO4vy+GFrGJOevxGMnH6v5+RdzKIW6Ju48/N3FyK/a6j39RMsrNf4L7O3o6b7QuuI726 tHPol4JOIV28KkqYDTvJeXMnnSYmEhfSyvFwTeaj7MhZzbZOj5Ic1836/gQRHh2Nkv18VnrcrlBl wnhgH7sNYQzp3ZXWALQgJHE1RuPq6impVc2PU/rZfhg0mH43ORxzUKeYaUFI4gp2rp7FE9E9aFun Ka2+TPrlfVtbYURJWEhH67lox1bEK/iI4oNnAX8CwwegUhoo/ezrmuuvGg+h212Gckg43Rq6EC2E EEIIIYQQ4grjR/PQ+5k6ZRBl2UvI+vi458LH6W/5JK8UbunD7X+ucdufnasI6vcUb2RnMee+P3ku CtizFSVc5fRadyTEq6LEBQw73uXNbZ2ZmDyUEHd5MHDf1naTdukXlNbYd/c0B3T7MCjvoHe3NpY/ +YeSuOEAxg2JhDj8RDcZvuazUhg0vC83efz57iYOd/xDSfzgI1bPHEt0j2vrsDy/EL7P40fFeyYq inJIUUOiZhlzEocRHx9P/LCnWZKTCupFvF5UDoD5RBHLZv6T8lELyf7beO7rdwd9+o8gNfMlnvV/ j+mztegvOFwWT37Pr7fNIGfuBBLi44lXTWLa2LsxbvuInfrfoFln+sTG0D/sOqANXe8cQnx8PLF9 OrspNpio2JPHa0V9mfnceAaGBAKBhMRPYUZKAOq3t1vvvG5YpmM7WavRoVQNIPxilhYylXO4pAyC gumqdH1nuUVzlF2DCXI7y6QCfWEeWq2W3MyniFQdYHT+3xntmLy/KP60uHkYz6cN4Ogbr7PS5cbz Nuc5fliPgRvo2bW9m/fqUjqM/qinqWh1mdnhajYKlqRz5ARyUpWoVZOZpc5Fq9WiVc9ieMRSSH2J mQ+4KWAZ9RRqtWi175H5ZAKqgw+S/9ZIpy+/muoSsxAA/rTu1JUwxz9XCaBDlxCU9p+XwL48lZNG N3UK42atsJzT2hWkD3+ENJ4gZ+Z91euxCiGEEEIIIYQQF601Nz8ymbSBR3hj8XtuNp63MB0/TIkB gnp2QVlbwv9SKD3E0V+ds3BV6jKzw23bdkQ+NZfUbhtQjZuHWqtFq81FnT6aiLQLpOak8kCNlSZs TBj1RZbf77mZPBmZwsHR2bw12vGGawdu4xDiyuPxs+K9k+i2bsWgjOGRAZ3tntSfwKjZHDDutK7N V8mJ3R/xjr4Lwx+8i852d0j7Bd3Bw0mRGPO0fPSN/QJcgPJeVA/+hdZVzVvQvvMNKPiRsp/P1mzr FVsC343aLnxeOYquYKM1wahFq04nplsKB1Uatjwf6WJNwPMYdAXV7aseW9DVqDADzVvRqrmnt86f 5q1a4bbUYjJQvGQqKpWKUWklDFzwOAM6tW6okwH8ggh/fBITO21nwUu5fHPWfSnFIoDAVs0b+GJs W1KrCyGdaiySZZcYdldosrDN7Oioepghtc3ssM1G6RjHmCHBNYtC/kp6j0pl9YLr0SSPQqVSoUrW QMqLTI7/Cx3cDLyprJglKhUq1VjStvViwZORdGrjuZZfp5iFsPLvGMbASChY8yElDksxmgw7yFi4 yuF6GYCy9whmrJ7CjZrJlnNaNZkMVGRNvo/ujnfnCCGEEEIIIYQQF8mvze08Pv0xOm3L4qW1X1Nb JrB5YCuaN2ySqXpJrbCudHJcgcG/HV16daxl5RPbzI7rUI0ZWMvMDs9t/ZW9GTXjZRbcuIVklQqV ahTJGZCSNYn47u3d5PfOU1b8puX3+6g0tg2cwpMD/kQb142tPMchxJXG48fFa7aZEq4uJjVUcur4 MU5yI907X+OQOLfNovCmOHI111zXAetEtYtgS6S7UWs/vGDQkDZKZU0wqlAlZ1AUqWJkdBgda+xR YlOKJm1sdfuqxzze/59lea4GY5vaZzRy+kAW/ctXEjPkedT7a13J0Wt+Qf1I/ts4Ov57Oa/kHcD7 nU18hW1mRwRPjotA6fG7wjYb5ScGPvko/ZX2ZRTr5va9xvBmeSxbjp/GaDRiPF3MwpsPsiwijsna 710WcyzLsRkxGk9yYN1Ayt8cw5Bpa9jvuOdQlbrELIQdxa08OuMJIoueI+LWJ8nMtRRyczOT6Bac ybk77ql5vTTuIXP4EGLe/IXYLWWWc9p4kgML/4J+WQL9JmvtlnMUQgghhBBCCCHq4yqC7hnH35Ku 5d+vLSfv0BnHBr7PNrNj4CjG9e/k+WZij21PocscS6+YlZTHrua40WjN783kZv3rRPR7Du0xV8Uc 23LyRoynD7CufzlvxqiYpv4vbtdq8RiHEFceVxn9urNVZWtVvfG2oqVt6SMb2ywKz7MEGoY/gb1j mRL5KXNfXs42fQWYDOjeyWRhxnkSnxhQy/qAXlCmkl9mTZobjRhPf0v+XSUkxzxHtu6UY2sgnJT8 76vbVz1ss3kAvwAU17aspcKNpWD103FO05JrFQEeL3T+yt48lvosKaiZu0pX+6ZYXmuGMno86R43 nvenuSIQxSV5z637oLhcvss2I8nV/ikW1TM7HuehW5znD9VQNRtlGMkPhdXcfNukZ92spRQNmsmy OfGE2Ipo/krCH5vOwgU3ok7JocjjpvcBKMMfIXXGaNC8zqo9Jx0bQF1jFqKGAJRR0/nnTg0LBpZY i8ApvFkeQU7Jcp4IuWA3I+Us+nWZpBX1JWvZ88SH2M41y3n6/MJn6Ga3nKMQQgghhBBCCFFvfp2I nup543m/5gquVeDFXiUXwboPistVbGw3mLvaPwVqzuxIjuWWlp4ydZ7bmvQfMCvtCwZlLWZOfCi2 NVj8lb157PmZLOi2gZTXP/Wc3/NXEv7YNGakBKCZ+x57XOakPMchxJXIVQ657mwXk1q14NqO1zv+ 0UE7unZo7TH53yAUocSMHAKa53igV0cUbYKJWAUj8zUsinezZ0V9+N9AVMqzpCg389r7X3i+oLnj dx3d+3QH9rP325/d7z1i/oWDX/4PI93p092L9Qttm2JptqNzefG8SM2C7Tae3+li4/lmXN/9Fm7B wN69Byh3Om5zmq+1b5CZmcPWww1514GrZb+o48wOT7NRwHTwU9YXGFD26uJiCa/mtAlqCYatbNW5 Lo5Us+1joUOz9SsX509dYhbClQCU4fFMy95lLeIeYPO8RKKqCiXWz4unDfbwp2WbNgS4PU+FEEII IYQQQoiL4UezrkPtNp7/0Skv5nd9KH1uCYK9pXxbXulw1MbMma/zeDXzFd7YeqhhV1Bxt8JNXWZ2 eGx7loPFH1Hg7sbgloEEBeBlfs96A7K7nJTHOIS4Mjl95i6KbS1AV1XZGmzLd7maJXCG70r3YXC5 7FdDM1FRmMF9a/7COttSS0Yjxs3zSIwKqarmNrh6Fyxa0T0ymrs4zI4tX/Cj4zeGlfnHPeRq90Gf KPqGtLLcQa4ehUIxCrW+tmXTGpKf3cbzWaz4+KjT8YDukYwc1JmTOwrZ86Obr68LR9mleZW0xd9w QeHtlvQtuKnfYAa5nO1inRnlMhFsm9mxDQbEMLhHLQvI2WajcDcJg0Nrzkbxmi1BvR91XDCKODX6 Op4edYpZiLqwFU4GDabfTS0cj7qhJCykI60d/yyEEEIIIYQQQlw0+43nV/Lxzw7FkoBgBoyMQnHy E7bsMTgVWizOcGTXeuanvcPXF5rjeSdaO/5/ot/wvq5XibGu1OP6JlrbzI6rGJDQnx4eZ3bUpa0H 1oKOSa8mThFMnHp/HVeBaaA4hGhinD7eFyeI8OholIZ81m4/YvfhNFFROJtgRQTpheXA1bTv2Ydo xX7yCvbVnKFw5luKNn0FYX3pHXwxm2TXsu+JSxVUnHZXob4EPF10veJHQM8HmJ4Uij57EUs3/4BT 9JVHKVyejUYfyvhpcdapd7aiwqesWf0JhhpXTxPGkg9ZU2BAqRpAeGADnRI2VRvPF7HoZY3DhtVA QHdiJw0jRJ/DC0u3Ulbp+DV3jrKtq8nMO0HouBjuau/1Vxz+N/Vl+CDnDbRN+jyWZOjc9Nc6s0N/ CxOTh9aykZZtNsp+QicmEudic3dLDEoMmg/Y7rhGpfEr8tZ8CpF3cWvHgOrzo2A9q4uOOXzJnaIk bwMFhKOK7knNhbu8i9lsPEThmhWsLPiWXx2HWVzZKgpJD1YQnOy4t0kF+1dlMregXfWSh1XXMcfr PXbn6W0MvPX6hvqCEUIIIYQQQgghoMbG86/x8j/3ORxVcHPsY6hC9pP9whtsLjvncNxMZVkhyzP/ jTE0lofuur4ON3Lb5dbyvrLbV+Qs+txsMgyu8jXVMzv0oY+SHNcNj7cH19rWFoMOzdqdDr/fbfk9 iBwYRkd/+7zYOooMbnJSymiiw4NqHqs1DsB8msOF77F85Tb0v/7ueFSIJqmB8lz+BEaOIyMR1KrJ zFLnotVq0ea+yrPjFmGIfJSHels+lH6dB5My516OLnmBv77+IfsOH+PIt5/yr4Wzmf3ZX3hh6Wju aOX9ZayaHy1vuIneiv1sWL2Wj3btRacvdy40gDXeiayb1IrV/YJQKBTVj6HpqPN0DsWGhmIr9nzK +mLHDcbPY9AVWMbN8VGor75A+3Vm6IuLWJhwhmUJDzNmnppNxXvQ6fZQvEnNy5MeZ8TCw/Sfs5D0 uC5VlXX/kAeZs+A2ihY9QHBMOmrrc+dmPsmtEc9RFJlGzlN9nS/4DcC28XyI4wGw7KUydAbvvj4C 07JEBj8yk+XaHezS6dhbvIU1S5/hkcSlHI1KZdnTEQTV5dTwDyFhzjOWDbSHz7L0OTeTJ4ckU6Cc QMYk5/5WzeyITWT03bUsi1Y1G+V+po3u4zo2/xASFs9FxVuouiWQXvXZyCTp1ijSisJInfEQvRT+ lo2/EqaxILKURTGRxKSvsJ4D75GZNJiItC+ITJ3LU5HWPXOsvIv5PEc2LeLh8ZOZNHIpm4/YfYGa T/J1QZ7ltTbuoPSXc3DuEJ9t2YhWqyVv15GGnep6uUi/vG8bGM7omYmgVhH5ZCa5Wi1abS7q9FGE J2+hW+pLzHzAtuRhC0ISXiBLBWrVADfn6VM82usau6CFEEIIIYQQQoiGYNt4PtzxAAB+yiHMf3cp o0xvkTD4cdKXaynctRfd3mI+WpPBU49MZtnRfryw7EnuCXLcv9mzqtxa2iMMt/4Wzs2cwpDkXJSJ qUxyyNfYz+yInTaCuz2+nndt/UOGsTjL8vu9m8v83hPMePRWy2o7VXmxBcQEu8lJ5UwgssZNxt7F YT6yhdkPj2XqpKeZv/mHGrN/zKe+psAa18YdpfwCnDv0GVu0WrTazew6cjlXyxGi4fiZzWav7033 87OkaI1Gx2W5rEwGdGv+wYwJGRQBMIiUrGdJTIis3mQboPI4unVvsWTZCnJ1BkBB16ixPDNrGol3 drSbVldOYXo8MZpo8nUziar6YJuoKJxLeMxWVPna6s3Yzac5VLCazIw3WF6oR5mSj25eFIEVhaSH x6BRWf8bMBm2MXfCOtrPnElyb6UlQWgyoNv4Llkpr/HDlLWsn9bb7TJfCoXliNNYWF8rg1SHmC1M ejUP9kqm1BabrY8ZuhrtahiURckHiYTYPZXZeIiP160iO1ttHUMAJeHDEklKGk3CPV1ROGXUK9AX fkje6r+Tpim1/s3Ne+SC2z5XvR+rCMvaxAeJoc4Vugt61k15nMRVPzLIVRvzbxz5NJcVK95hraaQ Q9Y/K8ITeHJMIuNGRtFV4fri7dl5DLpNvJu1wNpnJZEpM5mROMxu7webCr7MmkB06k9MzF/DnKgO booSWGajfPkmI6JncmTie2yb0991IcXKZNCRv+V9liXbPhthqBb8lVGx9zrHYdRT+GEeq6enobG9 tZEpZM1IJMFp6TlvYzZz4ZCW1MQX2Rs+i7dfTqBbC2tL037UD95HcoHTfCGA6s+R44FLxP15VkeX qF8NFt/Fqku/6tLW1fXB7XlnvV7mb+L9ZfPJKLI8v1K1gMWjYrnXVXtfGDsf1JTGpCn1hSbYH29d qf32loxP3fj6eEl89ePr8dEIYpT46sfX46MRxCjx1Y+vx0cjiNF9fLZcWReySpaTGOK4zLSZC4fW M+XBZFbp73XRxsTZI//hvRVqNGtzKTpkfX7F/zHsyUTGjhvBwK5t3ORPalGVO7TlbDzk1c58QdaI R0g98hj529KIclOUgDq2td6MveX910nOKLD8SaliweLHib23n0McJoz6Yj7MW8n0NNtKMR5yY97G ceEA2tSJPLU3nKVvz+Lhbpb3ErvcpzUyB+Gk2OdyXXB/XjROTak/Takv2PXH2/JIwxZS6qrSSPmJ 01xo1ob27RTer0tYX9bk4txeOS4Sqe6KNzX5zolTibG8nNMXoFmbdrRTXLpRvDx9NlNp/JkTlg5d 3vNC+ITLc55dPF+Pz5fJ2DlrSmPSlPpCE+yPt67UfntLxqdufH28JL768fX4aAQxSnz14+vx0Qhi lPjqx9fjoxHEeFnis+UeaUab9teiuPqiyifiMros58Vl1JT605T6gl1/vC2PuK4SXC5XK2inVKK8 3Mly6yZQLpmM/FJ+vmpjJt93NYp216NUXn9JiyiXjx9XK9qh/CPOCyGEEEIIIYQQQgjRdNhyj8p2 UkQRQtRLY6gUNLzA23hoylAMGak8m/keeToDJpMBXV4u6lmTUamVpD472LKxsvAx5RSmR6Cw39fG 6RFMnHq/wx40QgghhBBCCCGEEELYmKgonE2wU17J4RGnRi9JJiGueH/s0l5/qAr0hbmoF86tWt/f skbgi0x+6D5iwq37prjR1KYyeeNK7LO4/Hz9PPP1+HyZjJ2zpjQmTakvNMH+eOtK7be3ZHzqxtfH S+KrH1+Pj0YQo8RXP74eH40gRomvfnw9PhpBjL4en/hjNLXzoin1pyn1Bbv+eFse8VQraOICCYlK ZN7mAxiNRuvjAJvnjSW2liKKEEIIIYQQQgghhBBCCCGuDFIvEEIIIYQQQgghhBBCCCGEcEMKKUII IYQQQgghhBBCCCGEEG5IIUUIIYQQQgghhBBCCCGEEMINKaQIIYQQQgghhBBCCCGEEEK44Wf2dlt6 wM/Pz/FPQgghhBBCCCGEEEIIIYQQjY635RGZkSKEEEIIIYQQQgghhBBCCOHGRc1IMRqNjoeuOAqF Aq6wsbgS+ywuP18/z3w9Pl8mY+esKY1JU+oLTbA/3rpS++0tGZ+68fXxkvjqx9fjoxHEKPHVj6/H RyOIUeKrH1+Pj0YQo6/HJ/4YTe28aEr9aUp9wa4/3pZHZEaKEEIIIYQQQgghhBBCCCGEG1JIEUII IYQQQgghhBBCCCGEcEMKKUIIIYQQQgghhBBCCCGEEG5IIUUIIYQQQgghhBBCCCGEEMINKaQIIYQQ QgghhBBCCCGEEEK4IYUUIYQQQgghhBBCCCGEEEIIN6SQIoQQQgghhBBCCCGEEEII4YYUUoQQQggh hBBCCCGEEEIIIdyQQooQQgghhBBCCCGEEEIIIYQbUkgRQgghhBBCCCGEEEIIIYRwQwopQgghhBBC CCGEEEIIIYQQbkghRQghhBBCCCGEEEIIIYQQwg0/s9lsdvyjO35+fgAYjUbHQ77NXIH+40842ulu 7gkJxNKL+lEoFPCHjoWZylOH2btbx9f7f+DkeQgIupHQHuHccXsXrrm6IXpZk/s+m7lwZA9bPj+G uW0YA+4JobXTy9va/EjL0H4M7BHk/D5U/sLhfSWUfPlfDp08BwFB/Cn0L4TfcRtdr2nm2Fo0Ue7P M9/g6/H5Mhk7Z01pTJpSX2iC/fHWldpvb8n41I2vj5fEVz++Hh+NIEaJr358PT4aQYwSX/34enw0 ghjdx3eWI7t28HnZ77QNi3STy7O1aUFo/0h6XHOVw3Ezlae+Y98XJXxZeviy5M1Ew3B/XjROTak/ Takv2PXH2/JIE5qRYqbSWI7BcJxTZ001jpgO5JISM5yYlFwO1DzU8CoKSQ9WoFA4P4KTMskt1FPz VCunMD3CqW2NR5wavX3c5t/4oSADVb87GRA/kUUbdlFa+gUF2anED7iTfqrFbD50GudTwIRRX4g6 Pa76uYOTyMwtQm+sz8CYOXPg30xVqXj04TTe1p108dq2NlN5ZddPDsfNVBqKeOWJoYRFxKBapGVP aSlfFWQzMb4/PfslMn/j//jV+Um9cB6DTktmUh9rn4MZmq6mUF9h1+YsevUo53F3eoxCrT+LSa8m zumY4yOYOPV+qke1An2hmvShwVVtgpMy0eoMdm08t3U+d3D/nmp1GJyfuBZmKg3bmB/THUXwbAor 6vwEPkr6BUDlUXbMH0YHRQTpheWORwEwGXRoM5MI9upcashzTwghhBBCCCGEsDFyYON8VKoRPPzM SnSnf3dsYNdmObt+uuBw7ByG4n/wxD19iIhJcpE3W8jGbytc5K68YDKg02aSVJX7iyNdXVgzr2ba jzquOqfj9hGnRm+qW07K+gJ1+z1u1FOoTmdo1XP1ISlznUNuzMZ1Tsp1/qo25zDseJmYDgqC0wtx 9WpCNCZNaEbKWfTq8fRKPkxKvpZ5Ue2qD1UeZ1/hXn7+82WYkVJRSHp4DBmoWLA4lq62UpXpEHnT 09AYwkjUrGNZ/J+sVaxyCtPjick4j2rBdGK7Nq/xdAC0DSM6KgTLK57DsCOTcSOWcDR+HllpI7mz SyBXA1RWcPizNSxITkfjP4F1+enc19H2fCaMuiyGRzxHkbI6NtOhPKanaTBEvszO9cmEK9zX1tz2 GRMVhXMJj1mEAVDc/xqFK8fSo4X9SNvarCIsaxMfJIZa+2+m0rCdl8ZNYuHRASx65Vkeiwix3hlQ ya+HP2HVgueZrvFnvGY1S+K7WPrqFbs+R6aQNak3bW3vAxPQFL1M/A0BwAUMxWt5d/cJxyewMP9C ae4qNN8MQf15JsOb7WbFu7vdfAH8TkVpPss0PxKjzmNFQhf8OIUucxwRaV8QmfIik3pfC5zjUN5i 0jQ4nA+2tptRqhawOLYr/lVty4lcsJb103pbzwUX/aP6PSVRQ9GyeG5w/5baOc8J3XoWzZjNsqIj oEwlXzeTqECv/ucG5f48uxgN36+Gje9i1aVfZipP6PjXollMXbYNI+HO10jAdEzL5EgVasMgUrLG 0rutf/W5pHqLTZkjCa26Pni+nrg793xj7HxLUxqTptQXmmB/vHWl9ttbMj514+vjJfHVj6/HRyOI UeKrH1+Pj0YQo8RXP74eH40gRvfx2XJlOuDP3P/Ke6wc35MWLtt0IatkOYkhtqP2ebM5vPLco0SE BDnnzRiDJm8u8TfWfFbPnPM7Ln8Hm8soXvEvdru54dFcUUruMg3fxKj5fEU8zT7xPieVcOPVdcsF GfeQOfwR0oraVecdq3KUQ1mwM4dp4ddYGzv3z33+qhaVx9H9K5MZU1+hyAjKlHx086IIdGzngvvz onFqSv1pSn3Brj/elkeujEJKHZgMe1jzj7lM0NzuITHp4cSpKqS4SGy6PGa78ONV3OaTO5g1cARL mIj2w5lEX+dYVvidk4ULGBizDNPkdyh4aTDt/azV8AfvI/n8Mw4Fk/Mc0z5HpGo3qlpe322fq4ok y7k+sgfGIiN91St5LSGE6gW53BRSzMcpnDWSmCUmpmg1LIzu6FToMhvyeWbIGLKb/5XtO56lTyvH Fm7Y+lw62m68qxPA33p5Ebe8/gQK41ezbU5/gjy9vPkIm555lITCe8nflkZU0FWY9Goe7DWX8zWK IIDpe7STE1BtiamKry5tG+I9hd/5RbeO17Le4jXNYW4em8CtX77DiqPjnc/fy8T9eVYXl65fDRPf xapbv8y/6Hj3tSxef03DNzePZsKtB1i64ozztabq/OpnV2DEMqOrcDFjYt4mwP5za/uHGHU79/7Y sfNNTWlMmlJfaIL98daV2m9vyfjUja+Pl8RXP74eH40gRomvfnw9PhpBjBJf/fh6fDSCGN3HZ8uV VRIZeY6isijUHywkoWtLF21qFlJqz5tdwLApnSEJOTSftZEdf72TVg4t3LHkbJIprZFPshUffnT+ re2S7fV3E5+/hjlRHZzyYPacclLmuuSCbLnSMw4Fk+qbKbeoqvtSp5yUO+ZydO++QdbrOWi+uYmx E4L5cukqjnqZg8PjedE4NaX+NKW+YNcfb8sjHs78i2AyoHvHfqqYi+ltAObfOPLJu/z96Th6KhQo esaQNPNtCpyWozqFbvmzJCXnoKs4xq6V80ka2guFohcxU5exyTYN7zcdy5MnM3vNPqCM7a9OJykp ieTlOn6rOm7331ZOy9gMfYZZ6Zl8EzIWzSvxdG/dsMNDYE+iVeFg0HP4+HnHo16o5MR/8snZ357Y aSqinL4MAK4i6O4RTIttj35FLjuOWF7HdPBT1hfAoJH30qvGrJMAlGG3EUYZJYfLL2Kanr3mtH/o KdJGw6p5y9lqcJxa6cx84nPez/kPitixPBGldPnl4Xf9HTw8ToWq13nKf679OW2q+jxTRWTVRd4f RfhIZqSEY9BsR+fm7oBqFex7fyWassFMG93HcxEFM2f25ZGl+ZnYaSO4O+gqwMSvRw9RCgQEBWL/ lY+/grbtbAlrgLMcLP6IAvoyMrZn9RcWgH8Hwu4MrXnu/FqGvtQAAW1o09L+Pb2a1m2rvxw9u8CJ Lzez5cw9LNTmsSFjHHe0dTErqtGRfgGYT3zJ2i0XiF6opXDDIsbccb1jEwBMB7fztroUpepBBlQV UbBcHyJHMSmxHQXrP+WgCUtRdE8erxV1JGXGSIdZbAHcEL+UA8adXvzjUQghhBBCCCGE8CSYh56e xmjWMe+V7RhqzXV6kzdrxvV3PcC40fH0Mv7Mz7U+p40tZzOMmYl32hUEriF83NOkKHVotn7lZvUS O2dKeT8rl7LYREbffZ3LPFg1FzmpuuSCTN9TvP5TGBRHbK+ax/yVPbgzTImh5DDHrb/1vc9feWAu 58u1OzgT/SLawrVkjOlLW8c2QjRSDVcpMH2PdnIcERNKuCNrNRqNBs3qgRjmxjAkdSPHqvLVZ/lh w2zuHzyLbS0eYNGHO9i+bAzdvssm7sEZrPr6lF0xpZKK7z5Ds+FDVs9OZfG3HRgyaS6abBXX7ZhL YoqGfWfM0Ow6bo2Jof+tSqA1Xe4cTGxsLDG3XmeZEVFZwXdbNGz5roJK21Mb9/DqmARSSnuRXVKG 0VhGyaRr2K3ZT3nb/+OB2HCUDTc6NSlD6NLBywtQDaf47yefcJIeRN1+o91sDwfNbuT2qB5g/JKS g6cB8A9JZIPxABuqltSyOY+h9AtK6cvwfl5Oz/Ok+c3ETh3P/WU5vJBVzEmPX0gmTv/3M/JOBnFL 1G38uZmbrw+/6+g3NZPs7Be4r7O342b7gutIry7tHPqloFNIF68KWmbDTnLe3EmniYnEhdRyj4L5 KDtyVrOt06Mkx3Wzvj/+BIYPQKU0UPrZ1zXXqjQeQre7DOWQcLq19gdaEJK4GqNxtd2UVCvTcUo/ 2w+DBtPvJusxW2Gu9AtKDfb9OM0B3T4Myjvo3a2N3d9daUFI4gp2rp7FE9E9aNtkNluTfmH93H+w 85/MfCKaHm3dXTFs/1hSEhbSkdaOh21FvIKPKD54FjiJbutWDMpoosODHFsLIYQQQgghhBANxI/m ofczdcogyrKXkPXx8Vr2NfEub+YX1I+pb2STPec+Onv+WV3NVpRwldNr3ZGQGkUJdy5g2PEub27r zMTkoYS4y4NZucxJ1SUX5B9K4oYDGDckEuKQ8DMZvuazUhg0vC83+VPH/JUH/qEkfvARq2eOJbrH tXVYnl8I31fL2e8tExVFOaSoIVGzjDmJw4iPjyd+2NMsyUkF9SJeL7Jsbmw+UcSymf+kfNRCsv82 nvv63UGf/iNIzXyJZ/3fY/psLfoLDpfFk9/z620zyJk7gYT4eOJVk5g29m6M2z5ip/43aNaZPrEx 9A+7DmhD1zuHEB8fT2yfzm4umrY7qvsy87nxDAwJBAIJiZ/CjJQA1G9vt9553bBMx3ayVqNDqRpA uKdpcO6YyjlcUgZBwXRVur8LHZqj7BpMkNtZJhXoC/PQarXkZj5FpOoAo/P/zmjH5P1F8afFzcN4 Pm0AR994nZUuN563Oc/xw3oM3EDPru3dvFeX0mH0Rz1NRXNR+XfL1WwUq8C+PJWTRjd1CuNmrUCr 1aLVriB9+COk8QQ5M+9z2ksCsGwGptWi1b5H5pMJqA4+SP5bI+2+/NoR+dRcUrttQDVuHmqtFq02 F3X6aCLSLpCak8oDNWYXCOGKP607dSXM8c9VAujQJQSl7fNiuw6FdaUTBynMrWWTPSGEEEIIIYQQ 4qK15uZHJpM28AhvLH7PzcbzVl7nzS6R0kMc/dXD7+H6zkaBeuSCTBj1RZacVG4mT0amcHB0Nm+N trvh+mLzV0JcIRro9LfdoRzDIwM62z2pP4FRs+2WeankxO6PeEffheEP3kVnu7up/YLu4OGkSIx5 Wj76xn4BLkB5L6oH/0LrquYtaN/5BhT8SNnPZ2u29Yotge9GbRc+rxxFV7DRetHRolWnE9MthYMq DVuej3SxJuB5DLqC6vZVjy3oalSYgeataNXc01vnT/NWrXD7lWEyULxkKiqVilFpJQxc8DgDOrVu qJMB/IIIf3wSEzttZ8FLuXxz1n0pxSKAwFbNa/kCqSsjR/WHgS6EdKqxSJZdYthdocnCVvnvqHqY Id7ORukYx5ghwQ5FoQCUvUcwY/UUbtRMRqVSoVJNJgMVWZPvo7vjnQxWprJilqhUqFRjSdvWiwVP RtKpTc1avr+yN6NmvMyCG7eQrFKhUo0iOQNSsiYR3719w72noknz7xjGwEgoWPMhJQ5FEJNhBxkL V1VfL23TiM/v4OURQ4h5s5yIDA0azWqyUiAjOYYh09awX4opQgghhBBCCCEagF+b23l8+mN02pbF S2u/ptZMYK15s4tg+y0c1pVOjrMy/NvRpVfHWlY+sc1GuQ7VmIFez0ZxlZO6uFzQecqK37TkpEal sW3gFJ4c8Cfa1Gh8cfkrIa4Urj9bdWV/h7LjxaSGSk4dP8ZJbqR752scEue2WRTeFEeu5prrOlDb okXu2RLpbtTaDy8YNKSNUlkvOipUyRkURaoYGR1Gxxp7CtiUokkbW92+6jGP9/9nWZ6rwdim9hmN nD6QRf/ylcQMeR71/lpXcvSaX1A/kv82jo7/Xs4reQfwfmcTX2Gr/Efw5LgIlB6/32yzUX5i4JOP 0l/pMLfGuIfM4UOIefMXYreUYTQaMRpPcmDhX9AvS6DfZK3d0nfVLMuxWduuG0j5m2McEtSn0GWO pVfMSspjV3PcaLS+pzO5Wf86Ef2eQ3vM3Re4EHYUt/LojCeILHqOiFufJDPXUsjNzUyiW3Am5+64 x/l6WVSOctImjm+eR2J8PPHxw0ictxpdViJoXmfVnpOO/4cQQgghhBBCCHERriLonnH8Lela/v3a cvIOnXFs4Ptss1EGjmJc/0613EzsKSd1sbkg23LyRoynD7CufzlvxqiYpv4vVWu1XGT+SogrhauM ft3ZqrK1ss0SaImipd3SR2A3i8LzLIGG4U9g71imRH7K3JeXs01fASYDuncyWZhxnsQnBljXB6wH ZSr5ZaetFx0jxtPfkn9XCckxz5GtO+XYGggnJf/76vZVD7tNm/0CUFzbspYKN5aC1U/HOU1LrlUE eLw4+yt781jqs6SgZu4qXe2bYnmtGcro8aR73Hjen+aKQBSX5D237oPicvku24wkV/unWFRX/h/n oVuc5w/VUDUbZRjJD4XV3JCLs+jXZZJW1JesZc8TH2J7rgCU4Y/w/MJn6Ga39J1rlrapM0bXSFCb 9B8wK+0LBmUtZk58aNXm9P7K3jz2/EwWdNtAyuufNuB7KpquAJRR0/nnTg0LBpZYi8ApvFkeQU7J cp4IuVA9I8W69iuDhpP4QPV5ZxFISL87CcPLTfaEEEIIIYQQQghv+HUiemotG897nTe7CLbfwq5W sbHdYO5q/xSoORslOZZbWnrK1HnOSTVILshfSfhj05iREoBm7nvsqTA1UP5KiKbNVQ657mwXk1q1 4NqO1zv+0UE7unZo7TH53yAUocSMHAKa53igV0cUbYKJWAUj8zUsim+ATdcd+d9AVMqzpCg389r7 X3i+oLnjdx3d+3QH9rP325/d7z1i/oWDX/4PI93p0722NRftNsXSbEdX0YDljGbBdhvP73Sx8Xwz ru9+C7dgYO/eA5Q7Hbc5zdfaN8jMzGHr4Ya868DVsl/UUvl3VMtsFE+bkeFPyzZtCPAq6Wzbx8LW 9iwHiz+iwF0xqGUgQQE0/HsqmrAAlOHxTMveZS3iHmDzvESiqv7xZP282KYsu/rHI+DfoQu9lHix yZ4QQgghhBBCCOEtP5p1HWq38fyPznkxb/NmZ75G+2ommW8UcNhxn+b6cLfCTYPNRmnIXJD1BmTD VrbqTjZg/kqIpsvpM3dRakmsVbMt3+VqlsAZvivdh8Hlsl8NzURFYQb3rfkL647bzRrZPI/EqBCH O6wbUL0LFq3oHhnNXRxmx5Yv+NHNtd784x5ytfugTxR9Q1pZqsrqUSgUo1Dra1s2rSH52W08n8WK j486HQ/oHsnIQZ05uaOQPT+6mrUCXDjKLs2rpC3+hgsKb7ekb8FN/QYzyOVsF+vMKJdfDrbK/zYY EMPgHrUsIGebjcLdJAwOdZiN4i0lYSEdaW3ajzouGEWcGv3FnB6uuPsSF8Jbtn9MDRpMv5taOP9j y7H58cOUGEDZqwsd5NQTQgghhBBCCNFg7DeeX8nHP1c6HG9F9wExDFJ4ypuZuXBkN5r5aSz++jwK u/2bPfL/E/2G93U928W6Uo/r38G22ShXMSChPz28mo3iZU7KHWsuyKRXE6cIJk69v4FWgbHmrxz/ LMQVwunjfXGCCI+ORmnIZ+32I3YfThMVhbMJVkSQXlgOXE37nn2IVuwnr2BfzRkKZ76laNNXENaX 3sG1bOztUi37nrhUQcVpx4vuJeTpousVPwJ6PsD0pFD02YtYuvkHnKKvPErh8mw0+lDGT4uzThe0 FRU+Zc3qTzDUuHqaMJZ8yJoCA0rVAMIDG+iUsKnaeL6IRS9rqpcHsgnoTuykYYToc3hh6VbKKh2/ 5c5RtnU1mXknCB0Xw13ta2627on/TX0ZPsh5A22TPo8lGTo3/bVW/vW3MDF5aC2bf9lmo+wndGIi ca42pK96zx0/GwCnKMnbQAG3MfDW6/G3tS1Yz+qiY27ahqOK7klg1XuqQ7N2p8Malbb3FCIHhtHR 2kWz8RCFa1awsuBbfnUcZnFlqygkPVhBcLLjeqcV7F+VydyCdnZLHrYgZFgSKUodGQvXoKuxqbzt PB3KlIduo5ZF8YQQQgghhBBCiDqp3nj+NV7+5z7HowTcPIRJKk95syNsXb6CPONdjHvo/2jvKe1T g11uLe+r6n1FOIs+N5sMgy1f48A6G0Uf+ijJcd3wfHtwbTmpuuWCqvNi6ygyOOQhjV+Rt+ZTUEYT HR5Ut/wVgPk0hwvfY/nKbeh//b1GayGaKscs8kXyJzByHBmJoFZNZpY6F61Wizb3VZ4dtwhD5KM8 1DsIAL/Og0mZcy9Hl7zAX1//kH2Hj3Hk20/518LZzP7sL7ywdDR3tHK8UHjDj5Y33ERvxX42rF7L R7v2otOXO18wwRrvRNZNasXqfkEoFIrqx9B01Hk6h2JDQ7EVez5lffH3Dhel8xh0BZZxc3wU6qsv 0H6dGfriIhYmnGFZwsOMmadmU/EedLo9FG9S8/Kkxxmx8DD95ywkPa4LtrKDf8iDzFlwG0WLHiA4 Jh219blzM5/k1ojnKIpMI+epvs4X/AZg23g+xPEAWPZSGTqDd18fgWlZIoMfmcly7Q526XTsLd7C mqXP8EjiUo5GpbLs6QiC6nJq+IeQMOcZywbaw2dZ+pybyZNDkilQTiBjknN/qyr/sYmMvruWZdGq ZqPcz7TRfdzE1oKQhBfIUoFaNYCY9BXW9/U9MpMGE5H2BZGpT/For2usbaexILKURTGRbtrO5alI y545/iHDWJyVCGoV3Vy+p08w49FbrTOsznNk0yIeHj+ZSSOXsvmI3Reo+SRfF+RZXmvjDkp/OQfn DvHZlo1otVrydh3BzVwh3yb9An7n1Nc7rOdRPjtKfwJOc+izLZa/5e3myAUzBIYzeqblXIp8MpNc rRatNhd1+ijCk7fQLfUlZj5gt+RhYF+eyklz2Jw+F3X6aIdzWgghhBBCCCGEaEi2jefDHQ9Y+HVm 6Pw3eH3UOZYlxPFIejbaws8sebOP1rD0qTEkLjtG1AuzePqeDp7zPg6qcmtpjzDcmrPJzZzCkORc lImpTLLma6pVz0aJnTaCu4Mc94uuyZucVJ1yQVV5sQXEBCeQXpWvzSTp1ijSisJIzZlAZKB/HfNX YD6yhdkPj2XqpKeZv/mHGsuomU99TYE1ro07SvkFOHfoM7ZotWi1m9l15HKuliNEw/Ezm81e35vu 52f5CBuNjstyWZkM6Nb8gxkTMigCYBApWc+SmBBJiMKuZlN5HN26t1iybAW5OgOgoGvUWJ6ZNY3E OztWJf+hnML0eGI00eTrZhJVNXvAREXhXMJjtqLK11Zvxm4+zaGC1WRmvMHyQj3KlHx086IIrCgk PTwGjcr634DJsI25E9bRfuZMknsrLQlCkwHdxnfJSnmNH6asZf203m6X+VIoLEecxsL6WhmkOsRs YdKrebBXMqW22Gx9zNDVaFfDoCxKPkgkxO6pzMZDfLxuFdnZausYAigJH5ZIUtJoEu7pisLpiluB vvBD8lb/nTRNqfVvbt4jF9z2uer9WEVY1iY+SAx1rtBd0LNuyuMkrvqRQa7amH/jyKe5rFjxDms1 hRyy/lkRnsCTYxIZNzKKrgrPXziunceg28S7WQusfVYSmTKTGYnD7PZ+sKngy6wJRKf+xMT8NcyJ 8vSFaubMl28yInomRya+x7Y5/d0UUqxMBnT5m3h/2Xwyiizvl1K1gMWjYrnXcTk5o57CD/NYPT0N je2tjUwha0YiCY5trQW4Le+/TnJGgeVPShULFj9O7L397N5TMxcOaUlNfJG94bN4++UEurWwBmza j/rB+0gucJovBFD9OXI8cIm4P8/q6BL1q8Hiu1h16tdZ9Orx9ErOdWxmobS/Trm4Prg977Dc7aIv Yp16SfW5F5lC1uSHGBITjtLpIuADY+eDmtKYNKW+0AT7460rtd/ekvGpG18fL4mvfnw9PhpBjBJf /fh6fDSCGCW++vH1+GgEMbqPz5Yr60JWyXISQ1o4HDdz4dB6pjyYzCr9vS7bmM/+wKfvqVmh+Rea Ir31r0rChz3GmLGJjBwY7CJv5oWq3KEtZ+Mhr3bmC7JGPELqkcfI35ZGlMdCSl1yUt7mgrD+di/m w7yVTE+zrRTjITfmbf7qwgG0qRN5am84S9+excPdqo5U5T6tkTkIJ8U+l+uC+/OicWpK/WlKfcGu P96WRxq2kFJXlUbKT5zmQrM2tG+nsCugXGLWROTcXjkuEqnuijc1+c6JU4mxvJzTF6BZm3a0U1y6 Ubw8fTZTafyZE5YOXd7zQviEy3OeXTxfj8+Xydg5a0pj0pT6QhPsj7eu1H57S8anbnx9vCS++vH1 +GgEMUp89ePr8dEIYpT46sfX46MRxHh54rt8eTPRMC7PeXH5NKX+NKW+YNcfb8sjrqsEl8vVCtop lSgvd7LcugmUSyYjv5Sfb0SbdF+Not31KJXXN5EvAz+uVrRD+UecF0IIIYQQQgghhBCiCWlqeTMh xB+lMVQKGl7gbTw0ZSiGjFSezXyPPJ0Bk8mALi8X9azJqNRKUp8dbN1YWfiWcgrTI1DY72vj9Agm Tr3fYQ8aIYQQQgghhBBCCCFsTFQUzibYKa/k8IhTo5ckkxBXvD92aa8/VAX6wlzUC+dWrflnWSPw RSY/dB8x4dZ9U9xoalOZvHEl9llcfr5+nvl6fL5Mxs5ZUxqTptQXmmB/vHWl9ttbMj514+vjJfHV j6/HRyOIUeKrH1+Pj0YQo8RXP74eH40gRl+PT/wxmtp50ZT605T6gl1/vC2PeKoVNHGBhEQlMm/z AYxGo/VxgM3zxhJbSxFFCCGEEEIIIYQQQgghhBBXBqkXCCGEEEIIIYQQQgghhBBCuCGFFCGEEEII IYQQQgghhBBCCDekkCKEEEIIIYQQQgghhBBCCOGGFFKEEEIIIYQQQgghhBBCCCHc8DN7uy094Ofn 5/gnIYQQQgghhBBCCCGEEEKIRsfb8ojMSBFCCCGEEEIIIYQQQgghhHDjomakGI1Gx0NXHIVCAVfY WFyJfRaXn6+fZ74eny+TsXPWlMakKfWFJtgfb12p/faWjE/d+Pp4SXz14+vx0QhilPjqx9fjoxHE KPHVj6/HRyOI0dfjE3+MpnZeNKX+NKW+YNcfb8sjMiNFCCGEEEIIIYQQQgghhBDCDSmkCCGEEEII IYQQQgghhBBCuCGFFCGEEEIIIYQQQgghhBBCCDekkCKEEEIIIYQQQgghhBBCCOGGFFKEEEIIIYQQ QgghhBBCCCHckEKKEEIIIYQQQgghhBBCCCGEG1JIEUIIIYQQQgghhBBCCCGEcEMKKUIIIYQQQggh hBBCCCGEEG5IIUUIIYQQQgghhBBCCCGEEMINKaQIIYQQQgghhBBCCCGEEEK4IYUUIYQQQgghhBBC CCGEEEIIN/zMZrPZ8Y/u+Pn5AWA0Gh0P+TZzBfqPP+Fop7u5JyQQSy/qR6FQwB86FmYqTx1m724d X+//gZPnISDoRkJ7hHPH7V245uqG6GVN7vts5sKRPWz5/BjmtmEMuCeE1k4vb2vzIy1D+zGwR5Dz +1D5C4f3lVDy5X85dPIcBATxp9C/EH7HbXS9pplja9FEuT/PfIOvx+fLZOycNaUxaUp9oQn2x1tX ar+9JeNTN74+XhJf/fh6fDSCGCW++vH1+GgEMUp89ePr8dEIYnQf31mO7NrB52W/0zYs0k0uz9am BaH9I+lxzVUOx81UnvqOfV+U8GXp4cuSNxMNw/150Tg1pf40pb5g1x9vyyNNaEaKmUpjOQbDcU6d NdU4YjqQS0rMcGJScjlQ81DDqygkPViBQuH8CE7KJLdQT81TzURF4WyCXbSvfoxCrT9b/b+Yf+OH ggxU/e5kQPxEFm3YRWnpFxRkpxI/4E76qRaz+dBpnE8BE0Z9Ier0uOrnDk4iM7cIvbE+A2PmzIF/ M1Wl4tGH03hbd9LFa9vaTOWVXT85HDdTaSjilSeGEhYRg2qRlj2lpXxVkM3E+P707JfI/I3/41fn J/WKyaBDm5lUPcZD01HXeB/OolePcjHujg/L+2DSq4lzOub4CCZOvZ/qUa1AX6gmfWhwVZvgpEy0 OoNdGzeMe8gcGux8HljV3j9vmak0bGN+THcUwbMprKg1ssaj8ig75g+jgyKC9MJyx6ONTN0+x07n R3ASmVodBuem1bwaLzdx1PbcQgghhBBCCCGER0YObJyPSjWCh59Zie70744N7NosZ9dPFxyOncNQ /A+euKcPETFJLvJmC9n4bYWL3JUXTAZ02kySqnJ/caSrC2v+HjftRx1Xnf9x+4hTozfVLSdlfYF6 /B43YdQtY2jV6zseP49BpyUzqY/1uYMZmq6mUF/h2NAL5zDseJmYDgqC0wu5mGcQwpc0oRkpZ9Gr x9Mr+TAp+VrmRbWrPlR5nH2Fe/n5z5dhRkpFIenhMWSgYsHiWLraSlWmQ+RNT0NjCCNRs45l8X+y VrFMVBTOJTxmEagWsDi2q4vq1rWERfcjROFvvQhlMm7EEo7GzyMrbSR3dgnkaoDKCg5/toYFyelo /CewLj+d+zo2tz6HCaMui+ERz1GkrI7NdCiP6WkaDJEvs3N9MuEK51e3cdtnuz4YAMX9r1G4ciw9 WtiPtK3NKsKyNvFBYqi1n2YqDdt5adwkFh4dwKJXnuWxiBDrnQGV/Hr4E1YteJ7pGn/Ga1azJL6L pa/eMu4hc/gjpBWFkZI1lt5tL3AobzFpGuzehwsYitfy7u4Tjv+3hfkXSnNXoflmCOrPMxnebDcr 3t3t5gvgdypK81mm+ZEYdR4rErrgxyl0meOISPuCyJQXmdT7WuCcizhcsf2/m4FhZJUsJzGkRfVh r/rnjfOc0K1n0YzZLCs6AspU8nUziQr07v9uSO7Ps4thpvKEjn8tmsXUZdswEu58faijho2vrur2 OTYd0zI5UoXaMMh6fvhXtUX1FpsyRxJa4zPv7Xh5joNEDUXL4rnB4fT5Y8fONzWlMWlKfaEJ9sdb V2q/vSXjUze+Pl4SX/34enw0ghglvvrx9fhoBDFKfPXj6/HRCGJ0H185henxxGTogD9z/yvvsXJ8 T+yyIXZtujjkSuzzZnN45blHiQgJcs6bMQZN3lzib6z5rJ4553dc/g42l1G84l/sdnODqrmilNxl Gr6JUfP5iniafeJ9Tirhxqurf49HppA1qTdtqf33eJWqPJIBBmVR8kEiIVVt7X7r257bls9kApqi l4m/IaDm87lTeRzdvzKZMfUVioygTMlHNy+KQMd2Lrg/LxqnptSfptQX7PrjbXnkyiik1IHJsIc1 /5jLBM3tHhPJbk+cqkKKi0S0y2N2hRQvLirmkzuYNXAES5iI9sOZRF/nWFb4nZOFCxgYswzT5Hco eGkw7f2s1fAH7yP5/DMOBZPzHNM+R6RqN6paxs1tn6v6sJzrI3tgLDLSV72S1xJCqF6Qy00hxXyc wlkjiVliYopWw8Lojk6FLrMhn2eGjCG7+V/ZvuNZ+rRybOGOm3PC9qXx7Wjn98gFy+tPoDB+Ndvm 9CfI08ubj7DpmUdJKLyX/G1pRAVdhUmv5sFeczm/YC3rp/XGMoqA6Xu0kxNQbYlxE4ftCyyPG1Wg 0bR3+MdBQ/Tvd37RreO1rLd4TXOYm8cmcOuX77Di6Hgv/t9Lw/15VjfmX3S8+1oWr7+m4ZubRzPh 1gMsXXGmXtcHGjC+i1KXz3HV+dXP4R875zEULmZMzNsE2H0W6zRetnMML+Kw84eOnY9qSmPSlPpC E+yPt67UfntLxqdufH28JL768fX4aAQxSnz14+vx0QhilPjqx9fjoxHE6D4+W5GkksjIcxSVRaH+ YCEJXVu6aFOzkFJ73uwChk3pDEnIofmsjez46520cmjhjiW/k0xpjfydrbjyo+vfz05sr7+b+Pw1 zInq4JQHs+eUkzLXIS/gxBrr5kBUfIwmYGbNQoot51Bqn0+qLq5860XeEnM5unffIOv1HDTf3MTY CcF8uXQVR735f63cnxeNU1PqT1PqC3b98bY80rBZUpMB3TvplulhCoXr6W0A5t848sm7/P3pOHoq FCh6xpA0820KnJajOoVu+bMkJeegqzjGrpXzSRraC4WiFzFTl7HJNg3vNx3Lkycze80+oIztr04n KSmJ5OU6fqs6bvffVk5L3gx9hlnpmXwTMhbNK/F0b92ww0NgT6JV4WDQc/j4ecejXqjkxH/yydnf nthpKqKcvgwAriLo7hFMi22PfkUuO45YXsd08FPWF8CgkffSq8Yd6AEow24jjDJKDpfXvsyUR81p /9BTpI2GVfOWs9XgOLXSmfnE57yf8x8UsWN5Ikrp8svD7/o7eHicClWv85T/XPtzVjF9T/H6T2FQ EomRdl8gitsZN2M0SsNWtupO2v8fLlSw7/2VaMoGM210H89FFMyc2ZdHluZnYqeN4O6gqwATvx49 RCkQEBSI/Vc+/gratnNfyTcd20hqwlJYkEZyRHvHww3Uvwuc+HIzW87cw0JtHhsyxnFHW9sspsbN fOJL1m65QPRCLYUbFjHmjusdmzQ6dfkcmw5u5211KUrVgwyoccdIAMrIUUxKbEfB+k85aP3Qez9e Jir25PFaUUdSZox0mMUWwA3xSzlg3OnmH21CCCGEEEIIIYS3gnno6WmMZh3zXtmOodZcpzd5s2Zc f9cDjBsdTy/jz/xc63PanOVg8UcUMIyZiXfaFQSuIXzc06QodWi2fuVm9RI7Z0p5PyuXsthERt99 ncs8WDUXOalfy9CXGiCgDW1a2v8ev5rWba+x+29H5zmmnU1CGiyYP4EIF+moqpzDTBWRVTfW+qMI H8mMlHAMmu3o3MyyqWIu58u1OzgT/SLawrVkjOlLW8c2QjRSDVcpMH2PdnIcERNKuCNrNRqNBs3q gRjmxjAkdSPHqj5nZ/lhw2zuHzyLbS0eYNGHO9i+bAzdvssm7sEZrPr6lF0xpZKK7z5Ds+FDVs9O ZfG3HRgyaS6abBXX7ZhLYoqGfWfM0Ow6bo2Jof+tSqA1Xe4cTGxsLDG3XmeZEVFZwXdbNGz5roJK 21Mb9/DqmARSSnuRXVKG0VhGyaRr2K3ZT3nb/+OB2HCUDTc6NSlD6NLBxRWrVqf47yefcJIeRN1+ o91sDwfNbuT2qB5g/JKSg6cB8A9JZIPxABuqltSyOY+h9AtK6cvwft4uA+VB85uJnTqe+8tyeCGr mJMev5BMnP7vZ+SdDOKWqNv4czM3Xx9+19FvaibZ2S9wX2fvx83yBWBA2asLHWp0zJ/Wnbp6VTwy G3aS8+ZOOk1MJC6klnsUzEfZkbOabZ0eJTmum/X98ScwfAAqpYHSz76uuVal8RC63WUoh4TTzbFo Z/qejfMXoO72DAuT/o82NY9amjRA/6AFIYkr2Ll6Fk9E96BtE9pszT8kkQ92/pOZT0TTo63bT0uj 4v3n2FbAUxIW0pHWNdoC/h0IuzMUCj6i+KBljVXvx+skuq1bMSijiQ4PcjwohBBCCCGEEEI0ED+a h97P1CmDKMteQtbHx2vZ18S7vJlfUD+mvpFN9pz76OxtGsR2M6urnF7rjoSEKTGUHOa4xyTMBQw7 3uXNbZ2ZmDyUEHd5MCuXOSnbTdqlX1BqsL9J+zQHdPswKO+gdzfnLJLp2Cbmp2yg24IZJN3u6sZH W6GoI726tHPIOSjoFNLFuxvD/UNJ/OAjVs8cS3SPa+u2PL8QPq7eeXMLExVFOaSoIVGzjDmJw4iP jyd+2NMsyUkF9SJeL7JsWGw+UcSymf+kfNRCsv82nvv63UGf/iNIzXyJZ/3fY/psLfoLDpfFk9/z 620zyJk7gYT4eOJVk5g29m6M2z5ip/43aNaZPrEx9A+7DmhD1zuHEB8fT2yfzm4umrY7qvsy87nx DAwJBAIJiZ/CjJQA1G9vr7pLuyGZju1krUaHUjWA8ItZMslUzuGSMggKpqvS06yB5ii7BhPkNpFe gb4wD61WS27mU0SqDjA6/++Mtt9746L50+LmYTyfNoCjb7zOSpcbz9uc5/hhPQZuoGfX9m7eq0vJ QKm+jF8d/1zFReXfLVezUawC+/JUThrd1CmMm7UCrVaLVruC9OGPkMYT5My8z2HtyvMc27iUlC39 0ORM8LhvjWe19U80bp4+x7ZimjsBdOgSgpLD6I/WcTqm7ToU1pVOHKQwt5ZN9oQQQgghhBBCiIvW mpsfmUzawCO8sfg9NxvPW3mdN7tESg9x9FcPv4frOxsFgHZEPjWX1G4bUI2bh1qrRavNRZ0+moi0 C6TmpPKA4z4m1pt1twzJIOdpuyXn6+wicghCNCEXm6F1YLtDOYZHBnS2e1J/AqNm2y3zUsmJ3R/x jr4Lwx+8i852d7/7Bd3Bw0mRGPO0fPSN/QJcgPJeVA/+hdZVzVvQvvMNKPiRsp8td1PXjS2B70Zt Fz6vHEVXsNGaNNeiVacT0y2FgyoNW56PdL0moEFHga293SNPZ6hZDGneilbNPb11/jRv1Qq3Xxkm A8VLpqJSqRiVVsLABY8zoFPrhjoZwC+I8McnMbHTdha8lMs3Z92XUiwCCGzVvJYvkLryfEe+f4cu 9FLi8W4BW+W/o+phhng7G6VjHGOGBDsUhQJQ9h7BjNVTuFEzGZVKhUo1mQxUZE2+j+4OdzJY7hIo ZkjGM85fflXq3z/RyNXyOfbvGMbASChY8yElDoUNk2EHGQtXub8GemKbRnx+By+PGELMm+VEZGjQ aFaTlQIZyTEMmbaG/VJMEUIIIYQQQgjRAPza3M7j0x+j07YsXlr7NbVmAmvNm10E22/hsK50clxV xL8dXXp1rGXGhm02ynWoxgz0ejaKq5yUv7I3o2a8zIIbt5CsUqFSjSI5A1KyJhHfvb3TCha2m3Uz XnS8kdeekaP6w0AXQjo5llpsN2O6u2FbiCuD249Pndjfoex4MamhklPHj3GSG+ne+RqHxLltFoU3 xZGruea6Di6XO/KO7QLgRq398IJBQ9oolTVprkKVnEFRpIqR0WF0dDPDwKBJY5Stvd1j6vv/a9hZ Bf6hJG44gNFo5PSBLPqXryRmyPOo99e6kqPX/IL6kfy3cXT893JeyTtAHXY28RG2yn8ET46LQOnx +802G+UnBj75KP2VDnNrjHvIHD6EmDd/IXZLGUajEaPxJAcW/gX9sgT6TdZWL31n/C+rZi1gy5A0 XnygAZZaE01XbZ9jxa08OuMJIoueI+LWJ8nMtRRmczOT6Bacybk77nF/DfRGUTnKSZs4vnkeifHx xMcPI3HeanRZiaB5nVV7atufRwghhBBCCCGE8MZVBN0zjr8lXcu/X1tO3qEzjg18n202ysBRjOvf qZabiT3lpE6hyxxLr5iVlMeu5rjRaM0LzORm/etE9HsO7TFbMceEcf+/mFXrzbpCCG80TJ7WVpWt la262RJFS7ulj8BuFsXlqG76E9g7limRnzL35eVs01eAyYDunUwWZpwn8YkB3FTfkVGmkl922po0 N2I8/S35d5WQHPMc2bpTjq0BUKbkU2Zrb/c4MC/KMoPFLwDFtS1rqXBjKVj9dJzTtORaRYDHi7O/ sjePpT5LCmrmrtLVvimW15qhjB5PuseN5/1prghEcUnec9vSRq6XtzIdP0yJARf7i1hUV/4f56Fb XM4fqlY1G2UYyQ+F1dxQnrPo12WSVtSXrGXPEx9ie64AlOGP8PzCZ+hWtfTdKXTZ6SRvq+0uAerd P9G0uP4cB6CMms4/d2pYMLDEWthN4c3yCHJKlvNEyIWLm5FiXfuVQcNJfCDUYUpwICH97iQMLzfZ E0IIIYQQQgghvOHXieiptWw873Xe7CLYfgu7WsXGdoO5q/1ToOZslORYbmnpKVPnOSdl0n/ArLQv GJS1mDnx1b/J/ZW9eez5mSzotoGU1z+1/B437iX76Zls8+pmXes+KC6X77Kt7ONq/xQhrhwNc+7b Lia1asG1Ha93/KODdnTt0Npj8r9BKEKJGTkENM/xQK+OKNoEE7EKRuZrWBRf28XlIvjfQFTKs6Qo N/Pa+19cXILR7zq69+kO7Gfvtz+733vE/AsHv/wfRrrTp3ttay7abYql2Y6uogHLGc2C7Tae3+li 4/lmXN/9Fm7BwN69Byh3Om5zmq+1b5CZmcPWww1514HrZbE8V/4d1TIbxdNmZPjTsk0bAqxJ51/0 HzArbTPKgX/GtHuT3fJumyjWV1j2xCjehFZb5OUeFO76J5okl5/jAJTh8UzL3mUtzB5g87xEoqoK eq6m7NbCNmXZ1T8ekWXlhBBCCCGEEEJcCn406zrUbuP5H53zYt7mzc58jfbVTDLfKOCw4z7N9eFu hZsGm43iaUN4oGUgQQFY8wK/WW/sbcfA0HPs3mi3jcDGYvTngfN6ijdq0RbqcSyduHYROQQhmhCn z9xFqSWxVs22fJer6uYZvivdh8Hlsl8NzURFYQb3rfkL647bzRrZPI/EqJB6bLpUC5eJzrpoRffI aO7iMDu2fMGPbq715h/3kKvdB32i6BvSyjIrQj0KhWIUan1ty6Y1JD+7jeezWPHxUafjAd0jGTmo Myd3FLLnR1ezVoALR9mleZW0xd9wQeH9lvT+N/Vl+CCli4SubX8R1188lsr/NhgQw+AetSwgZ5uN wt0kDA51mI3iLSVhIR3g6CFKXS7xNorkjAKggIzkUahUb1Jcdv6i+ycaqwb8HNsKfIMG0++mFo5H a2G9S8Wwla065+W7ZDaUEEIIIYQQQohLw37j+ZV8/HOlw/FWdB8QwyCFp7yZmQtHdqOZn8bir8+j sNu/2SP/P9FveF/Xs12sK/W4/h1sm41yFQMS+tPDq9koXuak3AnrSqfWZ6yrApWiSRvrsI3AZDKK DFCUYdljZUkxZaYW3NRvMINcrhpjXWHI5U3CQlw5nD7eFyeI8OholIZ81m4/YvdhM1FROJtgRQTp heXA1bTv2YdoxX7yCvbVnKFw5luKNn0FYX3pHVzLxt4u1bLviUsVVJx2vOheQp4uul7xI6DnA0xP CkWfvYilm3/AKfrKoxQuz0ajD2X8tDjrdEHbxfBT1qz+BIND0t1Y8iFrCgwoVQMID2ygU8KmauP5 Iha9rHFeSiigO7GThhGiz+GFpVspq3T8ljtH2dbVZOadIHRcDHe1v9rhuAe28S7YQF6J3XJqJj25 S1ZhUEYTHR5k/39UV/71tzAxeWgtm3/ZZqPsJ3RiInGuNqSves8dPxsApyjJ20ABtzHw1htoGzWb Ay6WdjMavyc/JRwYRlZJOUbjahJDWtS5f2bjIQrXrOD/2bvzuKjK/YHjH7il1pRJmo1lXQ20xYoo W0wI11Qi0TTNudqohSlqGsavjHDnmlclLC8tmjZJY5ZGo4RaonLRvJk1kZFdHdJym0xS0UlTmvn9 MQuzwgygDPh9v17n9dI5Zw7P85xlznm+z/Je/h5OuRezqAcCvI7LCkgLVxCe5DQHDwBl7F6WyYz8 5tUcxrAJEf0TSVbqyZi9HL1L7yj7Od2b8Y/dZR2SUAghhBBCCCGEqCUVE8+/zpx3d7qvpdEtvRij qqze7AAbFi8l1/QAIx+7hxaVVfu4cHonz/3eqQfHGQw5i8gwRqHqcbvne7CtN4qh/RMk9W1H5c2D q6qTsqdBj3bFFrd3fXu9AMR060Cr0ObEztzipY7JhOlwHslKoHsWRSdNmFariQi1N0iG/OWfUeT0 rm825DI/Q+9ab2g5yb6CD1n83kYMp/6qSIYQDVjAVWjehdI0ZiQZatCoxjFVk2PtKpbzGpNGzsUY 8wSPdbRW6Ia07kny9Ic5OP8l/u+Nz9i57xAH9mzjo9nTmPblbbz06jDuvdz9RuGPEC677iY6Knaz OnsFn2//Br2h1POGCbb0jmblmMvJ7hyGQqGoWHqnocnVu1VS1hZ7sGcbq7b+4jkniFFPvmM4J+fF aSinkNb0fnkusweeZuHAxxk+U8ParTvQ63ewda2GOWOeZNDsfXSZPpu0vm2whx1CI/oxPf0uCuc+ SnhcGhrbvnMyn+HO6BcojEllydhOnjf8WmCfeD7CfQVY51LpPZkP3hiEeaGanoOnsFi3me16Pd9s Xc/yV59jsPpVDsamsPDZaMICOjWaEDFwIukx35IaPYw0TQ463YdkPjOUpPzmqDNGEuMWOHJE/uPV DHuwimHRHL1RHmHisPt8pK0JEQNfIksFGlVX4tKW2o7ph2Qm9iQ69VtiUsbyRORV7l/0QyD5O8uB tXN5/OlxjBnyKusOOAXyLMfYlZ9r6965meLjf8Kfe/ly/Rp0Oh252w/go69QkPuLE7s228o7j83F vwEn2fvleutnuV9xoDa78F4AAV3HTaMYNkUNGhUxz2SSo9Oh0+WgSRtKVNJ62qW8whSXMVIDKK+m nRi7JNVtIvscNGnDanhOCyGEEEIIIYQQlbFPPB/lvsIqpDW9Z73JG0P/ZOHAvgxOW4Su4Etrvdnn y3l17HDUCw8R+9JUnn2oZeX1Pm4c7+Spgxlgq9/JyRxPr6QclOoUxsQ0d/tGRW+U+ImDeDDMfb5o V/7USYVG9GdelvVdv53XeoGnmPzEndUbbSc0goHTn7O+6w+Yat13TibP9EoiXzmKjDEV9YaWA+uZ 9vgIJox5llnr9rsMo2Y5sctRv7lmczHHgT/3fsl6nQ6dbh3bD9RwlA0h6kiIxWLxuyYxJMR6CZtM 7sNy2ZiN6Jf/m8mjMigEoDvJWZNQD4whQuFUYV1+BP3Kt5m/cCk5eiOgoG3sCJ6bOhH1/a0clf9Q SkFaAnHaHuTppxDrqBQ2U1Ywg6i4DajydMyMtd2oLCfZm59NZsabLC4woEzOQz8zlqZlBaRFxaFV 2f4PmI0bmTFqJS2mTCGpo9JamWg2ol/zAVnJr7N//ApWTezo88ajUFjXeJSF7W9lkOKWZiuzQUO/ yCSK7Wlz5GWuZ28Nh/5kFS229kKwsZj28p+Vy1i0SGMrQwAlUf3VJCYOY+BDbVF43HHLMBR8Rm72 v0jVFts+83GMvPCZZ0celtEhay2fqNt7RujOGVg5/knUy36lu7dtLH9wYFsOS5e+zwptAXttHyui BvLMcDUjh8TSVlH5D44vZqOeNR9kkZxq6xETk0zWZDUDPYZxK+O7rFH0SPmN0XnLmR5b2Q+qhdPf vcWgHlM4MPpDNk7v4iOQYmM2os9by8cLZ1m7TwJKVTrzhsbzsEc63Nmug4w2HucBfufPwrm9OlLU L/NN1FTemTOQdk1sCTbvRtOvD0n53s9Ax3XkvuI88X2eBeoMBs3TRCbluK+wUnq/RqtSe+mrrkCu Yy/bej0/qEZ5mTEZClmpmW8bes6273GP0SsuCqWXYq37sgs+DalMGlJeaID58dfFmm9/SfkEJtjL S9JXM8GePupBGiV9NRPs6aMepFHSVzPBnj7qQRp9p6/yehBrHccqxvdLYpnhYa/bWM7sZ9uHGpZq P0JbaLB9qiSq/z8YPkLNkG7hXurN/OCoO0xFa6SS93Hg9LdkDRpMyoF/kLcxldhKAymB1EmdxajP Z/3Hb1S8jytVpM97kviHO3umw5297rJDFkWfWHujVDiLUb+WD7LSbfUISmKSpzBZ3d9pvlXgXAm6 lNGM/SaKV9+ZyuPtrMcSp7pPW8rcRJHsXJfrhe/zon5qSPlpSHnBKT/+hkdqN5ASqHITpUdPcu7S K2nRXOEUQDnPbBXHMyKXeKkg9hW8cRU8J045ptJSTp6DS69sTnPF+SvFC5NnC+Wm3zlqzdCFPS9E ULgw51n1BXv6gpmUnaeGVCYNKS80wPz462LNt7+kfAIT7OUl6auZYE8f9SCNkr6aCfb0UQ/SKOmr mWBPH/UgjRcmfReu3kzUjgtzXlw4DSk/DSkvOOXH3/CI9yjBhXKJguZKJcoLXVlumwTKK7OJ46Vn bRMz1W3x+OcSFM2vRam8toH8GIRwiaI5yro4L4QQQgghhBBCCCFEA9LQ6s2EEHWlPkQKal/Tu3hs fG+MGSlMyvyQXL0Rs9mIPjcHzdRxqDRKUib1rMYkzOL8K6UgLRqF87w2Hks4fTW7PeegEUIIIYQQ QgghhBACbEPVTyPco17JbemrwSCVTEJc9Op2aK86VYahIAfN7BmOOSus4/69zLjH+hAXZZs3xYeG 1pXJHxdjnsWFF+znWbCnL5hJ2XlqSGXSkPJCA8yPvy7WfPtLyicwwV5ekr6aCfb0UQ/SKOmrmWBP H/UgjZK+mgn29FEP0hjs6RN1o6GdFw0pPw0pLzjlx9/wSGWxggauKRGxamauK8FkMtmWEtbNHEF8 FUEUIYQQQgghhBBCCCGEEEJcHCReIIQQQgghhBBCCCGEEEII4YMEUoQQQgghhBBCCCGEEEIIIXyQ QIoQQgghhBBCCCGEEEIIIYQPEkgRQgghhBBCCCGEEEIIIYTwIcTi77T0QEhIiPtHQgghhBBCCCGE EEIIIYQQ9Y6/4RHpkSKEEEIIIYQQQgghhBBCCOFDtXqkmEwm91UXHYVCARdZWVyMeRYXXrCfZ8Ge vmAmZeepIZVJQ8oLDTA//rpY8+0vKZ/ABHt5SfpqJtjTRz1Io6SvZoI9fdSDNEr6aibY00c9SGOw p0/UjYZ2XjSk/DSkvOCUH3/DI9IjRQghhBBCCCGEEEIIIYQQwgcJpAghhBBCCCGEEEIIIYQQQvgg gRQhhBBCCCGEEEIIIYQQQggfJJAihBBCCCGEEEIIIYQQQgjhgwRShBBCCCGEEEIIIYQQQgghfJBA ihBCCCGEEEIIIYQQQgghhA8SSBFCCCGEEEIIIYQQQgghhPBBAilCCCGEEEIIIYQQQgghhBA+SCBF CCGEEEIIIYQQQgghhBDCBwmkCCGEEEIIIYQQQgghhBBC+CCBFCGEEEIIIYQQQgghhBBCCB8kkCKE EEIIIYQQQgghhBBCCOFDiMVisbh/6EtISAgAJpPJfVVws5Rh+M8XHLz+QR6KaIo1FzWjUCigTsvC QvmJfXzzlZ5du/dz7Cw0CruB9rdGce/dbbjqktrIpSvfebZw7sAO1n99CEuzDnR9KIIrPP68fZtf uax9Z7rdGuZ5HMqPs29nEUXf/cDeY39CozBubH8bUffeRdurLnXfWjRQvs+z4BDs6QtmUnaeGlKZ NKS80ADz46+LNd/+kvIJTLCXl6SvZoI9fdSDNEr6aibY00c9SKOkr2aCPX3UgzT6Tt8ZDmzfzNeH /6JZhxgfdXn2bZrQvksMt171N7f1FspP/MzOb4v4rnjfBak3E7XD93lRPzWk/DSkvOCUH3/DIw2o R4qFclMpRuMRTpwxu6wxl+SQHDeAuOQcSlxX1b6yAtLCFSgUnkt4YiY5BQZcTzUzZQXTCPeyfcUy FI3hTMVXLH+wPz8DVef76Zowmrmrt1Nc/C35i1JI6Ho/nVXzWLf3JJ6ngBmToQBNWt+KfYcnkplT iMFUk4KxcLrkUyaoVDzxeCrv6I95+dv2bSawYPtvbustlBsLWfBUbzpEx6Gaq2NHcTHf5y9idEIX bu+sZtaa/3HKc6d+MRv16DITK8q4dxoal+NwBoNmqJdyd1+sx8Fs0NDXY537Ek5fzW4qSrUMQ4GG tN7hjm3CEzPR6Y1O2/hg2kFm73DP8wCAsxj1OjIT76v42+GJZOr0GKvcsTsL5caNzIq7GUX4NArK At5B8Co/yOZZ/WmpiCatoNR9bT0T2HXscf5Xdn6Yjeh1mSQ67mF9SdMUeN1vhT8xbp5DXEsF4WkF lLmvFkIIIYQQQgghAmKiZM0sVKpBPP7ce+hP/uW+gdM2i9n+2zm3dX9i3PpvnnroPqLjEr3Um81m zZ4yL3VXfvDnvdm8G03fivofn0tfDQZzYHVStj/gvV7A17u+CzMm/UJ6O/6++2r3/AVQf+VB6gtE w9KAeqScwaB5msikfSTn6ZgZ27xiVfkRdhZ8w+9/vwA9UsoKSIuKIwMV6fPiaWsPVZn3kvt8Klpj B9TalSxMuNEWxTJTVjCDqLi5oEpnXnxbL9Gtq+nQozMRilDbTSiTkYPmczBhJlmpQ7i/TVMuASgv Y9+Xy0lPSkMbOoqVeWn0adXYtg8zJn0WA6JfoFBZkTbz3lyeT9VijJnDllVJRCk8/7qdzzw75cEI KB55nYL3RnBrE+eStm+zjA5Za/lE3d6WTwvlxk28MnIMsw92Ze6CSfwjOsLWMqCcU/u+YFn6izyv DeVpbTbzE9pY8+ov0w4yBwwmtbADyVkj6NjsHHtz55Gqxek4nMO4dQUffHXU/dtWluMU5yxD+2Mv NF9nMuDSr1j6wVc+fgD+oqw4j4XaX4nT5LJ0YBtCOIE+cyTRqd8Sk/wyYzpeDfzpJR3e2L+7DuhP VtFi1BFNbOvOckj3AjGqtzE6jqmZ4zuWkpSRj1KtpXBhAtd537GbsxzVr2Lu5GksLDwAyhTy9FOI berXl2uV7/OsOiyUH9Xz0dypTFi4ERNRnveHANVu+gIV2HVsPqRjXIwKjbG77fwPdWyL6m3WZg6h veOa9zxPHdv6OpfKj6D/KJPJExZQaAJlch76mbE0ddvMrm7LLjg1pDJpSHmhAebHXxdrvv0l5ROY YC8vSV/NBHv6qAdplPTVTLCnj3qQRklfzQR7+qgHafSdvlIK0hKIy9ADf+eRBR/y3tO3Y68Ncd2m jVtdiXO92XQWvPAE0RFhnvVmDEebO4OEG1z3Wjk/35sth9m69CO+8tFA1VJWTM5CLT/Gafh6aQKX fuF/ndTAGy6pqBeISSZrTEeaUVEv4PP93c5RT2aE7lkUfaImwlF3+Qu6cQNRaYpROuoof2fHG7PI KGxeRf2VmwDrC5z5Pi/qp4aUn4aUF5zy42945OIIpATAbNzB8n/PYJT27korkn2eOI5AipeKaK/r nAIpftxULMc2M7XbIOYzGt1nU+hxjXtY4S+OFaTTLW4h5nHvk/9KT1qE2KLh/fqQdPY5t4CJvTL+ K1RVlJvPPDvysJhrY27FVGiik+Y9Xh8YQcWAXD4CKZYjFEwdQtx8M+N1Wmb3aOUR6LIY83iu13AW Nf4/Nm2exH2Xu2/hi49zwv6jsWeY5zHywvr3R1GQkM3G6V0Iq+zPWw6w9rknGFjwMHkbU4kN+xtm g4Z+kTM4m76CVRM7Yi1Fpx+o9XE+0mGvNM/lBhVotS1cHw58HlP7D/uvflwLf3Fcv5LXs97mde0+ bhkxkDu/e5+lB5/2kabzz/d5FhjLcT0fvJ7FG69r+fGWYYy6s4RXl572o0wqV1vpqxafx9zLdew4 vzqjLZxDwnWNHNsaC+YxPO4dGjldi9bzNIlil/uQj3PJUor+gzfJemMJ2h9vYsSocL57dRkHq7iH 1WnZBamGVCYNKS80wPz462LNt7+kfAIT7OUl6auZYE8f9SCNkr6aCfb0UQ/SKOmrmWBPH/Ugjb7T Zw+SlBMT8yeFh2PRfDKbgW0v87KNayCl6nqzcxjXptFr4BIaT13D5v+7n8vdtvAloPdmn+x//ysS 8pYzPbalRz2YM486KUsA9QIebGld1xQV/0HbaIpLIMVn/VUg9WjVrC9w5vu8qJ8aUn4aUl5wyo+/ 4ZFKzvxqMBvRv59m7R6mUHjv3gZg+YMDX3zAv57ty+0KBYrb40ic8g75HsNRnUC/eBKJSUvQlx1i +3uzSOwdiUIRSdyEhay1d8P7Q8/ipHFMW74TOMym154nMTGRpMV6/nCsd/q/jceQN72fY2paJj9G jEC7IIGbr6jd4qHp7fRQRYHRwL4jZ93X+qGco//NY8nuFsRPVBHr8WMA8DfCHhzExPgWGJbmsPmA 9e+Yf9rGqnzoPuRhIl16nTRC2eEuOnCYon2l1eim56wxLR4bS+owWDZzMRuM7l0rPVmOfs3HS/6L In4ET8Uqvf54hFx7L4+PVKGKPEvp71Xv08H8C1tXbYPuiahjnH5AFHczcvIwlMYNbNAfc/6GF2Xs /Pg9tId7MnHYfZUHUbBwemcuWdrfiZ84iAfD/gaYOXVwL8VAo7CmOP/kE6qgWXN75bYn86E1pAx8 FdJTSYpu4b66kmN6FZHxfenu1zE9x9Hv1rH+9EPM1uWyOmMk9zaz92Kq3yxHv2PF+nP0mK2jYPVc ht97rfsm9Y7vY+55HZt/2sQ7mmKUqn50dQRRbNvGDGWMujn5q7bxkxngDD9t/Zx8+jNFfb/Tg81V RI18lmSlHu2G7yt6YVlK+W7FZk73eBldwQoyhneimeM7QgghhBBCCCFEbQjnsWcnMoyVzFywCWOV dZ3+1JtdyrUPPMrIYQlEmn7n9yr3aRfge7Mvp4v5OCuHw/Fqhj14jdd6sApe6qROHcZQbIRGV3Ll Zc71ApdwRbOrnP7v7iyHdNMYmArps0YR7VEdZc9fJ4bE314RRAFQ3E78kE7+1WdKfYFowGovUmD+ Bd24vkSPKuLerGy0Wi3a7G4YZ8TRK2UNhxy1uWfYv3oaj/ScysYmjzL3s81sWjicdj8vom+/ySzb dcIpmFJO2c9fol39GdnTUpi3pyW9xsxAu0jFNZtnoE7WsvO0BS69hjvj4uhypxK4gjb39yQ+Pp64 O6+x9ogoL+Pn9VrW/1xGuX3Xph28NnwgycWRLCo6jMl0mKIxV/GVdjelze7h0fgolLVXOq6UEbRp 6XHH8sMJfvjiC45xK7F33+DU28PNpTdwd+ytYPqOop9OAhAaoWa1qYTVjiG17M5iLP6WYjoxoLOf 3fMq0/gW4ic8zSOHl/BS1laOVfqDZObkD1+SeyyMO2Lv4u+X+vj5CLmGzhMyWbToJfq09r/crJXO RpSRbWjpkrFQrri+rV/BI4txC0ve2sL1o9X0jaiijYLlIJuXZLPx+idI6tvOdnxCaRrVFZXSSPGX u1zHqjTtRf/VYZS9omjnHrQz/8KaWelo2j3H7MR7uNJ1LVR6TAPRhAj1UrZkT+WpHrfSrAFNthYa oeaTLe8y5ake3NrM59VSr/g+5u7XsT2Ap6RDRCuucNkWCG1Jh/vbQ/7nbP3pTEXQ0du96YpWRHRQ YizaxxH7+RvaHvUnn5M9ZQQ9br06sOH2hBBCCCGEEEIIv4TQuP0jTBjfncOL5pP1nyNVzGviX71Z SFhnJry5iEXT+9Da32qQQN+bvTqHcfMHvLWxNaOTehPhqx7MxmudlL2RdvG3FBudgxonKdHvxKi8 l47tPGuRzIfWMit5Ne3SJ5N4t7feKk2IUGdjMmU7DZNWDVJfIBqw6te/ujBTVriEZA2otQuZru5P QkICCf2fZf6SFNDM5Y1C6wTPlqOFLJzyLqVDZ7Pon0/Tp/O93NdlECmZrzAp9EOen6bDcM7ttnjs F07dNZklM0YxMCGBBNUYJo54ENPGz9li+AMubc198XF06XANcCVt7+9FQkIC8fe19nHTNFO2I5fX Czsx5YWn6RbRFGhKRMJ4Jic3QvPOJlsr7dplPrSFFVo9SlVXoirrBueLuZR9RYchLJy2ysp6DTRG 2TacMJ+BgjIMBbnodDpyMscSoyphWN6/GFaTG6VDKE1u6c+LqV05+OYbvOd14nm7sxzZZ8DIddze toWPY3U+GSk2HOaU+8cOXiL/PnnrjWLTtBNjl6TSTpPMyKlL0el06HRLSRswmFSeYsmUPm5jV57l 0JpXSV7fGe2SUZXOW+OdvRVBKyLbNK+ti1wEncquY3uw0JdGtGwTgZJ9GA762R2zeC8HT3neTYQQ QgghhBBCiPPnCm4ZPI7Ubgd4c96HPiaet/G73uw8qeq9uaa9UQBoTszYGaS0W41q5Ew0Oh06XQ6a tGFEp54jZUkKj7qMSlHRWHd9rwyWPOs0ZJe/KgsiCXERqaU61mPoN2zAqIxjcNfWTjsNpWnsNEpM W2xj85Vz9KvPed/QhgH9HqC1U+v3kLB7eTwxBlOujs9/dB6AC1A+jKrfbVzh2LwJLVpfh4JfOfz7 Gddt/WKvwPehqhufXw6iz19jqzTXodOkEdcumZ9UWta/GON9TECjnnz79k5Lrt7oGgxpfDmXN67s 0IXS+PLL8fmTYTaydf4EVCoVQ1OL6Jb+JF2vv6K2TgYICSPqyTGMvn4T6a/k8OMZ36EUq0Y0vbxx FT8ggaq8RX5oyzZEKqm0tYA98t9K9Ti9/O2N0qovw3uFuwWFGqHsOIjJ2eO5QTsOlUqFSjWODFRk jevDzW4/QtZWAlvplfGc54+fH8zGL8hevg2lOoUxzkOaiYalius4tFUHusVA/vLPKHIbXtFs3EzG 7GUV90B71+AObbnevXdUaHPaRLbyrwuvEEIIIYQQQghRy0KuvJsnn/8H12/M4pUVu6iyJrDKerNq qPF7s703yjWohnfzuzeKtzqpUGVHhk6eQ/oN60lSqVCphpKUAclZY0i4uYXHCBb2xroZL7s35PXH WYyFK1me3xx1xkhiqtMwXIgGonbOfnvE19vNxEU5J44c4hg3cHPrq9wqzu29KPwJjlzCVde09Drc kX/srbF9qDIffjBqSR2qslWaq1AlZVAYo2JIjw608tHDwKhNZah9e6dlwsf/q6TXRDWEtke9ugST ycTJkiy6lL5HXK8X0eyuciRHv4WEdSbpnyNp9eliFuSWEMDMJkHCHvmP5pmR0Sgr/X2z90b5jW7P PEEXpVvfGtMOMgf0Iu6t48SvP4zJZMJkOkbJ7NswLBxI53G6iqHvTD+wbGo663ul8vKj1RhqzfQD y9JeZO6evtX8gRT1RlXXseJOnpj8FDGFLxB95zNk5lgDszmZibQLz+TPex/yfQ8UQgghhBBCCCGC xt8Ie2gk/0y8mk9fX0zu3tPuGwQ/e2+UbkMZ2eX6KhoTV1YndQJ95ggi496jND6bIyaTrV5gCrcY 3iC68wvoDtmDOWZMuz9iarUb61q/nzYynT3qatZTCdGA1M75b4/KVsnEQcM+4DIUlzkNfQROvSh8 DUdVm0Jp2jGe8THbmDFnMRsNZWA2on8/k9kZZ1E/1ZWbaloyyhTyDp+0VZqbMJ3cQ94DRSTFvcAi /Qn3rQFQJudx2L6901IyM9bagyWkEYqrL6siwo01YPXbEU5yGVcrGlV6cw5VduQfKZNIRsOMZfqq J8Xy26UoezxNWqUTz4fSWNEUxXk55vahjbwP32U+so8iI17mT7GqiPw/yWN3eO0/VMHRG6U/SY91 cJ1QnjMYVmaSWtiJrIUvkhBh31cjlFGDeXH2c7RzDH13Av2iNJI2Vq+VgNm4jYUTh5O0sSNZa6eT EPAPpKivvF/HjVDGPs+7W7SkdyuyBXaTeas0miVFi3kq4lxFjxTbeK5ee+PZA+XShVcIIYQQQggh RF0JuZ4eE6qYeN7verNqqNF7s1NvlKR47risspq6yuukzIZPmJr6Ld2z5jE9ob1jmK5QZUf+8eIU 0tutJvmNbdZ6AdM3LHp2Chur1Vj3LMYdi5jYZxQbu73N2rmPBlxPJURDUzuXgP1mUqUmXN3qWvcP 3TSnbcsrKq38rxWK9sQN6QXaF3g0shWKK8OJXgZD8rTMTQj05uKH0OuITZ5EsnIdr3/8bfUCFiHX cPN9NwO7+WbP777nHrEc56fv/oeJm7nv5qrGXHSaFEu7CX1ZLYYzLg13mnh+i5eJ5y/l2pvv4A6M fPNNCaUe6+1Oskv3JpmZS9iwrzZbHXgf9qvyyL+7KnqjVDqOZCiXXXkljdCj3fA9xw2fMDV1Hcpu f8f81Vqn4d3WstVQZp0TY+tadLpCDB5DNW1kxvChvLC/H3lbM1G3ryL4Ixoer9dxI5RRCUxctN0W mC1h3Uw1sY6AXhsirvdzdNTa6KknhBBCCCGEEEJUSwiXtu3tNPH8r571Yv7Wm53ehe61TDLfzGef +zzNNeHrvbnWeqNUMSfuZU0Ja4StXuAPW8Pe5nRr/ydfrXGaRmDNVgxngbMGtq7RoSsw4Dp76lmM BfMYHvsv9g9bw9a3/kF7H6PrCHExqZ2rwD4WoLeorAv78F3eJjg+zc/FOzF6HfartpkpK8igz/Lb WHnEqdfIupmoYyMCn3TJX14rOgNxOTfH9OAB9rF5/bf86uNeb/l1Bzm6nXBfLJ0iLrf2itAMRaEY isZQ1bBptSnEaeL5LJb+56DH+kY3xzCke2uObS5gx6/eeq0A5w6yXfsaqfN+5JzC/ynpQ2/qxIDu Si/zoNjnT/H+w2ON/G+ErnH0vLWKAeTsvVF4kIE927v1RvGXkg4RLeHgXoq9DvE2lKSMfCCfjKSh qFRvsfWwczfN93mm86Msu+H/KHj3eWKV7gEb0TDU4nVsD/B170nnm5pA6I10HtDJe6sdW49DX723 hBBCCCGEEEKIC8N54vn3+M/v5W7rL+fmrnF0V1RWb2bh3IGv0M5KZd6usyic5m+uVLXfm+29Uf5G 14FduNWv3ih+1kn50qEt119x2jYqUDHa1BFu0wiMI6PQCIUZ1jlW5m/lsKPerIzdmol0jvuEG+Zk 8+6Ubig98iTExamWLoUwonr0QGnMY8WmA05DNJkpK5hGuCKatIJS4BJa3H4fPRS7yc3f6dpD4fQe Ctd+Dx060TG8iom9vapi3hOvyig76X7TPY8qu+n6JYRGtz/K84ntMSyay6vr9uOR+vKDFCxehNbQ nqcn9rV1F2zCTZ170p1tLM/+AqNbUMFU9BnL840oVV2Jqu1JoxwTzxcyd462Yighu0Y3Ez+mPxGG Jbz06gYOl7v/yv3J4Q3ZZOYepf3IOB5ocYnb+krYyzt/NblFTsOpmQ3kzF+GUdmDHlFhzt+oiPwb 7mB0Uu8qJv+y90bZTfvRavp6m5Decczdrw2AExTlriafu+h253U0i51GiZeh3UymX8hLjgL6k1VU ismUjTqiiVM3yynsV2lZn5lIx0qCKBbTXgqWL+W9/D2cci9mUQ8EeB2XFZAWriA8yWkOHrA+FC3L ZEZ+c6dhDJ32nfu9U0uUMxhyFpFhjELV43brEINCCCGEEEIIIUQdqZh4/nXmvLvTfS2NbunFGFVl 9WYH2LB4KbmmBxj52D20qKzax0U135ttvVEM7Z8gqW87Km8eXFWdlD0NerQrtri969vrBSCmWwda hTYnduYWL3VMJkyH80hWAt2zKDppwrRaTUQoYDayY+Ek+iQdQKXNJnNcJ99BFMtJ9hV8yOL3NmI4 9Zf7WiEaJF+XQ4BCaRozkgw1aFTjmKrJsXYVy3mNSSPnYox5gsc6WiusQ1r3JHn6wxyc/xL/98Zn 7Nx3iAN7tvHR7GlM+/I2Xnp1GPde7n6j8EcIl113Ex0Vu1mdvYLPt3+D3lDqecMEW3pHs3LM5WR3 DkOhUFQsvdPQ5OrdKilriz3Ys41VW3/xnBPEqCffMZyT8+I0lFNIa3q/PJfZA0+zcODjDJ+pYe3W Hej1O9i6VsOcMU8yaPY+ukyfTVrfNtjDDqER/ZiefheFcx8lPC4NjW3fOZnPcGf0CxTGpLJkbCfP G34tsE88H+G+AqxzqfSezAdvDMK8UE3PwVNYrNvMdr2eb7auZ/mrzzFY/SoHY1NY+Gw0YQGdGk2I GDiR9JhvSY0eRpomB53uQzKfGUpSfnPUGSOJcQscOSL/8WqGPVjFsGiO3iiPMHHYfT7S1oSIgS+R pQKNqitxaUttx/RDMhN7Ep36LTEpY3ki8ir3L1bBjEn/NsNjk9HSjd53Q/GGNZ7njuNcPsuBtXN5 /OlxjBnyKusOOAXyLMfYlZ9r6965meLjf8Kfe/lyvXV/udsP4KOvUJD7ixO7NtvKIo/Nxb8BJ9n7 5Xpb2XzFgdrswnsBBHQdN41i2BQ1aFTEPJNJjk6HTpeDJm0oUUnraZfyClOcxkh17Dt1MANs52lO 5nh6JeWgVKcwJqa5S1osJ3Y57ldrNhdzHPhz75es1+nQ6dax/UANe80IIYQQQgghhBAe7BPPR7mv sAppTe9Zb/LG0D9ZOLAvg9MWoSv40lpv9vlyXh07HPXCQ8S+NJVnH2pZeb2Pm0Dfm517o8RPHMSD Ye7zRbvyp04qNKI/87Ks7/rtvNYLPMXkJ+6sxmg7J9C/NpbYF7Sg6sbd7GKDex2TTkeu3ogZsBxY z7THRzBhzLPMWrffZRg1qS8QDVWIxWLxuyYxJMR6CZtM7sNy2ZiN6Jf/m8mjMigEoDvJWZNQD4wh wnksvfIj6Fe+zfyFS8nRGwEFbWNH8NzUiajvb+Wo/IdSCtISiNP2IE8/hVhHpbeZsoIZRMVtQJWn Y2as7UZlOcne/GwyM95kcYEBZXIe+pmxNC0rIC0qDq3K9n/7nBKjVtJiyhSSOiqtlYlmI/o1H5CV /Dr7x69g1cSOPm88CoV1jUdZ2P5WBiluabYyGzT0i0yi2J42R17mevbWcOhPVtFiWy8EK4tpL/9Z uYxFizS2MgRQEtVfTWLiMAY+1BaFxx23DEPBZ+Rm/4tUbbHtMx/HyAufeXbkYRkdstbyibq9Z4Tu nIGV459EvexXunvbxvIHB7blsHTp+6zQFrDX9rEiaiDPDFczckgsbRWV/+D4YjbqWfNBFsmpth4x MclkTVYz0GMYtzK+yxpFj5TfGJ23nOmxlf2gWjj93VsM6jGFA6M/ZOP0Lj4CKTZmI/q8tXy8cJa1 +ySgVKUzb2g8D3ukw53tOsho43QenMGgeZrIpBz3jV0p7edhCOf26khRv8w3UVN5Z85A2jWxJdi8 G02/PiTlez8DHdeR+4rzxPd5FqgqyshRNh5na6VqL33VFch17GVbn+e/8z0wFa2RSvZbcS/Ld/nU Lopk53uzTd2XXfBpSGXSkPJCA8yPvy7WfPtLyicwwV5ekr6aCfb0UQ/SKOmrmWBPH/UgjZK+mgn2 9FEP0ug7fd7qQZxZOLd3FeP7JbHM8LDXbSxn9rPtQw1LtR+hLTTYPlUS1f8fDB+hZki3cC/1Zn4I 4L2Z09+SNWgwKQf+Qd7GVGIrDaQEUid1FqM+n/Ufv2EbCh5Qqkif9yTxD3f2TIc7e91lhyyKPrH3 Rqm8bsjOUUd0rgRdymjGfhPFq+9M5fF21mNJNesLnPk+L+qnhpSfhpQXnPLjb3ikdgMpgSo3UXr0 JOcuvZIWzRVOAZTzzHZzmBG5xEsFsa/gjavgOXHKMZWWcvIcXHplc5orzl8pXpg8Wyg3/c5Ra4Yu 7HkhgsKFOc+qL9jTF8yk7Dw1pDJpSHmhAebHXxdrvv0l5ROYYC8vSV/NBHv6qAdplPTVTLCnj3qQ RklfzQR7+qgHabww6btw9WaidlyY8+LCaUj5aUh5wSk//oZHvEcJLpRLFDRXKlFe6Mpy2yRQXplN HC89a5uYqW6Lxz+XoGh+LUrltQ3kxyCESxTNUdbFeSGEEEIIIYQQQgghGpCGVm8mhKgr9SFSUPua 3sVj43tjzEhhUuaH1vH9zEb0uTlopo5DpVGSMqmnbRJmEVxKKUiLRuE8r43HEk5fzW7POWiEEEII IYQQQgghhADbUPXTCPeoV3Jb+mowSCWTEBe9uh3aq06VYSjIQTN7hmPOClASk/wy4x7rQ1yUbd4U HxpaVyZ/XIx5FhdesJ9nwZ6+YCZl56khlUlDygsNMD/+uljz7S8pn8AEe3lJ+mom2NNHPUijpK9m gj191IM0SvpqJtjTRz1IY7CnT9SNhnZeNKT8NKS84JQff8MjlcUKGrimRMSqmbmuBJPJZFtKWDdz BPFVBFGEEEIIIYQQQgghhBBCCHFxkHiBEEIIIYQQQgghhBBCCCGEDxJIEUIIIYQQQgghhBBCCCGE 8EECKUIIIYQQQgghhBBCCCGEED5IIEUIIYQQQgghhBBCCCGEEMKHEIu/09IDISEh7h8JIYQQQggh hBBCCCGEEELUO/6GR6RHihBCCCGEEEIIIYQQQgghhA/V6pFiMpncV110FAoFXGRlcTHmWVx4wX6e BXv6gpmUnaeGVCYNKS80wPz462LNt7+kfAIT7OUl6auZYE8f9SCNkr6aCfb0UQ/SKOmrmWBPH/Ug jcGePlE3Gtp50ZDy05DyglN+/A2PSI8UIYQQQgghhBBCCCGEEEIIHySQIoQQQgghhBBCCCGEEEII 4YMEUoQQQgghhBBCCCGEEEIIIXyQQIoQQgghhBBCCCGEEEIIIYQPEkgRQgghhBBCCCGEEEIIIYTw QQIpQgghhBBCCCGEEEIIIYQQPkggRQghhBBCCCGEEEIIIYQQwgcJpAghhBBCCCGEEEIIIYQQQvgg gRQhhBBCCCGEEEIIIYQQQggfJJAihBBCCCGEEEIIIYQQQgjhgwRShBBCCCGEEEIIIYQQQgghfJBA ihBCCCGEEEIIIYQQQgghhA8hFovF4v6hLyEhIQCYTCb3VcHNUobhP19w8PoHeSiiKdZc1IxCoYBa LQsL5Sd+Zue3RXxXvI9jZ6FR2A20vzWKe+9uw1WX2FJtOcrO9dv46VwzOnR9kIgr/ua+I+AvThm+ YFPxcS69qRO97mhxnvNs4dyBHaz/+hCWZh3o+lAEV3j8Qfs2v3JZ+850uzXMM03lx9m3s4ii735g 77E/oVEYN7a/jah776LtVZe6by0aKN/nWXAI9vQFMyk7Tw2pTBpSXmiA+fHXxZpvf0n5BCbYy0vS VzPBnj7qQRolfTUT7OmjHqRR0lczwZ4+6kEafafvDAe2b+brw3/RrEOMj7o8+zZNaN8lhluvcq8f 87OeTQQd3+dF/dSQ8tOQ8oJTfvwNjzSsHinlJkqNRn49cQbn7JtLckiOG0Bccg4lZqcV50UpBWnR KBQKz6V3GpoCA56n2p8Yt/6bpx66j+i4ROau3k5x8bfkL0ohoev9dFbNZs2eMmueQi7l9Hf/RvXE DJYXnXDfkc0pfvg4nSdU/+a705e6/dhYKDduZFbczSjCp1FQVhsFYuF0yadMUKl44vFU3tEfcyl/ 120msGD7b27rLZQbC1nwVG86RMehmqtjR3Ex3+cvYnRCF27vrGbWmv9xynOnfjEb9egyEwmv8jgE tq1D+UE2z+pPS0U0aQWlruvMu9H0Dfc8F9yXvhoM9kNhNqLXZZIYbl9/H4mZOvTGs677BuAsRr2O zMT7KvYVnkimTo/R70NbG/sIcpUdo3qr8mvZbNDQ1/0881jC6avZjZmqztWhaAxnXPYPZRgKNKT1 rvhOeGImOr3Ruj8hhBBCCCGEEKJaTJSsmYVKNYjHn3sP/cm/3Ddw2mYx238757YugHq2QHnU2fQl TVOAweTtTdi9viWc3mkaCgxl7hs6qexd/wwGzVAv7+zui+s7vEddV2V1Ph75q8a7fm3sQ4gg1KAC KeZ9KxkRHs6D877kpNPnoW36kL56FXkZ/Qm/YDnugCp9KVqt1rYsJBktSXG9GJC5w6li/k+MmzMZ 2X8G3943nU+L/se3695n0aKlrNqsp/izmXT6XyZPDJzF6v1ngKbc3qUHHShizdY9/OHyN23++JHN K7+BDj3ocntTpxVnOar/gNThY5hdcMDp81pkyiX9lRx+POPvz5GFcuMmXhn5NC99exdzP/2WQ9+u JXvRIhav2sxPxWuZ12kfs594itTV+yh3/3pVTDt4bfhAVKm/osrKRqtdSvoN60mKU5Gi+8X1Bh7I tmBN+9FvWJ46mkGzP/MebAm5koh+E0hPT/e6zHpBxT0KUFytoHEIYP4F3bi+RKteZ79qofXcyVbB 6yqiO09Es9v5x/Ysh3Qv0DlaRerGSNKztWi12WSpfiVVFU3ncToOeSbaTW3sI5j5cYzqpaqv5ZAr Iujn5ZyzLjN4QfUACi7jakUja7D11GEMxRCTbDvvXJZn6NyqkdPeT6DPHEFk3Ay+uvdl2zZLGY8W VXRfxnm9XoQQQgghhBBCiMCYNmbxyopduDft8y3QerZAnED/2liXOpvs9GvRJsXRK2WNW/2JGZP+ bYZHq0jd34ssrRZt9nhu0CYR12squkPeG8tW/q7/N66I6O3lHd+2zEpBdY8SFE1RNLZWgJoP6RjX OdqprktL9nh4XRVN52feZ7dzAMhRJ5XKxm7pZNvqM1X7X/f/Xb829iFEkGpQQ3uZDRr6RSZRnJyH fmYsziEEf5mNO1j+7xmM0t5Nnn4KsU29R14UPrsylVKQlkBcBiTn6ZgZ27xilfkXdOMGotK0J6to MeqIJliObWZqt0HMZzS6z6bQ45pLnHcGnMO4No1eA5fQeOoaNv/f/Vz+x5f8q8ujTL9yOv9dO5o7 Gjn3ObFwdueb9HlgKift2/MXx/UreT3rbV7X7uOWEQO587v3WXrw6Urz6M53ns2UFcwgKm4x18bc iqnQRCfNe7w+MIKKAbns2yyjQ9ZaPlG3t0bxLEcomDqEuPlmxuu0zO7RyqO7psWYx3O9hrOo8f+x afMk7rvcfQtfzmDQPE1k0j7XY2HaQeaAwaTuGeaU/0C2BctxPR+8nsUbr2v58ZZhjLqzhFeXnvY8 5pWyH9uvSMhbzvTYZhzWvUCMaiu9tCtZmHCjI9JpNm5kxvBE5jaaQtEnaiJCsfYg6NeHpLPPsWVV ElEK+9Yn0GeOJDr116rTUxv7qGW+z7PA1M4x8lRb6aue2rmWsRxg7XNPMLDgYfI2phIb9jcoKyAt KhWWVF0+1nvtDM6mr2DVxI5YS8TpHrc+zmt66rbsglNDKpOGlBcaYH78dbHm219SPoEJ9vKS9NVM sKePepBGSV/NBHv6qAdplPTVTLCnj3qQRt/ps9etlRMT8yeFh2PRfDKbgW0v87JNG0cdG1C9eja3 LXzxXu/oo/7EXt9S7FyfZMakz2JA9AvscdlH7bzrW+vPRlGQkM3G6V0Is9jf0TujLZxDwnX2BpJn MRbMY3jcOzRyqqPz+a7vo27Mm9rYh+/zon5qSPlpSHnBKT/+hkd8n7XVYTaifz+N3o6uZD66t1n+ 4MAXH/CvZ/tyu0KB4vY4Eqe8Q/7ek27d6k6gXzyJxKQl6MsOsf29WST2jkShiCRuwkLWOrrhWbd7 ZtpyfgJObnqN5MRE6/f+sMAfehYnJZK0WO/Sg8Oja1vv55ialsmPESPQLkjg5itqt3gIbU3XwXEo 2caqrb9gppyj/81jye4WxE9UEetxcwe4lGsfeJSRwxKINP3O7xbg8nZ0fjQS/ruBwv+590n5g/8V buC/3M3ALrfYfgzOcfS7daw//RCzdbmszhjJvc0au32vNjSmxWNjSR0Gy2YuZoPRvWulJ8vRr/l4 yX9RxI/gqVilRxAFIOTae3l8pApV5FlKf696nw7mX9i6aht0T0Qd41QxrLibkZOHoTRuYIP+WODb Apaj37Fi/Tl6zNZRsHouw++9tuI7/jpdzMdZORyOVzPswWsIMe/j83dWY1TGMbhra5eLM1QZzagx fVHmf87Wn6wtJsw/bWNVPnQf8jCRjgAIwFVExvelO4cp2ldaaaS/NvYRrGrlGAWd2riWLZzemUuW 9nfiJw7iwTDrOLLmI/soMrpv642ZUwf3Ugw0CmuK82MsoQqaNXfuuSKEEEIIIYQQQlRXOI89O5Fh rGTmgk0Yq6zrrGY9m1/O8NPWz8mnP1PU9zs13r6KqJHPkqzUo93wPfZxRBz1LVNUxDiCBqEoooYw OTkKo3YTesewXbXxrl/Gzo/fQ3u4JxOH3UdYCJh/2sQ7mmKUqn50dQRRABqhjBnKGHVz8ldt4ycz TvnrxJD42ysCIACK24kf0gmMBvYd8daTxq429iFE8Kq9SIG969aoIu61dRXTZnfDOMO9e9sZ9q+e xiM9p7KxyaPM/WwzmxYOp93Pi+jbbzLLdp1wCqaUU/bzl2hXf0b2tBTm7WlJrzEz0C5Scc3mGaiT tew8bQEac82dPYnvcidXA43a3E+v+Hji4+7gmkuB8jJ+Xq9l/c9lFUND2YZxSi6OZFHRYUymwxSN uYqvtLspbXYPj8ZHoay90vHhBD988QXHuJXYu29w6r3hKiSsMxPeXMSi6X1oHQJwFbc9FEN7vmRV YQkut59z+/mmYBe0f5D7211h+7AJEeqlbMmeylM9bqXZ+ZxQq/EtxE94mkcOL+GlrK0cq/QHyczJ H74k91gYd8Texd8v9ZGukGvoPCGTRYteok9r/ytprT9aRpSRbWjpcixDueL6tnRwChIEsi1AaISa T7a8y5SnenBrM19HrjLnMG7+gLc2tmZ0Um8iLg2xDa1khA5tud4jiNcIZYe76OAIwlnTsNpUwmp7 755qqI19BKuaH6NgVAvXsuUgm5dks/H6J0jq287tvtOGiOtdHnW8CKVpVFdUSiPFX+5yHVPVtBf9 V4dR9oqincc5LIQQQgghhBBCBCKExu0fYcL47hxeNJ+s/xypYl6T6taz+cHeAFcZQZuWbnVTV7Qi ooMSY9E+jrgEJVoR2aa5W32Lgusj2rgFFGr+rm8xbmHJW1u4frSavhGXOzWCVNIhohX2GkKH0JZ0 uL89OBrsNiFCnY3JlO3o3RO42tiHEMGrlmq6zJQVLiFZA2rtQqar+5OQkEBC/2eZvyQFNHN5o9A6 wbPlaCELp7xL6dDZLPrn0/TpfC/3dRlESuYrTAr9kOen6TCcc7stHvuFU3dNZsmMUQxMSCBBNYaJ Ix7EtPFzthj+AJrQ+r7ePNqlA82Axm3vp1dCAgnx99Laa+W8mbIdubxe2IkpLzxNt4imQFMiEsYz ObkRmnc22aKxtcx8gE0r8jDSiQGdbyTUXMq+osMQFk5bZSCR5r/R7M6HeLT9WXYWfMvPTuVlPqBn 7aajtH/0Ie5sZm1pfmGF0uSW/ryY2pWDb77Be14nnrc7y5F9Boxcx+1tW/j8gTt/jBQbDnPK/WOv AtnWD+69Uaj44fUltGUbIpX+pKOyH2x/1cY+RPDx3hul4gGrnGPF66ueCK9pJ8YuSaWdJpmRU5ei 0+nQ6ZaSNmAwqTzFkil9uE5OGiGEEEIIIYQQNXYFtwweR2q3A7w570MfE8/bVLuerZYU7+XgKX8r FPdhOFhbwyN59kapaBjsSyNatolA6U86Kgsi+as29iFEHaulqq5j6Dds8DIkUShNY6dRYtpiGyOw nKNffc77hjYM6PcArZ0irCFh9/J4YgymXB2f/+g2XJXyYVT9buMKx+ZNaNH6OhT8yuHfA50YCqcK fB8CuvH5chajPt9WwWirZIzrikpTSkz6RAY6R2YbX87ltkmg/BXS7Da6P3oHpk3/pcgxhNZZDn5d yEbTHTza/TaaeYshXQghYUQ9OYbR12/yc+L5RjS9vLHXYb2qr/LIuzUoga21QCDbuq2sFntvlGtQ De9m7Y0CEHotd3a7C/JXk1t0wvUr5kMUZMwnw+dJW8Fs/ILs5dtQqlMY4zxMWQBqYx8iCNl7o7Tq y/Be4V6Cl2tITc6FuFRbr0LbRHiRI8jUO5+TjVB2HMTk7PHcoB2HSqVCpRpHBiqyxvXhZnkoEkII IYQQQghRS0KuvJsnn/8H1/s78Xw16tmqVNkoIqHNaRPZyqmXiYmDhn0+Rn2wBzBqbyh1e2+UVqrH 6RVRMeNLaKsOdIuB/OWfUeQ27YLZuJmM2ct81406nMVYuJLl+c1RZ4x0GqYsELWxDyHqXu2cufaI r7ebiYtyThw5xDFu4ObWV7lVnDdG2TacML+CI5dw1TUtudL9Y7/Zb1o+VJkPfxSjTR1hq2B0qmTM W+862VJ1hTTnzu6xtDf9h9wvD1l7fVgO8WXufzC1j6X7nc1rOTARmJCwziT9cyStPl3MgtwSApjZ pOGz90bpNpSRXa53Ok5XEfnEWFJiviU1uieJmR9ag3A5mSS2i2H2nx1Q+TxpbUw/sCztRebu6UvG y9XsFVAb+xBByN4b5Te6PfMEXZSuYZS/Xd+dDO3HbNn6byb2T7D1KpzIW4Va1Mp1pE79BIP9ucu0 g8wBvYh76zjx6w9jMpkwmY5RMvs2DAsH0nmczmk4RyGEEEIIIYQQoib+RthDI/ln4tV8+vpicvee dt/gImbvjRLNMyOjUTpXBiru5InJTxFT+ALRdz5DZo61sXdOZiLtwjP5896HfNeNAmDGtPsj0kam s0edysuP3liNiuTa2IcQwaF2zl17VLZK9ojsZSgucx92KpTGl19O41qMyPoWStOO8YyP2caMOYvZ aCgDsxH9+5nMzjiL+qmu3FTjkokiOe8XWwWjbVk3E3VsREUQJaQRiqsvq+ZES/bhvY6woXAXRy1g ObqLwg1H6nBYL2eXouzxNGmVTjwfSmNFUxTn5ZjbuzB6HwrLPrG2dU6UQLZ1Wxkwp94oSfHccZlr uCtU2Y0p765Emx7JRnsg7q1Sopes58OnbuHXSi4zs3EbCycOJ2ljR7LWTifBZSIx/9TGPkSQcvRG 6U/SYx1cJ4knFEVEDAkJvYhSuh7z0OuiGayKcho39QyGlZmkFnYia+GLJETYp9hrhDJqMC/Ofo52 TsM5CiGEEEIIIYQQNRZyPT0mVDHxfI3q2apgH47d2yg29gbmjmGrbPOgeB02yz5KTu0MpV7RG+VJ HrvD/n5u1whl7PO8u0VLerciUoeqUKmSeas0miVFi3kq4lwlPVLOYtyxiIl9RrGx29usnftoNRra 1sY+hAgetXP6VjG3Q4UmXN3qWvcP3TSnbcsrzn9vCkV74ob0Au0LPBrZCsWV4UQvgyF5WuYmXKDo aMg13HzfzcBuvtnzu++5RE7vQvdaJplv5rPPaT6UkGbt6fRQG46t2sSOo2c4umMTq47V8bBezi4N d5p4fouXiecv5dqb7+AOjHzzTQmlHuvtTrJL9yaZmUvYsK82Wx14H8rLu0C2rYTP3igVQpVRJExc RIlbAM76t72nw2zcyIzhQ3lhfz/ytmaibu/+41m12tiHCFaV90YJSKXjmoZy2ZVX0gg92g3f4zaz ihBCCCGEEEIIUU0hXNq2t9PE87961qPVsJ6txgIa4cbbsF+BqqQ3ikMjlFEJTFy03dbQu4R1M9XE OhpFekvHWYwF8xge+y/2D1vD1rf+QXuFv/myq419CBFcaucMto8F6C0q68I+fJe3iOxpfi7eidHr sF+1zUxZQQZ9lt/GyiMnffcYOe8u5+aucXRX7GPz+m/51eu928K5A1+hnZXKvF1nUTjNK0NISzr2 7kLYsa/ZVryH4m1fcywIhvWqEOI08XwWS/9z0GN9o5tjGNK9Ncc2F7DjV2+9VoBzB9mufY3UeT9y TuF/BXDoTZ0Y0F3pZW4T+5woFdH/QLatPntvlL/RdWAXbnXrjVI5++TvnRjQ2TnQZ8a0+32e6fwo y274PwrefZ5Ytx4FVauNfYigZu+NwoMM7NnerTcKUFZAWriC8LQC38EPr4ETX7wH/IQQQgghhBBC iOpznnj+Pf7ze7nb+hrWs1Um9EY6D+jkvbeLbaSeipFMmnBT55509zoCi220noDesb2z9kbZCF3j 6HlrgBMg2BtJdu9J55uc5nGmjN2aiXSO+4Qb5mTz7pRuKAOuDKuNfQgRfGrpNA4jqkcPlMY8Vmw6 4HSDMFNWMI1wRTRpBaXAJbS4/T56KHaTm7/TtYfC6T0Urv0eOnSiY3jFxEiBsE8K7r8yyk6633Qv pBAa3dKLMar2GBbN5dV1+/FITfkBNixeSq7pAUY+dg8tXO7vl9CiY1cGhO1kzUdL+WjNTsIeupfb 6nxYLyeOiecLmTtH69llsNHNxI/pT4RhCS+9uoHD5e6/cn9yeEM2mblHaT8yjgdaXOK2vhL2Hzn3 ydvNBnLmL8Oo7EGPqLDAt60uW28UQ/snSOrbzstE36UUpEWjCH8O3SHnH2Uzpt2rmDMjB6X6cXo6 fuDsXSSnsF+lZX1mIh0rCYBYTHspWL6U9/L3cMpRzIHtQ9RH9t4ou2k/Wk1fp4nnHJreTg9VFEbt J2xyOffAfGgLK7R6lKquRDUNdXp4dL/fA5ygKHc1+dxFtzuvra0fGCGEEEIIIYQQAlwmnn+dOe/u dF9bw3q2ytiDI9tYnvs9Fc3Dz2DIWUSGMQpVj9ux9/OwNtj1nOjdbMhlfobTO3a12XqjGO5gdFJv Ii71khF7o8kk93lMy9i9LJMZ+c1dpzcwG9mxcBJ9kg6g0maTOa6T7wCI5ST7Cj5k8XsbMZz6q+Lz QPYhRD1TS6dyKE1jRpKhBo1qHFM1ObZJsl9j0si5GGOe4LGO1krokNY9SZ7+MAfnv8T/vfEZO/cd 4sCebXw0exrTvryNl14dxr2Xe7n4/XHZtUR0/DvG1cvJ/vxL9HoDpR4V89jSO5qVYy4nu3MYCoWi YumdhiZXj7GyjjW1KaQ1vWe9yRtD/2ThwL4MTluEruBL9PodbP18Oa+OHY564SFiX5rKsw+19Ohp EtIikt4D2rD73bd4d3cbBvSO9P4jYDnGrvxc63FZs5ni43/Cn3v5cv0adDodudsPnLcJ4e0Tz0e4 rwDrXCq9J/PBG4MwL1TTc/AUFus2s12v55ut61n+6nMMVr/KwdgUFj4bTZi3vPnUhIiBE0mP+ZbU 6GGkaXLQ6T4k85mhJOU3R50xkhjHj1Yg2wL8xYldm63lqctjc/FvwEn2frne+lnuVxxw6R5a0Rsl fuIgHgzzFuwKo+OwMah4G1XMWMckYDrNVAZEjULbLpUlU+yTv5sx6d9meGwyWrrR+24o3mA9li6L 41w+y4G1c3n86XGMGfIq6w6crcY+6ptAj1E9Eei17OiN8ggTh93n4xpqTsyYFNS8jardQNv5r0On SSOunQoNo8gY08n2QNiEiIEvkaUCjaorcWlLbWX8IZmJPYlO/ZaYlLE8EXmV+x8RQgghhBBCCCFq yD7xfJT7Cqsa1rNVJjSiH9PT76IwdTADbO/COZnj6ZWUg1KdwpiY5s4bM3D6c9aJ3gdMRaPTocvJ 5JleSeQrnd+xbQJ813f0RolXM+zBa7zno2kUw6aoQaMi5plMcnQ6dLocNGlDiUpaT7uUV5jimPz9 BPrXxhL7ghZU3bibXWxwrx/S6cjVGzEDlgPrmfb4CCaMeZZZ6/bbhlELbB9C1DchFovF75rEkBDr ZWkyuQ/LZWM2ol/+byaPyqAQgO4kZ01CPTCGCOdx8MqPoF/5NvMXLiVHbwQUtI0dwXNTJ6K+vxUV fQ5KKUhLIE7bgzz9FGIdFdlmygpmEBW3AVWejpmx9hvVX5j2bkaTuYCsxfnsVaZYv0chaVFxaFV5 6GfG0hTbfBCjVtJiyhSSOiqtNw2zEf2aD8hKfp3941ewamJHn8N8KRTWNZ5lYUtzBiS7pK1yljP7 2fahhqXaj9AWGmyfKonq/w+Gj1AzpFs4Cq93xXJ+W/sSUQP/zbGwsazU/5M+13jptWHejaZfH5Ly PfqEAKBMrigbX3zn2X48ltEhay2fqNt7RujOGVg5/knUy36lu7dtLH9wYFsOS5e+zwptAXttHyui BvLMcDUjh8TSVuEt+FA1s1HPmg+ySE619YiJSSZrspqBXoZx83/bMxg0TxOZlOPyqYP93LOfs6e/ JWvQYFIO/IO8janEeg2kYA1uGLbyWe57PG9Pg9frqIq/b+dIRwjn9upIUb/MN1FTeWfOQNo1+TPA fXgc1fPC93kWqCrKqJr5qr30VVNA17KF09+9xaAeUzgw+kM2Tu/iI5BiZTbqyVv/MQuT7PfwDqjS U0l6oo/HJPSYjejz1vLxwllkFFrTolSlM29oPA97XC9WdV52QaghlUlDygsNMD/+uljz7S8pn8AE e3lJ+mom2NNHPUijpK9mgj191IM0SvpqJtjTRz1Io+/02evW2pBVtBh1hPPQU1iH59q7ivH9klhm eNjrNtWvZ6uCo+4wFa0RH3U2dmcx6tfyQVY6qdpiQElM8hQmq/s7zVFiE9C7fhnfZY2iR8pvjM5b zvTYygJCZRgKPiM3+1+2NPio66ri79s50nGuBF3KaMZ+E8Wr70zl8XaKwPfhvsLG93lRPzWk/DSk vOCUH3/DI7UbSAlUuYnSoyc5d+mVtGiucAqgnGe2C3tG5BIvF66v4I2r83filGMqLeXkObj0yuY0 V1ywUqnS+cuzMwvlpt85ai2AC3teiKBwYc6z6gv29AUzKTtPDalMGlJeaID58dfFmm9/SfkEJtjL S9JXM8GePupBGiV9NRPs6aMepFHSVzPBnj7qQRovTPqCt55NeHdhzosLpyHlpyHlBaf8+Bse8R4l uFAuUdBcqUR5oSvLbZNAeWU2cbz0LHRoy/VX1EXxXIKi+bUolddepDf3EC5RNEdZF+eFEEIIIYQQ QgghhGhALvZ6NiFEbamLSEHda3oXj43vjTEjhUmZH1rH5jMb0efmoJk6DpVGScqknhWTLYkgYpuQ 3XleG48lnL6a3TLeohBCCCGEEEIIIYTwzTYhu2fdkvMyFI3hjPs3hRAXmbod2qtOlWEoyEEze4Zj fH/rWIUvM+6xPsRF2eZN8aGhdWXyx8WYZ3HhBft5FuzpC2ZSdp4aUpk0pLzQAPPjr4s13/6S8glM sJeXpK9mgj191IM0SvpqJtjTRz1Io6SvZoI9fdSDNAZ7+kTdaGjnRUPKT0PKC0758Tc8UlmsoIFr SkSsmpnrSjCZTLalhHUzRxBfRRBFCCGEEEIIIYQQQgghhBAXB4kXCCGEEEIIIYQQQgghhBBC+CCB FCGEEEIIIYQQQgghhBBCCB8kkCKEEEIIIYQQQgghhBBCCOGDBFKEEEIIIYQQQgghhBBCCCF8CLH4 Oy09EBIS4v6REEIIIYQQQgghhBBCCCFEveNveER6pAghhBBCCCGEEEIIIYQQQvhQrR4pJpPJfdVF R6FQwEVWFhdjnsWFF+znWbCnL5hJ2XlqSGXSkPJCA8yPvy7WfPtLyicwwV5ekr6aCfb0UQ/SKOmr mWBPH/UgjZK+mgn29FEP0hjs6RN1o6GdFw0pPw0pLzjlx9/wiPRIEUIIIYQQQgghhBBCCCGE8EEC KUIIIYQQQgghhBBCCCGEED5IIEUIIYQQQgghhBBCCCGEEMIHCaQIIYQQQgghhBBCCCGEEEL4IIEU IYQQQgghhBBCCCGEEEIIHySQIoQQQgghhBBCCCGEEEII4YMEUoQQQgghhBBCCCGEEEIIIXyQQIoQ QgghhBBCCCGEEEIIIYQPEkgRQgghhBC1zMyZE0cwGo9w4ozZfaUQAqDcROkBAzt3/syJcov72roX 7OmjHFPpAQw7f2DfiXPuK4OAhXJTKQcM37Nz33HK3VcHg6A/xkIIIYQQwUMCKUIIIYKS5fg25sbd jEKhQKFQcHumPoBKCDMm/UJ6276rUNxOou6A+0YOZqOeXE2a0/YKwhMzySkwYHLf2MGMyVCIzu17 it5paHL1GKXuWFyMLH9w4Iv3mTG0Czde15bw8LZc1/weBqRl88WBP6heNV0ZhgIdmrS+FdeZ4j4S M1dSYChz39iF2agnV7eUtN7hTt/tS5pGV+V3a+4vjn/5KnEt7X+3N5l633cUOItRv56czETC3e8p ukIMpurfVGrzHheemEmO3ONqyEK5cTNzVdHceHMkDwx9gy+O+v8Ld/4Fe/qA8oMUzFVz/403E/nA KDK/+LWa95fz5U+MBa+iuv9Wbo7sxtDMLzgaVAmsB8f4vAie+7IQQggh6h8JpAghhAgyFsqN23gz ZRLTCnwHPypl+oZFk1+l0P1zD2cxFvyTuPBoBidluGxv1KYyNK4XA6Zt9FJheBZjwSsMiOyNyu17 FGaQNDia8Lh/UmA867xGiIbNcoJdy/6PR3qOYk7O104V9LtZl/EMPR/9J+sO/+nylSqZfkCT2IPI OBVJGflOK4rRpqqJi+xBouYHL8EAp2tbNY6MQqPTunwyklTERQ5lWsEhPC7vWvEnxi/fIWXUbAo8 E+fJfIiCaQMJj36MoalanFNLYQZJqt5E3jkOze5Agz+1f48zalMZOjiazs+8xQ65x1XPmWLefTaJ aZ/uBqJ4esZoeiovdd+q7gR7+jjFrndf4vFpn7AXBRFPpzCp5/WEuG9WZyyc2fU+zz6exqd7TRAx nBmTuqEMngTWg2N8PgTLfVkIIYQQ9dXFEUixlGEoWEeBoew8t1T6ixO7NqPT6SpZNrPrxF8AWE4Z KMgtxHDK+n+wcO7AV+Tq1rH9wBmXPQc3e7p1rCkwcMprIdu3ySV/1zHvx6H8OPv0Beg0b5CZmUlm loaPN3zF3qDsqi+EqH0Wyk/t5xvdfJ7qlcDz2iL3Dfx0Av2i2aS6VJx6Y8akf5vhcemVBFyMFM5N ZNSy3S6VrWbDckZV+j2gMJ2RM9ZyyKOCUoiGqJzf8uejGrMUg+0TRVRvhvSPoa19k91v89LiHZys +FLlzL+gSxlOkrbYfY2TYrRJaSzSn3D51HxoLTNGOl+jHVClLyU7XYXS8Vk+c0e+TWFZbV6k5Zza /zW6uaPp1e05tAZ/auvOcmjNXEbOdQ4UeWHUkNQngwK/01ub97juJGdpyEru7vjEqE1m8L+3cf6r EC2UGzcyK+5mFOHTfOffZKDApfeMf72WLrzT7M1dzOuf/gy2IMDzj/ydS9w3qzPBnj4L5/auY8Hr a60B1IjhzHi+FzdcEkRRinMl5C5YzKcmbEGKJB65oYn7VnUo2I9xbQum+3J1+XkftCs/yOZZ/Wmp iCatoNR9bZ0xG/XonHv3hCeSqQuCHo7m3Wj6Ovdc9bH01WCo67S6OIE+cwAKRTh9Na6/40IIIc6P hhVIKTdRajTy64kzLhX15pIckuMGEJecQ8l5/XU5x2/bF6NSqSpZFrP9t3PAGUpWTSNu8HCSV5XY fvQsnC75lAmqWawp8ecBL1jY063iicdTeUfvLVBi32YCC7b/5rbeQrmxkAVP9aZDdByquTp2FBfz ff4iRid04fbOamat+Z+PAE3VPB7YeqehqXQoC/8eVD32q7iPxEwdeo/WmWcwaIZ6PogpFD4eesow FGhchiHxPfzGWYx6HZmJ91Xss9oPpP7lu14K0pcJT39i3DyHuJYKwtMKfFZOeZx7Xs5ps0FDX4/z zX1xPf889hvIuWTaQWbvcBSKoWgM1QkE/0Xp5pl0uekWYlRTWenXS653ZsMnTE1d5/6xJ7OBlVOd eq3EpKAtOozJZMJ0cg95KfYKQyP5M7ROla2lFGoW4Xi1VqqYU1DCSZMJ0xE9WueKRs1HfP5TdcpD iPrFcnwbb81Ywm4AFLQft4KvN3zE4uxPWKt5ijAATOx+93O+8ev3xUxZ4RKSNfYgSgdUczZQctKE yWTiZMkaUmLsIZF1vP7xt073zDP89PlHaOyxVOUotHu2sGjiIPpPXMSePVrU9q8aN7BBf8zxzZr5 lc1pj3DTLQ+hmvahI6BUJfM+Pn9ntaO1s1L1NvojJ633ItMxSvJSibFvG0h6q32PO8NPWz+vuMfF zGHLkU+YqR6IeuZKl/QYtZvQ+3U8q+ssR/UfkDp8DLMr66Fo2kHmgF7EJa3nhvSlaLVatNkqeF1N XOQIMt0CbXXHQvn+z8icqbWeH0EXBAj29AHlP5OXmckygylIgxRn2J/3NjOXFQVpkKIeHONaFWT3 5Wrx8z4I1uN79BuWp45m0OzPvLw71h3zIR3jOkejSv0VVVY2Wq2W7PHwuiqazs+8z+66HCYt5Eoi +k0gPT3d6zLrBRX3KEBxtYLGQXOpmDHplzHZn3ee+urcAbbn6tCtcW587Ma+Tf4uTnitLzrHiX16 CnTvkZWZSWbmG2g+3sD2vUE6b5UQIug1qECKed9KRoSH8+C8L11aO4a26UP66lXkZfQn/LzmuAkR 6mzbA5bzUsav217lEQUoHunGfa0bA41p88iLrF7xLhkDwhvOgTDlkv5KDj+e8for5oWFcuMmXhn5 NC99exdzP/2WQ9+uJXvRIhav2sxPxWuZ12kfs594itTV+wL/sTPt4LXhA50e2JaSfsN6kuJUpOh+ 8dJqw78H1YoHwSK62V/Ys3qxP1VFdOcX0B1yDqaYOGjYBzHJZGm11m0dywImdVY6Hf8T6DNHEBmX hPaG8WRrtWi1SxmP1jr8RuYOpwfisxzSvUDnaBWpGyNJz9ai1WaTpfqVVFU0ncfpAmgJ71++65/g fZnwUH4E/fLpDB80o/LhBvw8p0OuiKCflxcB6zKDF1QPoOAyrlY0IqTGLzf+9gCpjIVzJ45SMUz1 HTw+bzYT/u66VZXMv7Am498VFYCVMP+0jVX59jRHkTx5PAkRTa3/Db2O2ORJJDsqW/+LvuS07Yul 7Cs6bFuhpPuUFJI62q5jRXseVQ+gIpTyLVuKjzr+V10eQS4vwTP/VCdg6jTfTK20xHMPAIfTO00T WKtxsxG9LpPEcHtQ0FcgG2v6DQWu82sEEiT0i5/lWust5qs6NrVQ1n45h7FgFW9+batIClMxbWIv bmgSCjThhuju9LFvavyW4p/9CS4eQ79hQ8VQKt3H8kJSJ5S2H8xQZReSJw9z9C5xrdC3/e7atB3/ JI9c18jx/9Dr7qFXN3s/meMYj9uu7Ro7xwnjwYrrMmIo8/41mipvY6cOYyi25zSG8Un9aK+wPxk0 Qhn7JGNUgae32vc4/uLkMft9S0n3IQ8T6Zyezn3obU+O8XeO/+Fx4tWCvziuX8HMxD7cFv0y2yL6 MeIeazjO0xkMKzNJLbyL9C2fs2jiIBISEkjoP5G3CrWole6BtjpkMbL535ksNpiASIaljSIumIIA wZ4+yvlt8xKmLdZbgxTDJjIxLpiCFGD5rZB/T3vXFqRQkTbx4eAKUgT9Ma5twXVfDkwg90GwHNez fOYout0Ww4Rt1zNqxIPum9Qd8y+smZWOhlFo96xkpro/CQkJ9J/4b7bmpdJOO4XnVxq8vJtfICGt 6DzyWSZOnOhlGcuQe5tzwvQAo0c8ROtguZxN37Bo8pugGlQR1GtoTpewZoIK1RNP89w733DSWxWT fZsF2/nNfX35IbYuGM1DHaKJU81n9Y7vKf5+A4tGJ9D19q6oZuWyx1eApioe7yJ9SdMUVD5vkj+N Oz32a21Uq9MbPa6PShtOerwX+HgfyvE+15PHu2el71pV8CffNVKb7zv+NWx1dT57hlVv3x7Hr7K6 A49zzo9z2W+1cGw80lfZuei9Ubq366cmGkz9faUuackd3XsTG9G0yrFzzcYdvJ/Wt/KKkECV7yf/ nff4lEeZ9vJAbm0SAoRwSYvb6R4fQ8QVf3P/Rj0VRmTMg7T6dDELckvwa0Auy29szUpndsF1jJ8/ lTFd2nGV42XjEq5o8xCjZ75MYsRuFqev5Js/3H8dK2N/sW5Fct5S2wPbICZmZpEeU4omeYlT68tA HlTtLV17u76wq6ezasscYoxvk/yG51AXynt70D8hwbqtY4kn1l6pgb0l/bfEpBfw3aKJtu0HMfGt lWjVzSl8PZcd9jTbW0rFzGHLd28xsX8CCQn9Uc9cxpb03hg1c3mjsKofqkDyXb8E9cuEM0sp+uXp JHbrRPSEr4gYNYx73Ldx8P+cDlF2ZqTHi4BtmTCYexV/Ymo/iBHdbyCkRi839tZQJlSq2niMV9C2 9ySy8pbz78QYWgb0K3WWQ2tetbVgV9J9wUJmOMYUcufW4lrZgx5Rbud+01hmltgD4uuYGKWwfm42 cewn+8t1O7rdeb3Lj2lomztx1NHWBj+DZ1WrZsDU7/lm/GEbaihaRer+XtbgcvZ4btAmEddrqlsQ 2gfzL+jG9SVa9Tr7VQudWp6riO480W2scjMmfRYDIuNI+irSEcx2BAkDCjj74me5no8W85Uem1oo a39ZDrI1ZwPWMIqCDs8OoWcrp7H2W9xIB8c1cYaz5X78lrsELKFttztp43I/CKVpVFdUXgMBzpTc FKZwfeA1/8HxX+3bNkPZ7DLntbWgPb2Ts8jTzSPxwRuqftj2da+xc0mvv2pwj6vKH2WUBpqcgJ3j 6HfrWH/6IWbrclmdMZJ7mzV238jK/AtbV22D7n2Jj7zKZVWo8lbu76DEWLSPIzW+1mvKwumdOhYs 2Q6A4pGnmRAfTvDMShHs6QNOf89HC1ZYe74p+jB+Qm/aXlrV292FVMbOj95hyW4T8HceGf808W1r +/5SE/XgGJ83wXBfDlQA90HAcvQ7Vqw/R4/ZOgpWz2X4vde6b1JnzD9t4h1NMUpVP7o6NWyARihj hjJG3Zz8Vdv4qc7v016cLubjrBwOx6sZ9uA1VdYnXRDmX9ClJJHKaGYlPYRziTZMB9iYvpAVP55y X+Fb+UE2vzKW/i/t4r65ayg6tIN12YtZtHglm3/6ns/m3c//Zo9kYGou+/15LnVxAv1rY13eRbLT r0WbFEevlDVe3i38bNzpeMdJZWO3dFuj2oWo9r+OKrov41ze+8ycOriXYrqTbGsE6bJM6kwrx43O 6X1Ie62tAa7tfWhobyIHZKF3qjQPrNFwZfzMd43U4vuOvw1bXZzPnmHV3HdAdQeBnsuBqIVjE9B7 v71R+gy+uvdl27VgbZTuef3UTJXPEAExG9G/79zS0kcky/IHB774gH8925fbFQoUt8eROOUd8vee dBvy6QT6xZNITFqCvuwQ29+bRWLvSBSKSOImLGTtHvucJ9btnpm2nJ+Ak5teIzkx0fq9Pyzwh57F SYkkLdbzh9PePaN0zzE1LZMfI0agXZDAzVfURvHYW079RmzKBFR32CvNLfyhX0JS4iQWV1V5Un6Q ggWTSHxmJiv32K9oC+VHv0O34P8YFB2OQtGS23s/w0zNf9hnqmZUvcYa0+KxsaQOg2UzF7PBWHUo xXL0az5e8l8U8SN4Klbp9cEk5Np7eXykClXkWUp/r3qfDo4X60TUMc0rPlfczcjJw1C6dMMO4EHV 5wt7KIrIhxnS3e2F3a0yyDd7pUcnhsTfjsvjemhLOtzfHowG9h2x3nCsLU1xaykKcBWR8X3pzmGK 9pVWcbMIIN/1TDC/TLiwlPLdis2c7vEyuoIVZAzvRDP3bewCOqd9sXB6Zy5Z2t+JnziIB8P+VqOX G/OhNaQMfBXSU0mKbuG+OgChXHnPaLYV/cCOlTNQx7Z1vQb8YD60llnJb1tbsMc8x/TH78B3mNq1 xTrdori5qZ/3/EuimPh9JS/XR3+heK/rR9Xnf/DMt5oETG29jXgIlWMYpRqwDzWkTCHvw+moExJI 6P8smSt9B6Fd2YNloNZuIm/miIqW51vXkNJuPUnP51S0wLL/vZg5bFll+3u2IGGhdhT4FXD2JZBy PR8t5qs4NjUua/9Zfi3i8zz7Sd+eXvdHcLnzBtWpeHcJWAYqjKgePWy9VYzkL/+MIsez6FkOrXmD GfaeGjFP8FhHX8ctUGHc8+wHFP2yjZUz1cS2udJ9g2o4i7FwJcvt6VX2JP7elu4beVGDexyXER71 gFP5raTQ0errLIc2fYLWfmi630OHluejP0ATItRL2ZI9lad63Eqzylr0h7ZHvboE02o1EW5ZNBt3 8WUxdB/QiZv8zf75YjnI5iXZbDQBinhSX+zPLU0qydeFFuzp4xzGzR/w1sYDQGu6pY5j8C1XuG9U pyzGLSx5ayMmQNEtiRcH30pQ9fUI+mN8PgTTfTlQAdwHgdAINZ9seZcpT/Xg1mbBFB6zV/gq6RDR Co+r1v6em/85W4NuOFz7fac1o5N6ExEUgVv7s/ANpM8ext1X1vWP2wUQGU1Mq3xeX7COvef8CXr8 xbGt7/Dc7K1cP346/xzTjYir7NdECJdc0ZbOo1/mlcT2GBa/wfJvAnsitg8jrUxewoe2d5H+E+ex 0ktj1kAad1rfyUvdGtWOYOaqFb7f+5R306O/e2PdBBJiIyrepZ3fhxwNcCveh5SFH/DxDnsdQvUa DbsLJN81UhvvOwE1bHVzPnuGVWvfgdUdBHIuB6zGxyaw9/6KRukrWGXf1tEoHY+810Tt3XXtkaJR Rdxrj4hmd8M4wz2SdYb9q6fxSM+pbGzyKHM/28ymhcNp9/Mi+vabzLJdJ5yCKeWU/fwl2tWfkT0t hXl7WtJrzAy0i1Rcs3kG6mQtO09bgMZcc2dP4rvcydVAozb30ys+nvi4O7jmUqC8jJ/Xa1n/c1nF 0FC2KF1ycSSLig5jMh2maMxVfKXdTWmze3g0PsoxfERNWI5t4fWUN9nd/h+88PR9NHP89looL/uF 9dov+bmskgGrLCfYpZ3Nsy99w9X9htOvne12eLqIt0c8TuL6JvSbpWXLljzeeqoV21IG0n9OIcf8 +X05HxrfQvyEp3nk8BJeytpaRTrMnPzhS3KPhXFH7F383deDScg1dJ6QyaJFL9Gntf/tLexDWigj 27i1ag/liuvb0sEl0BDAg2olL+y+Xeb9wdGFfWi4bNQRbq9d5iMUf7kbuvek803WdaERalabSlit bl+DCzmAfNczwfsy4Sa0PepPPid7ygh63Hp1pcNTBHZO+2B/ib7+CZL6tuPSmrzc2HuytHuO2Yn3 ULNX01AUrW/jzogWVOud3p4WI0Bv0mcPI0rhO4ziHuBs2+FGrjbqya3xsEtnOfTlZjY6/n8X0R1q EGCqleBZdQOmZzmkm8bAVEifNYpo/2+/PjkCwFNUxDgqdUNRRA1hcnJU1fMt2HviKeMY3LW1a08g ZTSjxvRF6Xyu2ofmaHQlV17mvPUlXNHMteV64AIoV58B+Oq2mK/62NS4rP1m5uT/9Gywt/NQ3M+D HdzCwX8cxxhoTCRUQdhNFQGivevWstWpC7fZuI2Fk1LI8LrfUJrGjCRD3cH638IXiG7ZjzTNcjIT o2mnsgVclWqyXnuSKJfGCDWhoPUdtxPRvInXhiH+M6HP7G27D4UR7pj0vTspS1J41CXg7UON7nGh NI0ZxRL7HCqF6cSFD/RefvP6B/AsdCGYMRkK0el06HIyeSYmmZ+GLeLtYTV5VqoN9kYMtiGpVGoG R4XV8DypTcGevopW4dYhs/qTNPgurgyqBJax8+P3bBOZR6FK6kfUlZU8h1xw9eAYnxdBdF++aNnf U3xpRMs2ESjZh+Gg383AL4wg7I1ibTi2lV7aV3k2qqbPsvVEi0d5NnUgLMtkwYaDXubjdWP5lf9+ nMtuxSNMfKoz13g7cCGteODxIQxT3YSp1LkOsir2xq/9maK+n4qxRa4iauSzJCv1aDd876gg9r9x ZyWNahW3Ez+kk0ujWjjLkX2GiiFwK+G7AW4jlB3ucq1D8PnO4qPRsA/+57tmauV9J5CGrc7OZ8+w 6u47oLqDwM7lQNX42AT03m+v04JGYU1x6QscqqBZc79L0C+19E5hnxAU1NqFTLcNC5PQ/1nmL0lx afFpOVrIwinvUjp0Nov++TR9Ot/LfV0GkZL5CpNCP+T5aToM7lHmY79w6q7JLJkxioEJCSSoxjBx xIOYNn7OFsMfQBNa39ebR7t0oBnQuO399EpIICH+Xlp7rZw3U7Yjl9cLOzHlhafpFtEUaEpEwngm JzdC884mry2vA2Y5hv69N3hzd3sS/zmSh8ICfZj+E2PBm0x6fiM3z8sgrfcNtkpWC2f3/cgeZS9S XkhiSJf7iYrqSOeBoxg/pA27l+Tx36OVBGfOq1Ca3NKfF1O7cvDNN3jP68Tzdvab/3Xc3rZFHXQr N1JsOEwAHUSr5LWi+9RhDMWn4VgxG/0dpxDbWPo6HTrdh2Q+MxDVT/3Ie3uIHxUW9htiKyLbNK+t i1zUC1Wd0569Uar/cmNrIbC+M9olo2qxIrI6zJiKVvOGbVJqZfKzjKzqxcKttfvpoiye6RzN4KQM p2GSitGmqomLHMq0gkOVB6hszMYtvP2G0+SkyYn0dw+MBsDrPQWcjpsfwbNqBkytL2qraZc+mcS7 nR7Eqq2ye5OC6yPauL0geGEPjHRoy/UevUbtLwPbWLXV1nW36e30UEVB8bcUu4yjepIS/U6Mynvp 2K66IcAAyrWSAHx1WsxXfWxqoaz99icH9+yqeJGLvJU2bs875Yf3ss3xvxaE+VO5GNqGnk/1dcyB Yq3MD3OMd3tleA9e0NonovemETf2UlUM/UU+GUlPk6ottk5cn65ly9ZM1O0rXhuCWxTJeUuZFnud f7/rNb3HhV5H7JQ3nSakdy4/QDkKbWEwlt9ZDm99C5VKhWpoKhu7jeeZrjdywRrsWs5w4tdSTO7D hLj0BOjGMyOjUVZyyzhvgj19mDlz4jdKTe7vMW69UZ55gi7KC//mAGA5c4JfS00e8za69kYZysgu 19dNpWvQH+OGJMD78kUstFUHusXg1kPUymzcTMbsZX5VCF9Y9vvONaiGdwuO3ii2hmPre6Xy8qM3 XkTn3ZW0j3+a8Y/8zqKXlvCfY1WMwHJyD1/kFsMd93H3330Nr/g3wjqP5c1FWUzvc6P/92t7RbUy gjYt3Spnr2hFhFvjKP8bd1bSqLYyXt+JXPlugHsWY/G3FNOJAZ1t51Ml7yyB8D/fNVFL7zsBNGyt cD57hlV/3wHVHQR4LgemFo5NQO/99iGfjRR/uct1HlTTXvRfHUbZK4p2HvupntrZi31CUI9IUShN Y6dRYtrCzNjmQDlHv/qc9w1tGNDvAVo7VTqEhN3L44kxmHJ1fP6j8wBcgPJhVP1u4wrH5k1o0fo6 FPzK4d+r0/2ziuht8V4OnqrW2eLEwpkfc3glfROthk1kQo9AH6bNnNmTw9QJr3N4xHwWJN7llP8Q Gt36BK8ueo0U5+GwQq6m3d3t4dghjpxwf7y/gELCiHpyDKOv3+TnxPONaHp54wDLpyqVt7IPbdmG SCU1uDF4YT5EYfYq8pWjyBjTySmii3VojNTZrKAnGbax+qzjFLpPIF/BfHgr81UqVKoR1snkn4nh +iurvq2bjV+QvXwbSnUKY5yj0KKeq4Vz2v4S3aovw3uFO4KX1Xm5cbSGyniu7lvhOc8T4fX6q5rx Qy0fumfSIZ+5I+eypqpxPE0/sCztReYW2nYUk8qSsYGnJTBVBc+qyfGilsGSZzsGPMxa9bkH7NzY Hup8sV4HzmXSnJixM0hptxrVyJlodDp0uhw0acOITj1XR61Ia9hivtaOTRVl7bc/OPLzQcf/wqLa oHSJk5Rz9JefcIx25+1h3atGXNcjkSkqX2HetsTERDn9vz1tWzW2lu/u90lsF060KrViCCoXxWhT 30H3v6NVBCGDiZ6MuD4kLtzm+nLgp4Dvcabd6KaOJm6uY5YVV8a3UcWMZeGO2p28sebsFREmTCdL WNmllLfiVEzU/OD1Wav2WCg3bmbu4E5cd9OtPDhWyy7HBLYWzhk28q6jJ8CTPOYY6vdCCfb02YYy njuMjte14cYHJ/Ke8ygF50pY/+7qit4oj3VwbW14QfyJsSCDwR3bcdONPRn73vecciTwDwzrP3Lq jRLPHZfV7ptN1erBMW5wanZfvqgo7uSJyU8RU/gC0Xc+Q2aODp1OR05mIu3CM/nz3ocqGk4EC3tv lLoMjLooY/eyV0he35mMl/twnV8PjQ1Ik1sZ/GIS3Q6+z7z3fEw8b2M+so8iI4Td3gZlXQTAaqU+ 0YnXCm/7EK5HKd64MICJwsswFOTarr+xxKhKGJb3L4b5EbzxXUkfzGrrfcfV+ewZdj73HXDdQW2f yy6qODaBvvc37cTYJam00yQzcupS67u2bilpAwaTylMsmVJ7983a2Y19+ACvkSJn5Zw4cohj3MDN ra9y+zFqjLJtOGF+BUcu4aprWtZgGBl7C2sfqsyHH879jxXT5vEpj5A8KS7giRD/OriR+ROmknPz FDRpD9PKV0tXyxlO/Lofw049en0Rxb9UMd/KBRIS1pmkf44MbOL5eq2M3ctmMXKuEbV7xfLfrqdH hpYVW1bzln2MSecJ5FMzWWnwPOetLQdMmEzHKFnZjdK3htNr4nJ2+/xRdKrI3dP34nzAEpWw90b5 zbMlZ6AvN6YfWDY1WFpD2eaJKDQCHTyvP1/chg2C7iS/XUDJSfvcJ8coyUutGI/UuJp3Pt/ns8LQ bNzItAGPkuRora0m67VxxCr9SItPtRA8q5aK3ka1ex+xP/C3IeJ69+p/++9yFT1sQq/lzm53Qf5q covcfu/MhyjImO8x1FOosiNDJ8+xBq9VKlSqoSRlQHLWGBJublEH529NWsz7e2xqoaz9dprjxuOO /zW7rrnb89lJSr7bWfHfQJ6xFLehfms1W7TpTj1LlMQkL2TFllxeG9KmYtu2N3Fji0us8zb1GWUL oCiJSV7MlpJj1uv6iB5tckUPC4/gQdBQEDVxnSMYsOXtZNu9qBjtCxOYscaPyRJrco8z/4IuZSiq DFsQJSYFbdFh2/cOU6RNsX7PqOWF2LG8VtVcf3UlVEnUPyYyObkR2hkfsqOy4QNqLIS/XdGCa8Mu A0wYsp9DNfMzDpdbgJN8/+nH5NZpT4BgTx/wtytoeW2YdW4zw1LGqOay7vCf1ueX7z/j3dyf67g3 yiVc0fJarB3uisgeM56Z6/Zbe6ac3sWn735ex71R6sExrtdq4b58UWuEMvZ53t2iJb1bEalDVahU ybxVGs2SosU8FXHOo9FW3XLqjVIngVF3Zkz693g2aUdwNGKrE3/jyqhBPD+6td8TzzduejmNa/vQ VdZKPrQ5bSJbVd3SPiD2OZmao84Y6TREkk3+FJJXlBOXYZtA3jZRuPsE8g5mI1vnT0ClUjE0tYhu 6U/S9forqn4fqrTRcF25kO87Ts5nz7Aa7TvAuoPzei7XwrEJ+L2/EcqOg5icPZ4btOOs79qqcWSg ImtcH272qyGffwI7Lr7YD0CV7IV5GYrL3Id1CKXx5ZfTuKrCrBWhNO0Yz/iYbcyYs5iNhjIwG9G/ n8nsjLOon+rq9/Aa3p1hf94SMnL/otu0CQxq5zLlqh+OsyvvQz4sgPu73Ee7K9zLCig/wne6TJ6J 7cB13ROZuSyXzQWF7Pjfb+5b1pFLUfZ4mrRKJ54PpbGiKYrzcsztXde8R1ztrRRqJZpuNrJj4ST6 JO2gW9a7zE1wu+EpIohNSCA+Sun6eWhrug6OQ+k8DI1XjVBGDSZl8jDQvsEyx0RgrszGbSycOJyk jR3JWjudhIvyAashq+E57eiN4q0lZyAvNyfQL0ojaWNVFbkXghmTfhmTU9dZ/xvzJIk9XMfP9Cn0 cppdW1EKbdOnM/UfHZ3mxmqEMmYgQ7rbKyK9lzu2IMqM4YkVPVGUarLWvhKEQ974w4xp90dMDZbe Rh6uIvKJsaTEfEtqdE8SMz909OxIbBfD7D87OFW4Yz1fM0cQGfcepfHZHDFZK5FPlkzhFsMbRHd+ Ad0Fr0ivbov5ID025j84/qt9Jvm2dGp7jWuX+L8Os+s/e2z/UXBHtzu40a+L1CZUSVTCRBaV2AMA JaybOYL4yLNsW1UxYJiyfxThl5RS+MZc21xJQMxzzH5xMFH2gKaiPQkpk0h2XNaVB0iDgiMYYO99 U+zfELQ1uMdZJzu1D5vWn6yFL5IQYb+fNSUi4UUWZvW3/X8dr3/8bbXHTz7/7MMH+DOfVM2EXNEB 1fRZTI5tDZjYvXAm0z8p4eyxb8jRfAFA2GND6F9HPQGCPX2EXMWtqsksmPywtafd7rd5cfoa9p79 je05OrYDhPXh6f7uzzAXyt+44taBTF8wiVgFwHYWvjifT/ae4tj2T9FsPwa057GnH6mzStegP8YN RXXvyxe9RiijEpi4aLvT77maWMfvi7cKtzoSbL1RHJM2R9LerGeNztroTafTsWargbPAWcNW1uhy vcx71oCEtOShpEkkBjTxfH1mffZPG5nOHrV7xfqlXN/jRbQrtrD1LfvE9M4TyL/K1JUGz2dc+9Bd JhMnS7LoUvoecb1eRLO7svOmkkbDF53z2TPsfO67Pgrwvd+0g8wBvYh76zjx6+0NwI5RMvs2DAsH 0nmczmnu9pqpnUNTRZebCk24ulVVkww1p23LK87/j5WiPXFDeoH2BR6NbIXiynCil8GQPK1nRXiA LMaNzJ/yLoe7jWf6sDuq8bDfjNvVL/HKuOvYOG0mC78sdZtnpIzv3n6WHiodVz2by6Fv16L5VxrP TRyHumeEy5Z16tJwp4nnt3iZeP5Srr35Du7AyDfflFDqsd7uJLt0b5KZuYQN++yVNbXBe6Q2IOZD FMwYRewLvzIs7xPeUt9Wg2FWKmOvRPc+4ZO1IncoL+zvR169GvNd1C5f53QlvVEc/Hu5MRs+YWrq OpTd/o75q7WOh3idbi1bDWXW7sJb16LTFVbSpbi2nGZ3QW7FeP+FLxDd8krHHAqKq6JJdYwntBet 6mbr54k6jLSgQ/Rdjj3t3fgd+9yT61YRaTQex3XgSesQQs90ftRlOK/auwZrGDyrDtM3LHp2Chur 1QqmKrYKTa/deO1DbnobR9VVqLIbU95diTY9ko2pI6ytTd4qJXrJej586hZ+dWrXYT1fv6V71jym J7R33J9DlR35x4tTSG+3muQ3tnncUy+YQFrMB3Rsaqes/RLSGEVYY/dPHcx7v2L1F/YK7Lt57MFw /ydMrIR9eAGrKFQ9bqep+wTrvTtzh/v8TS7PrEZ+OmbyfMm8oM5g0AytuG8l6ry0yr2KmzveXfHf n45xsspEV/ceV86R4q+pGNDrappd4T6s6CVc0exqx/+MOXpK6nBEWbNBQ19FOH01u+v4WIZwibIr zy+YztAIBVDEsqSXeeXtD9HtNgEPMHJIpzrsCRDs6QMuuZ4uz89mwdBIa6+KZVN44ZW3+Ei3E1DQ fmQ/HvL6DHOhNEbZZRwLFjxFBIBhEUkvzOHtjz5jN0D7/gx56Lrz/x7rUz04xvXC+bovC68ckyP3 pPNNVQ8vdP7Ze6P8ja4Du3BrHQVGXdgbLhu1tgZvTktSBoUYKcwYh0o1gflbg23IzdoVouzKhLTK J54PaazgasX56LXv9Bzpbcgj+3Oo38PYVuYsxh2LmNhnFBu7vc3auY+6Vaw3JSI2noT4KKdGMliH xu3aD5XSSP6qbZUGeEOVHflHyiSS0TBjmd77+1BVjYbr1AV83wHru/956xlWG/sOsO7gvJ7LtXNs /H/vP4NhZSaphZ3cGoBZG6W/OPs52jnN3V5TlaXZf/ZuP94OgAv78F3eCvM0PxfvxOh12K/aZqas IIM+y29j5ZGTtkpDE6Z1M1HHRtSsItxyhP9kzWeR4Q5GPz+IKH8mVPWmURt6v/wv/nn/90wbNYfV +52Gfjq7jy2rtmB6YBDD+t7CVb6G/apzIU4Tz2ex9D8VY6jb1ze6OYYh3VtzbHMBO3711msFOHeQ 7drXSJ33I+cU/r88hd7UiQHdvU2QZO/yVvWFWynTD2ie6UfcsmuZU/A2U7xONFhKQVo0ivBpFPis ILOlw7wbTd9wFH01GHxt6qGiInfZDf9HwbvP13AoIRHMqn1O23uj8CADe7YPLLjr8nLTyPZ3wKhN ZajzQ7xqKEkZ+bYJiYeiUr3F1sMXuqV/INyGeMz/nK0/uQ2x59LSHtp2uJEWFSsx7V7ORMcQQrYg ygW/Bn0Fz6rD/gDSnG7t/+SrNRWt3XRrtmKwNndj6xodugJDFb0nqsu/1oihyigSJi6ixO3321oO 9jKpbJI74LKmhDUCo3YTep/35wvBnxbz5+PY+FfWVQpphOIqeyDlOPt+K6NiCtAyinJzKirl74uj p6MltIXyUwfZ9b0Bo8fE0gfQJd5uq8TyUkFu/oU1Gf+u2K+yBz2iwjwnWC8tcwt+uveiVnJTmMLz 3LigXIMSbNTzP4/z8U8O793t9pmT8jIO7PoBg/GU0wTY1b3HhXJ5s6udhnP8neOn3I9POaeO/17x 35vC/Bya7vyw/jZC/vKVFBrdfndM35O7fFvFOXLehdCkXX+mvTKK9gCmNcyZobHO7XFfAv3vu+Y8 v+NUJdjTBzS5mcenpTGuvQL4mU/nvMJSgwl4EHX/uwmr8wQqaPd4Cq+Muw8A06cZzFiqB8K4T/0I 91nH/qpD9eAYB71auC8LV2UFpIUrCE9ybxFcxu5lmczIb14Lo4LUEltvFEP7J0jq284xp2SdahrL TEfPXOflJIfzUlCipHuWnpNeJxRvaC6jrcvE8+7PKBBybXvuuyMMvilmT6nneisLp3fl8lrmAt7c sLd2h6L3NlRSQM5iLJjH8Nh/sX/YGra+9Q/auzcMqi32ScW9vQ9dsEbD51Mtve/A+e0Zdj737SLA uoMan8uV8e/Y+PXe73UeIcceuOzKK2nko1F6ddRSiYQR1aMHSmMeKzYdcHrZNVNWMI1wRTRpBaXA JbS4/T56KHaTm7/TtYfC6T0Urv0eOnSiY3igQ2FZ2cd8818ZZSd93Vir4y9O6j9k3ps7iUicRNJD LWv0oBpyZUeSXktnGO+SOOk9vrNPGFh+mlMnz4Lici5zDqKU/8aeH9yDFXXMMfF8IXPnaD1b8zS6 mfgx/YkwLOGlVzfYxvF19ieHN2STmXuU9iPjeKCFe6vISoTeSOcBnTzH1DMbyJm/DGMNXqodw2jt j0O7fj7jOroN2+Xg69oAzAfYtCKvIh2O9K4iu/CQW0uSExTlribf3uoWnFopTGG/Ssv6zEQ6VlKB azHtpWD5Ut7L3+M0OaaoV6p1Ttt7o+ym/Wg1fSO83F/9frkJpWnstIofMZflF/KSo6zDwBSVYjJl o/Zj0rq6E0rTGBVTHMPa5JA0LoMCRyWcPe8VLd77R91oG7LoLMaCVxgQVRFEUareRr/qxVoPolQ7 eFYt9uE3i9HaW3w4lnFkFBqhMMM6z8j8rRx2r1OoUhNu6tyT7l6Hc7T9ba8PP/6yB046MaBzAK2l zusDolXNW8wHemzOd1k7C6PdPfYJ4Y/xxccbbc8r5zj+jZbZ//zctu7vxA9/mNsvCwEsnNmzgrGd o+h4fyR39pnJ5y5DgF5GM2Uz27+N5M94o2IuE7ORHVkzSXYMPdWhYsxot3lBjNps3nOeDN1jPN0A z5Xz4hJadrgH+8wtGJcxe+4apx59Zky7PyHrdUffO9swZrb/nPmR5WN7c3PHe4m8cwAvf25vnVnd e5y9NZtdDjPmrHKan+0sxh0a5szIcWxRq73inFmOsSvfOiGqbs1mio//CX/u5cv1a9DpdORuP2Ct +AiNYOD054gpTCcufCBpmpyKrv93xpJa2IGUJaM8xxU/bxrTqvdY5o63VrRbOZ//dS3Y0xfCJa16 8vzc0dZAgI0i/jEeub36M2TWqktuoPfzLzG+vVMFgKInwx+5NbDGKudNsB/jYFfD+3Jt8vc+CMBf nNi12Vb5lsfm4t+Ak+z9cr31s9yvOFBXQyE1jWLYFDVoVMQ8k0mOTodOl4MmbShRSetpl/IKU6rs bXshVPRGiZ84iAfrPDAqvHKeeH7pf3Bq2mHVKJyuQ2JRHPuC9TuMXnutwGkObF/FrNT32XWuseuw tJWxv497mzvC1linZs9FZezWTKRz3CfcMCebd6d0c+txgpd6Vu+s6bD3sBuKxsu8vD751Wi4rl3I 953z3DOslvYdUN3BeT2Xz/exqc57f4BBpEr49/eqFErTmJFkqEGjGsdUxwvMa0waORdjzBM81tFa uRfSuifJ0x/m4PyX+L83PmPnvkMc2LONj2ZPY9qXt/HSq8O49/JqPuBddi0RHf+OcfVysj//Er3e QKlHxTy29I5m5ZjLye4cVtFtV6FA0TsNTa4eo68zszJnd7Fi2utsNEVwX5syvlzt1GLUaXF94KlM CJe2fZRpCybRcfN8XswswFhugcvacn/vO+C/n/BB/o8YjUYO7NqMJnUWHxyoaAcaLOwTz3sfdOxS lL0n88EbgzAvVNNz8BQW6zazXa/nm63rWf7qcwxWv8rB2BQWPhsdYCu0JkQMnEh6zLekRg+zvVh/ SOYzQ0nyNlmXvw+qph28NnwoL2hB1fs2KN7kcYx1uvXojWfdro2uxKUtta1fSlpcV1QanNJhT28x c+NinLb9kMzEnkSnfktMygzGxjS3PsDr32Z4bDJautH7bijeYE2ny+I4l89yYO1cHn96HGOGvMq6 A043Sn/zXe8E8cuEG8uJXeTbjtmazcUcB/7c+yXrdTp0unVsP2B/6AnwnMa5N8ojTBx2n/drKGhe bv5g1/LJJCYmWpfRs1h5pGLtkZWzGG1fN245u/5ymvjT23JiC+lt7d9ui0r7P+vnixKsra3tlW/2 TQrTiQu3/ya0IipJUxH8dfyO2a69uPSKIcUAo3YUUc7Dijkvt2eir27MPsDgWc0Cps2JnbnFsxxN JkyH86zzSnTPouikCdNqNRHVOCEqWo5/RpHT0G9mQy7zM/QoVV2Jsp/DlpPsK/iQxe9txGBvSODo 5fec29wmZky7VzFnRg5K9eP0vKmJ0wOcHu2KLW5BQjOmos9Yng8x3TrQqhp5CUSgLeY9j2Pgxyag sq6Rxvz9wYeJt9cnFrxAr96DeHroo0THTOJTW/cYxSPPM23wzbaWnX+w69N3yTZYV5q+XsWHX/5q 3yEQRsfHnnCaCP1tVO1s1+aV4cS+UNEwQ+k8ZnRoG3o+1beiN4VRywux4VxpvxavbEfc3IpBqyrO lVr01y6Wj7PdpxITGT1rJRW3sT2snDXOsW7c8l38BYRG9GN6em/bNkYKM1REOu4nV9LSKWgLvRn/ 2F2OST7Ld60jPbvI+h/TFl7/cAeOkqzWPc49Pe73tzDCY5Od0tOfKer7z8+ko5bf2L7AOiGqSvUc //76GBxbyfTh1hfLCWtKsPanCUURlcSqonW2SVaHWr8z9HX2q7LIK8pm2oWuAAhpRfeJKSRG2C4M xf3EPXhjcLRsph6kj0u4pvso/plon4Pi73SNu482l3p7iKkbIdd0YaLT+42ia1cebBMcYRSoD8f4 ArrA9+Va5fd9EOAcv21fbNt2GBP+vQUwkDM90frZhE8pOR3ww2EtaUp79Susz9MwHq2tV/tQkr6K JCtvPaumeassrgPB2BtFeOE08fzcebzr0VpXwS3x/0AVsZtFL73JusN/uq23UH64gMWZn2JqH89j D1wbQANo+/vFNpbnfu/UC/wMhpxFZBidG74GyDGM1gFU2mwyx3XycV2E0jSqKyqlt3ecsxza9Ala Rzqc0pv9hVs9p/19yOjyXuB/o2Ff72sXTmDvO39h2lfI8sVa8g1lPgJslTifPcOqsW/P98VA6w7O 47kc6LHxeh4F8N7vCAp5acDuaJR+F93uvDaw4+KLJQCABbCYTCbvy8kSy5a3ky0xtu2guyU5K89S dOSk63Yn9lq2vDPZ0j9KadtOYWkbO87y2kaD5YTLPn+x5CVHWVCmWPIOO+/jpOVwXopFSZQlOe8X p8/LLEe+X22Z+3R3S1uo+N7hPEuyEosyOc9y2LbtyZI1lpTuasucghLLSef0a9MtKqXSEpNeYDni khbXxWtZ2P6OfZ2vxZoOb3nw9pnJYjp1yLJtXn+LgkjL0MVfW0pNJsupX7+0LH76QYvCXn69J1ne 2PS9ZUdWfwv0t2QVlXqkuaaL1zybTE7pVlq6Z+krytN5OV5k0QyLtOBrm1O/Wf73+duWF1Wx1mNn WxRRAy3JC9ZYvj9S5rlPP5eTJVss2nSVRWnfb0yyJSuvyPP4ntRbsrrbz0nPxX7+nCzKsnT3st51 cTuGJ0ssW1YstCTHVOxfqUq3aLc4nX/25UiRJS873aJyPpc80lxqKcrq7+Xvui2Oa+eU5fj371sS 72lruefpdy3flp4KON/u5Xq+Fvvfdf888KWKMvK4r/i31F76KpbKzyn3+1wA57TplOXotvmWbgqF pf2kTy0HTrmvd14OW4ryNJZ0VYeKv+1zv94W2/26kvtP1WV3xLIlPcZLGXhZ2qZbtpxw/77bcmKL Jb2t/TttLSrt/zy3MR2zlOSlOv1ueVliUi15Jcds25+wlGif8tymsqWStNq3cf/cZTlSYEmPUdp+ U7MtWu1S23HqYFFrdzndQ45ZftSorb8LCrVF86M9zSaL6dQBy47VKyxardai1b5qGXtPmIWwgZap 72otWq3WsmLT/yzH3f+u82L/feueZSk66WW9v3kxnbQc2TLHWt4xyZYsrdaitd/vlKMs2j0VaT71 o8byuAILtLU8rim2nLJ/X/+2bXuVJT3bmn5tlu3Zw+VYmSwm02GLPkttvVbsf0+rtWTbrx+P7QPM j9/l6pRvx3F0yjvdLSl5e2zHspLj6G3xeWz8L2vnxa98uy+nDlgK/xlveybxXBSxUyyflvzu9J2j lh0L4p22ucMyVrfXbb9Ox87rorTEJGs9nzFPllgK5jjdH30sStXbFr37d/1Y7N93/9yxuNx3Kl/a pm+peO498pUly/n+63XpbknW6l3uyWU7FlgedNombKzOcsAlTYHe4wJLT8V5632xb+v+ebAs5zd9 Jy2lB3dZdmzdYfnhYKntHhbYcnGnz2Q5Vbrf8sOO/1p2/LDfUlrpM4zv5bym8VSp5eAPOyxbd+yy HCwN/H5iOt/pqwfHuKaLX+m7wPdl98W+rfvnwbJI+mq2BHv6TPUgjT7T5/MZ17qcKvnIkhihsH7f Y5syy6873rYMjVBYaBtvSV6gteRtKrRsKfzM8sniGZah9ygtKB62vPTZT9W4Nx6ybEnvbXsWXejy bqFUay173NJxaMentneFZZYFY6MtEGHpP3WR9bMVmy3/O37KaZ/WeqJs2zuL+7LCUX90zLJHO8rt HSfbkpXc3boPl3RU7LvK9yHHe2cHiyp9qcffty4fW7bYtvf+vhZIvt3LtmLxeV64LAG875wqtmge b2sBLIrHNZYfnZ4rTh3aYVltz9+CsZZ7wBLWf6rlXa3WotWusmz6n/f6DXsaqqwP9Ts/7ouvfVfy vuh33YEpwHO5YvEvL/4fG+/nUYDv/Y7f7Iq8VORdaYlJWWMpqSI//gqxWAMkfgkJscZpTSb/Rt+u UrmJ0qMnOXfplbRorvC/O11NmXej6deHGZFL0M+MdYuwlVKQlkCctgd5+inE+mitqVBYW/fUWllU Szmm0lJOljehWcuraOJ/GL1aLkyeLZSbfufoyXNwoc8LERQuzHlWfcGevmBWddmZ0GcOIDrVua+H D23T2fLtRKIqu0GU68m8yz7hfFtU2nUsSmjtvhUAZqOevPUfszApo6KnSUwyWWMepnOPzkQ4xqUt x6hLJlz1TsWXq1JJWqsuEyuzUc+aD7JITrW1xI9JJmuymoEu83pZOLdXR4r6Zb6Jmso7cwbSzv7D YPvdS3IM4+NKmZzn5ffQSVkBaVFxZHTIougT771R/M0LnMWoX8sHWemkaosBJTHJU5is7k+sY2I4 4FwJupTRjP0milffmcrj7ew5NWMybOWz3Pd43l4edCc5axLqgTFOx8ruLEZ9Pus/fsM2jw+gVJE+ 70niH3Y+tq78yk9A5eot3d7yXslx9KbSY+NnWTvxK9/elP/Ors+WkfnKa2R/bSuPtt15OnE0o9U9 ubWZa7tOy9FtvDVzNguXH+ee519i2rO9aOuRTy/Hjg6o0p8nIfYh4qJ8tZCzlvWGrZ/xhvM1bftu fNTd9KjmnHhVlo/LfadybdO38O3EKKfnnDIMBZvYuuEdp/zaz9cEou54yPO4WX7nu2X/4sV/ZfPL zaNInzOJBHsLdCf+3+OclWEo+A879Tqnc9b+vWjuvL8rUVUMZ1hledUxSV/NBHv6qAdplPTVjF/p u9D3ZTd+pbEOSfpqJtjTRz1Io8/0VfqMC3CavSsn00+9CEN3b9uYOXPgv3y4VIN2RQ6Fe237V9xD /2fUjBg5iG5trwygN4oTsxH9mg/ISk619U7z9S5yBoPmaSKTKoZEdaFMsdY7XmGo9J3CzvXdwstz slJFekYSTzzqPgl9GYaCz8jN/pftnQCvaTYbNPSLTKqYh9CrKJLzdMyMbV7J+5qf+fZR30pl54UH f993TrNXNx312K+JenUhcx6/GXu/9Mrz7ZRfr8yUFcwgKm4ZHbLW8omP3ij+58eZr31X/r7oX92B Y2M/z+UK/ufFz2Pj8zzy9v5cSfrMRvR5a/l44Szr0NeAUpXOvKHxPOwt7zb2/PgbHqnbQEpdsd2Q tSovFUfmX9CNG4jqwFgvN+IK/p84DcfFmGdx4QX7eRbs6QtmUnaeGlKZNKS80ADz468a59tyhhNH jnOayy5II48Lrcblc5EJ9vKS9NVMsKePepBGSV/NBHv6qAdplPTVTLCnj3qQxguSPnsjbi7lyhZX o3Cea1gEpQtyXlxADSk/DSkvOOXH3/CIjzBBA9f0Lh4b3xtjRgqTMj8kV2/EbDaiz81BM3UcKo2S lEk9ueniLJ0gZxsnz30OApelJhP6CiGEEKLaQppw1bVKlNc2vCCKEEIIIYSohy5R0FypRKlsLkEU IUSNXKShgquImriUoryxKNdNZnB0OFdeGU704OdZTn9WbHmbKRd6Ukrhp0om3HUs1ZjcSQghhBBC CCGEEEJcRMyUFUwj3KOBrtvSV4NBWusKcdG7iOuamxIRq2bmuhKXCvh1M0cQ73PMbSGEEEIIIYQQ QgghRP0XStPYaZR4NNB1W1b7HvpfCHHxkNuAEEIIIYQQQgghhBBCCCGEDxJIEUIIIYQQQgghhBBC CCGE8EECKUIIIYQQQgghhBBCCCGEED5IIEUIIYQQQgghhBBCCCGEEMKHEIvFYnH/0JeQkBD3j4QQ QgghhBBCCCGEEEIIIeodf8Mj0iNFCCGEEEIIIYQQQgghhBDCh2r1SDGZTO6rLjoKhQIusrK4GPMs LrxgP8+CPX3BTMrOU0Mqk4aUFxpgfvx1sebbX1I+gQn28pL01Uywp496kEZJX80Ee/qoB2mU9NVM sKePepDGYE+fqBsN7bxoSPlpSHnBKT/+hkekR4oQQgghhBBCCCGEEEIIIYQPEkgRQgghhBBCCCGE EEIIIYTwQQIpQgghhBBCCCGEEEIIIYQQPkggRQghhBBCCCGEEEIIIYQQwgcJpAghhBBCCCGEEEII IYQQQvgggRQhhBBCCCGEEEIIIYQQQggfJJAihBBCCCGEEEIIIYQQQgjhgwRShBBCCCGEEEIIIYQQ QgghfJBAihBCCCGEqGUWyk2lGI2/Umoqd19ZQ/Z9G/n1xBks7qu9MnPmxBGMRiPGUhO1nSIhhBBC CCGEEA2bBFKEEEIIAP7i+JevEtdSgUKhQKHoTabe5LaNCX1mb9t6fxdv+xGiofqLU3vWsWBCAne1 vJHw8Ju4seU9xE14gw17T/oZ9KiMmTP7N/DK4w8SHt6P+V+VEeK+iROLaS8F2rk8GxdF8+vaEh4e TviNLbnuoWf410o9R8trnqLzwXJ8G3PjbnbcR27P1Fc/+GMyUKBbSlrv8Ir7UngimTnr0RvPum/t ymSgICeTxHD7/Syc3mlLydUbMbtvK4QQQgghhBANmARShBBCCP7E+OU7pIyaTYHEPISopj8xbp7H oM4DeGlxPkeiejNENYjeUacoWPw8Cf1msnr/Gfcv+c9ykr0bXueZ+H8wu+AAEEGHNk3dt7KxUG7c SPrjvYlLnMY7BaeI6j0IlWoQvaOUmL7OZrr6CZ6cU8jRoIqlWCg3buPNlElMKzjgvjJAZky73yfx zkjiVOPIKDRWrDJqSR36GNGdx7Jwh/egiNm4kWkDehE3NBWt46tGCjPGMTi6L89ofkBul0IIIYQQ QoiLhQRShBBCXMTKObX/a3RzR9Or23NoDVItKET1WDi3dw3TJsynwBTJ0Kyt7N68ksWLlrJyfS7v PBUFhndJX17EH+5frZSZM8d/YWfBR7w6uh/3J6Tz1V8tUAC0vpWI6xq7f8HKcpDPX5nC7IJjRAx9 nY0/6tm8aimLFi1lVeFOftSlEas4QME//8mSr064f7sOWCg/tZ9vdPN5qlcCz2uL3DcInOkbFj07 xSkI4oVRywuD57DmkFvPFPNulo1KZK5z8MVFMdqk4aTofvEahKlT5QfZPKs/LRXRpBWUuq8VQggh hBBCiGq5KAIpllMGCnILMZz6y31VvWMp3ck6nY41BQZO+WpBaSnDUPApOl0+O0urPRBE4M4dYHuu Dl3+Lk54S1v5cfZu38DHmjfIzMwkM0vDxxu+Yu+Jc+5bCiHEBfArm9Me4aZbHkI17UMM7qu9uoxb R7xHSUlJJctuvlo8gjD7V+6LI/aWy113I0RDYznIhgWZLDM04r5przLvybtodol10K0QxS0MGDOC bpgo/vi//O+st4cEH/7Yxtz7b+WBuOG8nBPKEwtyWPmvBBoBii63E36Zt4G9LJz+9mP+tUgP90wi a46a+29oyiX21SGXc0P3Jxk/pAPwDZ/s+Jm6fUL8i9LNM+ly0y3EqKayslYCumcwrMwk1REI6U5K 3h5OmkyYTCc5UqQlOUZpXWV8m+Q3tlHm+K6ZskItM/Lt3+2AKusrjphMnCxZQ4r9exSjeWcTPwVN JMVC+dFvWJ46mkGzP5PeMkIIIUS9Z+Hcga/I1eWSv+uYlyFiLZSf2Mv2DR+jyVrw/+zdeXSM1xvA 8W+iVRW11JJEKSJoixBbS0RsRay1lIhqUNTW0qA0qnb9qaWptqEoTUOkbdDYgtoiQqskxNKKCGrJ xFKEIY2Y+f0xSyaTmWQmGUTyfM6Zc5h55+a+d97t3ucuBAZ+RVDwenYeOsftAjp9qxDi6VaIAim6 hUevcjvNsEaXxtl10+ncbxD+684++l5zqVFMremAQ83pRKWa+Wu6bboHk6jf5AZRU1uamFvf4NU9 mLPP3SN+zjB8xv3Msbtm0r//F+snDsZ3Thz3ny9m/Omjc/8sm8b64vvVIa5luWepSLu4i/m+bajX pgcD50dw+ORJTuxazogerannMYgvtiWiNHmfSyUxKjjLvN41hwUSYTg3tyqB4O4G836be2Up73QU cREEDmtmPl0DKkUcEYHDqKlLq9NUgqMSc66kW9Qj0vT+bcgtbZP+Q7F3Hp0rOVBzapRBg0hRp5ne ZXbnOjmflwVdno5zY7eJC+yNg0NNugcnZDvWsx3nNYcRGBGHwnhDK7ctuB5wW3E581xzfYcFX4yg WtaNjNhTokwlnJyczL/K3+HPX3dzE4DaDBzXk4YmG3stl628LbkGGbEqDZWCuAjDdRG6MzU4ikSl LX5g4+tvTTpNDSYqMS9XLUuue8Z/7wkerzYo12y/o0MzhgVGmFnrwpb3mJyoefD3doKWx4HTIKa8 14QXshzydjxb7RWaVQGOn+Wffy0PW6iuXCS5lT9zVmzkj/gIvhrqxn8JJ7hJORo0rUVFk6fWXf6O +o1DONH23W40K2viWciuDE41XgSUpKY/NFExf5zUPLh9ncyllOrz9oLPGZvzxSgX1zm5/2jmf9v1 5h3PytoHf3scXLsx8ZOB6EIiikXL2ZCom3btJnE7d6Ifi9JuNJMGvoYDYO/UGn+D77HrN2KS8jFd m42ob8WxdtZw2r7mydiDLzF8cAvjTYQQQgjx1FFz/+wWxvqO5atD17I+r6nvcXHXInw9XqdNjxHM 33iIkyePsmv5RHq0eR0P3wVsM7c+nzKRqOCpdMrheVqVGEx3/efmXlnr1dme03OscxjXUSypE1nS tqFCmRhF8NTuWes+G6KtqnNoWPL3nrS8lKMx69LI9jvnVK8u0qwr15wVnHp/IQqk/Mf58LHUrNmL BX9omq80nqN6l8ls/OkHFvWu+RTscF1856wiNDQ0+2u8B86lXqF1n0aQsI+Yv+4YfxlQc+9ENOEn oW4fT+qVNNnC8BipyVDsZcH7o5h++nUW7DhBytFIVi9fzop1e0k6GcmC5ueY0XsYM7ddNFpI9TZx gYNp0HkUoVU/YHVoKKGhq/iAUHxbdmeMbjoJuxdwfWssc+bMMfmaPcmXxg7g8KIDz9kBpHMlYhIe LX2ZcrEjQUbpZpvzW3mYxYP64IzYmKwAAP/0SURBVDslBd+g1YSGrmJO1e2M6uxrZkoLS3tEmt+/ dzp3pHfg4Ry+ayTjKnFrZzCo70xZ3yGLdK7HhTFl0EjtfPpPMauPc2MqlHEhfDJlm/EHAKiuRDDG o6XBcR7K6g/ga9+WeLy/hgSDhy5rtn061KaTfxBbIxYwrEXVfN4nHnLzwM8Ebr6g+W+zwbzfoUqO i2HnyuprkAlWpXGbuMWjaen7NRd9v9H8vnMcCR3VmY4TN3HFoj9ojgpl3DIGGV5/V39A1dBRdO44 jQjj6YVyYtF1z+B6v7sBc1aHEhq6miDfFKb4tsRjTEQ+98ca+S/XzHPvGG11zwpBHbk4xZeWHpOM ys+G95hc3ePvPVvZjQN13+9GixdNBC6Kl+SFZwESOJf8n/GnZtm7+hC0fBbj+rejnlNJ7NRX+ftg AlCdN2o5YuIvAc/g3HEW+/dv4Muerjxr/DGA+l/++SsZcMKlnEM+z3tbcaBGp/EEbV3Lt8M8qZSf TGVc49zBc/r/1mjrRvUs6dlT2r0NvvqIyHkSL2uPiIx/iNsQp9/SqUF1g7zYU7qOO231nx5l/8nr +v89Kerr8fy0/QHtP48gauN8BjV1NN5ECCGEEIXGfyiivub9/vM43XwWO04mcnTbGs0UrnvjOLlj Fs1Pz6d3r3lsM37uVB4msHdHOo/aTlXd8/RqX/g66/O0XSlX3jJR79a8ZjLJ9w0ceJ4XHYpjZ3Ud OS91IkvaNlQo44Lo3aAzo0IdtXUfbT7e6USD3kHEWVxXt+TvPWl5KUdjVqZhVb26KLOyXHNSwOr9 +amiPSXseKZCPdp19cS1lOnqtiGV4jBrpnZ/gtHW4ji5t6NHjx7ZX16uOFCaeq3bU5cTbD98geyH 3j3OHj7ISRrRp/UrPPHJZNTXiAmaw+dRlflg4TRGeNSglHaqD3iGUtVbMeKLuYyvfZJvJi9j73Vd KEXX6HsUzzlRxC8fR88ePejRoy/jvgsn1A+C/VcSnaoCO2c8hnzIuHHjTLxG079peW4r32DE4FZU sQPVlUhm+y8Dv1DObJ2Fnz7dX9k60YnQUXMJ1/fK1E2N4Yz/1lXM8uup2TYwiDmeNzLzoGVNj0hV 4q9MM7t/5Yn+ejOHczsG1TeIWzuHYW2b03Lsn7gOH0hj422KpIfcivuJWcO8ea3lpxx0fYvBjfUT LT2drDzOs1HGsvyTpeDbF0/jz1T/sGn2HIIZTuiZcO1x3oOe474lZusUaoV+xoTwRM1DgTXbFnjl aPxhGMf+OUj4LD+8qr9gvIH1HpxhY1AYCQBUo+ugDtTL12gU665BplmXhubatA0n/5X8PGuw9vdd QPicTiiC57Mk2twIOwuoEgmf9iXRThPZ+vMMzfW354cEhs/DM9v0QmZYc91Tnee37zei8JzH/vjv GNezBz169MRvVgj7bbE/Vsh/uaaR9NsvBCs6MWf/bywf11fzbOA3g3X7s5efTe4xlnp4gT82/AHU pZtH7Uf77HHnEqcOXwLq8Fo1c+fs8zi92hB3dzdcyxc3/hAAtSKWyC2JQEM6NXrpCT8Q2/NC4xEc PHaKw+Ez8fOqoVkDJj/sHSjnoo+ScP9Gava1aUrXpEnbGtr/xLEh7h9Nh5br/3BSH4OpQdsmNSmt /xJQ4WXq6r7GOQ6eu2bUEebxs3f149f9P/DZe+15tazJ0JkQQgghCgn1zYMEfbSQqJdGsHDue3hU N5jC9ZnSVPcYyheLx1A7YRmTA/dxXT8s5TZxyz9nSnTDrM/TPcfxXXQofmQ+T9s5eTAkW71b+xrb j6YO/6Gs3ZfB7apiZ20d2ao6kRVtG7p0s9R9NPmIDh2OU3QY6w8bdjw3xYq/96RZVY5mWJWGdfXq Is2qcjWjgNb7bVpv1AchchnepE67yIG18/mwcwMcHCpRr9MwPluxm3NKo6ke7sWxYtQwRq2IJVXx Bz/Oep9O9SrhUK87Y7/axhndmif34lgxagzT1x4HktmzeALDhg1j1Io47qHmXtxKRg0bz4q4rIuJ Zh+O9RHTpgbyt+tgQr/qQZ1SNi0eG7Gj5KvN6VY7nd/XxWSfZzz9LNHr/oC67WldL0u194lQXz/C +pW/49B1MO95OZnslW1XrhkDx3XBIXEDq/de0g69vMnh9WFEOw3kkyGNsjYo2L9Mj6BDKM9Ox6t0 Lr/R/ZOsD9pAclc/BraoiJ2+Icod334tqWz4dfvKeA5/Dz+ng6yL0UaSVf8Qs+4gtBuGn2f5zG0d GjHkk4E4KXayMy7zRmR5j8g0kmJ+YxfN6d+1ntH+VaLu67VBkcj5q9lDZVmobxD/017ut/+UiKif WDSoOWWNtymSHnA9fhvb77fi84jNbFw0hKZlzSxIXBhkO86NqP4hYuIopjCC2aNaYdysqEraw/fB J3HyfYs2lQ0/LY6T5zuM9CvPrnUHSVJZt23B50CV+vVwLV8ie5nlyQOSty5lim40Sm0fRnWvZbo3 vKWsvAaZZFUaumtTTz7ze92g8bQM7kM+xN8pjtCdJ3J/6DFDlXSQdbug3We+eOqv3/Y4uPfnE393 FKF7iMvt4dOK657+7/XvQAMHwwt+GRp07U47kjl2/sZjCPzZoFz1v2N3ujYoY/CBPQ4NOtC/nROK Y+e5qsJ29xgLqS8e47cDN6Fcc5q/ZubZ45aCpKsAtanhnPfr8cPLZ/hdATRoTL2qxlczC2WcZ+P/ 5hNy0wHXYe/Rq16+wxb5ZI9Dlddwc61ACdtcjMC+PNUbOOv/qwj9iQ0JBkeYMpHdgTPwD80ctaIL tqju3iIlc8vsLAnSCCGEEEI8Ehlc/30rKxMq0HWcL14V9SEUA8Uo16Iv47pWIHHVBvZe0j7zph5l /dfbcPL/kCHuhs/TYF+5B0FnlZyd5ZW1A0k2au4f30xQ6L90HdeXFuWKWV1Htq5OZHnbhvm6T3Gc 6jakrkV1H8v/3pNmXTmaZlUaVtWrizarytWcAlrvz6UV2nKaYWxeDP+zgXaqpFBWd1Iw03h4U8Z5 Nk7qz5tj91Gi11x2RG/im/dqceHrd3nLP4y/DBeEz0jlwvZQNu75kekffs0Z5/aMnPMdy98tz96A sfj/eJz7AM9WxK1zZ1q7OQGlqP76m3Tt2pXObhV5FjUZqf+wPfQPLqQa9JfTDsfyP9mA5ceSUSqT OTayDH+GJnCjbGO6dXXHyWalY2OlatGqW334fSfRpw2rrmoeXDhK1PF0andqQq189YK2BRV3Tv3B 5pvlqO/VkGrPmsvP81Rr1Iz6nCP62AXuAKSeYGdoHE6+bXDPLVhi1gMUe8P4bncVRozqhOuzdoCS y4nngeq4vpS94cTe6VVer4tBo/FB1u1SGE1rAWBPqZdqZLsRWd4jsgSufqtRKlfj51oi60eqq5z8 IwHavYmHi9Fnxuxr4/frb6z+bDDtX30xsxdGkVcCV79V7F89jffav6pf8LhwMnWcG0rnyqYv8Q+u ypzPB9LoBePzScXdy+c4iRN1XZ0pZfSpvtF112/EJN2zYtsnP2f+Y3c/np8Cw7Vro1TTP1jnh7XX IFOsSkP3cOjkSvVKRo3UpZxxrWvYWG8tXeO+Mw2qlzd6AHHgJdfqljXuW3Hds3f1Y6PyLBv9atvu gScvbFGu9rXx23gW5UY/XHPdGRvdYyyi5v7lJI4CeNTH1dR6JIDq1lXOKwGnFylbMtcdMCODawnH OQaUa1mbKqb/VM4yLrP3fx8xbEUcDl4TCfq0A07Gl81CoRxNevlkjkBUBDPK3Tmzs1OlBnSbEpq5 DgqgUNzSBFLu3CTJ4P1s7EtS1vF5/X913xNCCCGEePRuc+rAAW7yKl6NqprvtPZsVRp5vQrKeI4l 3QFUpMbtIVThjm/7erkES3KgvszelavZ/ZKu05w19em0PNSJLG/bMF/3SUdx8ignaU5vj5dzqRdZ /veeLGvL0RTr0rCqXl2kWVeuZhXQer+N0r9B9JL5mmFsK6dqp0rqQc9x/2Olf3GD4U0ZXN/7PZ+t UPJO0GLmDu2CR6PXaf32eAIXD8d+9RymrzvDA6PUb57IoOGMb5k59G169OiJ7wdjGNxMye51B0lM V8OzVWjWtTOt61YEXqDG6x3p0aMHXZtVMXNRVZF6eDNfRzfns0lDaetaGiiNa48P+MS/OMHf77FB b+rLxO3aRERERPbXrrgsFVer2ZXHrZ0XtfmLqNiLBuWVzqXD+9ijrE+3dq9R9olf79K5ej4RBZWp V6OCmd8CzSK0TtWpVw59Q5Lq6nmOKZyo61oJEqPZkJeFnEz20teetOboenCePMflu5YcBApOJiZz 1/htaykTiYqIICLiZwLf74Nv0ltsXdbfgsYyUeSZPM4zaaayi6Fj6Jd8aNTrRkN30zenOJWqu+LE eRIv37di21zP0ELmAck7QlhwSNsDxRajUSxii2uQlWlYfH3Mi8d17OT0cPeE5KNczT/Uaz3Se8wD rv6TxCWgWuOaOBtfhMAgYAu4VKFSll5C1rjD2fh4lDjRqO7LmLqi5UR99xTh2vXL8PqMn1d+iEeF nB7Jn2b2OLi/y+Igv8yF4Y159sXX0+ynQgghhBAFj+oG548lQ7ma1HDKaaTEczjVqEk5feO2rn2q Oq4vPSQxKjwPi2BnH41iXX3a0nqONduak0pi1GYiIiLYEDgaT9+zDNz6BQONO1kVarYoR2vSsLJe XaRZU675Yft6vy3SMBg9YDyMrTxes/ZnTsGkvsqfm7aTWO5N3vKqahBNKka55m8x7I1UNv+4h7+N pqty6v42b71aJrOBsER5qlQrC+dT+DfNaGori+guoGbkozFDTxHKlHd88fU18XpnCqFm/3g6irhd 2YMvEduJU+iidcUo69aKbrWvs2fPCRS6IlAnc2T77yhre9HOrXy2BtUnpzilSz6XY37snitJaf09 MLPBJX3/F/RtMIjvbrRgUWgooaHf4E8oozr7Ms54UfgsdL30K+I7qK1BL/3iOLu9gScHWbv5hNH3 01FEfcfni3QLrObcs8C+UnUaOGUGf/JDlRzDQl9ffH0HaxZGet+Tl14orI07wnbMHeda2rlat3ec wqfdzPc8sXeuS1tP2LV2B8eMFp9TKfay6PMQ/fXSmm2LlEcwGsU21yAr07ibTOJJBdStwUvG01vq As2W9B4xKacRgboKxuPpxaNSHGD12oM4+U1kpOGw7EflUZar6grRq9exy2k4i0Y2N9m77tHeYx5w M+UyUIX6VctnmzpQI40LJ4+iAJzeqMVLeT01VNdI/PMfwIWWrzqZvaZl9xDluUhm9+2J3zd/4PzO N2z78SNa51j5LgxKU9svkJj94QT5t8t828mXOaH7Obt1Fl2rZo4sqVH3ZSoA9i+UwyVz6+xU97iV cl//Xyenso92XRwhhBBCCGPPlaTkczk9DdrzXMmSZD7t6eoi19k/710adP6RGy0/0Sw2H+QLi0bR ueNkgg2nQjWmG43i3J1BHWvqO81ZV0d+THUilYKYhWPx9fXlnSnHaDvnXdq8VMqK5+eCzhblaE0a VtarizRryvXRehT1fpucQ5mjB7IfTFmo73L13A2oU4MqZYxq0c9WoEa9ypYFR+xeoGJVczOjWUL3 w5lhqqHDWk4T2Zp8B6VSmf2VvBV/s3/8JKFTBmcPvvjOYv3pO/qt7Mq+Rrtu9VFu3c0f2vke1ZcO s3nrVWp3a4Wbmak1ni4Koi9WY+SxOLZpF+bt0WMws9ZtIsgXQmf+bH6hXF0v/bbvMKT1SwZBHHsc GvTik4l1iZ7ihduwQDboeukOa0nNz6/R1Nd8X4JHRTMMTYlSeZOz4W258d0gOo5bS4LRTViILMwe 5wCpJIT8D//tHiz61DvrekDGHNzw+eQ9PKMn0dLtfQI3aAK4GwKHUatmIP81bZV5vbRm2yLjSY1G EXmiPEXI1MnMP9M993OjwEslIWQ2Q+Yr8Fv0Ed2ydGbJ9HjuMc+a7zShukTstuOAK+2buGBuifhc 3f6Hk7EKcHCjvovxQ7kZ6ntc3BXI4G5+/C+qHH3mrmP7t4NoVMF0WRU+xXFy98Zv1sbM59CzyxnX wx0nDAMiTriUc8AesC9VFnMrvAGgUnIzKbM54PnypSWQIoQQQoinxBkuOo3k2NVf9YvC9/Cbwbq4 ZfgSzMyQODPrFupGo1yj7fs+tHYyqO0VxDqyblpgpZI7Z4NofePH3ANFQhQmj6jeb4NkDKZryI2u R6ZDSZ43nmfP7jlKli6e9x6ZVrGndJOufOB5kJnzVrA7MRVUCuLWBPL5onT83muDiw1KJm/c8d/6 T/bgi3I/s7wMome66b2Uh4k+cR01GVw/cYidBWZaLzQ9ABxK42BBpFF9+xoX74DDiw48Z6cbGulE u/6+dHM16l/r4IJHy9pgdiEng176o7pS33itGPvKeH22jP2hc2i7ewrv+Pri67uaGy3nc+zn4bim 3NBtqM2H6eF5mgAi5qdSyZPiOLn3Y+InAyF0CSGHTe2fEORynKtQxv3Ih6MO0zGHxtVMxXHymsAP +0OZ0/aYdjSdP9/daMnKYyt4z/WBQQ8aa7YtIrKMRinHG8Peonm+R6Ngo2uQlWlo1+swOTJTN4ze 1DofFtFNrWhqGK9upKjthtyaolIc5Jtxgxi1uwlBkTPokeu5YSOPolxVCg5/Mx7vUYdpG/QD83uY H3WW6cncY9SX49nzuwIcPHizkaPpYEuu1Px3Jo7NN4EGr1LdknMs4woxiz+ga/fP2FKsG3O3/sx3 H3riZPwMWlTpnssBDM+9Ci9Tt4Zuo3PsPnw2a4PC9X84qV+jvgbNa1TMcc5iIYQQQgibsSuOw4vP W9B2mMHta1e5w/O86FAcO31dpDn9/TrimmWqWXscXJvSsq6T+UWw9aNRejKqV10yx/RiZR358deJ 7J2aMGDiePxzDBQ9bWxRjtakYWW9ukizplwfjUdZ77dBnnObD9BAiXI4Vy9n/G5W5SpTqcxjqI45 1KZz/44QOoluDZxxeKEmLUOg/9ZQCxsjnrRilH2tKa3KnWTdtmNcV1/l8La93CxQ03o9i2Od+tRH QWzsWW6YHWj0kFtJpzimLEf9ZrVxtNMNizN9gcp1KFiOvfS17J1w7zGO5Wd1gaqNzPLzwrWUtmHG 4lFJFozEsprunIojdOeJQnKTEzaX03GuSiR82pdEOzWgtiqOTQbTBG6KSSQdSE+MYVPEZoN5YIvj 5N6DccsPac+Js2yb5YeXPpBpOCzTmm0LO6PRKOX68GHPV81Mb/Qo2OIaZGUaFl8f8+LRHTsqxW5m DnqHSRffYmtMIH61TU2C9QRZU66qK0TNHI7XpBQGbv2V7/xew/JSe1T3GBXpDx6S/VZ/j7+3r+cX JZTr3w2vKnk9Ox6QfPZvLgBVWr1KtRzjKGoyFAdZMrIPHQI2QZ95bN38NR96vUwJkw8FT7mMVC79 dYpExV0y9G9eImJYPf28392DE4yel9K5sufXzKlmndrT3l37jP7My7j3dNdvmXWKAhWpp+PYrf+0 IS3rVtD/TwghhBDikbKrSJ1mdYAEYs/8a+LZU0t9i6T40yipQ7M6FbHLba2SHKfbzWE0ip4t68jW bGshbccus4GiQskW5WhNGlbWq4s0a8rVOo+63m9hjT1nOTd6G9BN32WqR2b6ZU4eOG962i+bU5Ea tQjvta8RftVg+q1ts/DzcrWiMeLJsqvQgE6963Jz35+cTDrFwX1Xnui0Xur/7pH6n25UCYAdxet4 0PuNctzcG8XhlAfGX9FQJ/P7hh0k0IRuzatrGiBzvMjnFMHU9dIvRps+rXnVeDRKLjQL9kK73s1x sQd7l+b0budkYp5D3UgsU3mwgCqB4O41cegeTKLx7gmRq1yOc10vY1NrNY1aRDQKoheNwdd3LAtj FNmDkYZU/xCz7iC0exMPl1wWprNm20JCfet3vl+YORql2YSBdHA29WCdN7a4BlmVhv3LePRubroC oT2u8t7LpgQuHm/SzmQQXDuPqrWjMiyiQpmwhvc9uhFS9WOifpiAl5Ot/0YubFmuylMEv/8WnUMc mRe1jM+8Kmf//R/rPaYEVevUxYEL7P/zDDez1GbVZFz8jaVf7wTeZMIgDyrqL1cq0hQJxB2/wO0M s1VgA3e4cOo0UI03Xq1i1AvQUDrXY0MY3/cdJoSq6DP3ZzZ/NwqvqiVNd6x42qX9zdrRnajTpCkN 3Hrz6W+XtQ0KFajbsqF2IwW7ZgYSop/KIR3F4VVM81+m7R3phOcHXWlSWncklcO9ffvMKSh2fcu8 EM26dNnm+S4w1/uH3P5rr7bTwFb2nrwG3OHcH9s1723+k0sPLDnOhBBCCFFwqPjv3j3+048qAShJ Hc/2vMF59m4/SoqZ27s65TAbIo5DMy+au5bMvTNRTqPEdaNRaEGfN2vn8BxqQrY68qOqE6WRGPwO Dg7vEJyYZvxhIWSLcrQuDavq1UWadeVqO4+n3m+b37d0Pdr7uqMI/ZU9VwwbCG4QNbUlDjWnE5Wq ArsK1PNsgoMiml1x1w0ix2ru/32AyOPp1O3YiJrF81LVzWXdE5NSSb2T2XfvqWNXiSadWlMuYSe/ fBfGpoTKtGpe+wlN66Xm/rmTHLzpQPXXqlJel4fir9Jrwju4Jq4k4MudJGdrLPkPRdQavg5NwHXo YHrX186cbu9Kz/EDcVKE8PnK2KyLwitPsHntQfD0oVcToxFO2l76iWbXKFCRGjWdmg7NGBXxT9YT WnmKkHnfssupO++9WT1ro+KujWw+djtzW1UiGxaGoDDswWkNfbrrWB19xejCcptjmzeyC3d829fT LBysvsP5qJ9Z8eNuEu8+zLK1KIJyO85LezFLP9rK8HWH5K0TccKJdkFx3FGeZaNfbexTo5ha04Ga oyK4kuVgTCUhJJCZu8pnTnlozbZPg4d/sXbMMIYN07xGzA7nqv7DM4TPHqP/bMzav8h69t0jMWIl i49kjkYZ18/Nugfr3Fh5DVIrzxG1dhU/7jrDXd3l1qo0dA89B1m7+YTBtTeNxA3LWaQwuC7lgebh M/tCjKrEzSxcFIeTbxvcdY25NrnupaM4vJxx3p9x0TeU7YHDaPIIHqZyZ125mvwdMRiifLEzodsX MqaJmQXXrb3H5EsxyjdsRa9yoFi1jO8PKLSjIlSkXYrm208+Y0VicRp/Mp5BDTP/muriJvw7tqTl Gx3o/83hnDviADy8zMldCUBtXq9T0XRQJOMGx3+ZyTudRrLidmvtVF6tqVrCZCkVMPf4a+0n+uvN sBGzCc+8GHE1fDYjdJ+NWctf2lMi469tzFl9TPMf5X6+/vkwKQCUwLXnsMw1+RTBjHJ31o5QKUdN L//M0Sie7/GJj5tBRyLdFLi6L58kdFRTKjk48ELNbsyP1n2xbgG63j/g2qEV2k4DAxn77X4gkQ0z hmneG7uFs/eNn0GFEEIIUbApOXc8nptU4bWXy2mf/+woXq8bE4bVJnH5fL7cdtFgRK5WxmWiViwn NLE2Q8d110+Dbe/alfH+7igWLWZlnEG9CBXKYztYuwujziUYjEZJoPYIP7q7mlgZzso6slV1IosZ 1DdWH0Bh1NCv2T9FlrTN1TmeFtaV40OU56NZuyKUXYmp+vZoq9Kwql5dtFlVrk9Zvd9OrVZbfLrY 2WkuPkpl9mFwqisRjPH0JbiWP0Ejm1AWUJ3bzIQpu6k15yfWjWuCA6C+G8fSIQOYcLoV8xeOonO9 cjy4cJCQGVNZylA2/PgRHhW0U3ulRjHVvTOhvluJm+VlUNm/QdTUHnQObc/WuM/wKm0PqHlwJoR3 PCbwd4/pLBj2BhVerEZ913Lci5qJe+ed+G6NyFxnRKUgblMYQf5TMiuSAJ7+BI3pRcfO7jjlcN1y cNBUN7OVhTbPi5hokDcjum3qBnHsVz9c7cncp0Xp+M6ZQNcazxl/C8rWpb3RiBn1tUjGufdhxU2g 3GjC4+biXfHRTI1mcp8zbpB4PJHL/xxly5JFfBvrzvydyxjlZtA0o77KH19/wvBPNkHPD/Af0Jb6 TiXhXjLH90fw/cIN/Ns6gO+CxmT+9qCdumQEnefvwsl3Dgu61sCefzm8ZDaLousycetSo564D1BE TqVjn428ErSe1X6vZG9gRtubd9wgRoViUNY5pKs8TGDvfkyJrot/0GCalH3Auc0LmBIKfqHhfJNl KriH3P4rmr0Jt4GHXIv5jrHfKug5bRJv13GAYpVp3LEJVZ61M0gXPP0/ZWSTF4H/tGnfwHPicn74 rC1O9qC+GM7gxn78oqzB28GbWdWnur4RSX37L3bvTdA0Ql2LYeHYb0nqOY0v365DcZ7DuXFrmlUp CL1FLWPyOMsL9U3+2h1Dwt2HQAoxC2fybVI7pn3ZizrFoZhzYzo2q2L6GMmBzfKXZxYe5yapSI2a iXvnEOoGRfKrX23tsZtKQvBkvEcFg/5cU3Hr8CpGLTqZ5Vi0btusnnzZmZARR2DDlkzRz/dvXo05 +zk6zl2/FoD65l6mte3LwgSlZjTKnAi2jmtsVSDFojKx+BqUzsXwcTT2C0bp4EfwkUD6VNU+PFic BsBt4gKH0HLKUf21SXM/DwW/UKK/6WFyoTaL9gUVyrggerecRLSn9nlBdY7NE6YQynBCo+fp5y/N /3WveObfcvJlzoKu1DCRb4q9zOsm7vmW7Y81LC1XM7+j/jcsb/45gRK8/Hob3J0Mt8/9HmMob/ut JCF4HG1HhXITVzx7NqVqiZv8tXEbcUoHXN/5krCFPryqmz4TyIgLpGHLKZwD8A3l7PIeWTrDqC+F M6iOH+EG72VXjhZf7WDb0NcoRgaKiPG4+a7I2vkiJy2+4vC2obxqxUDevJWPJZTEBfam5ZRo4w+y qzGH/UfH4f4MPPxrBZ2ajOWA9qNyoyM4/kV7NFU4FcqEtYzzHp71WdeQ50RCv/Gnh/F6dOiGxQ8z CJwYqotv0A8E5jKt3KMrL9uQ/OVPQc8fT0EeJX/5U9Dzx1OQR8lf/hT0/PEU5DF7/tRk3DjL8bOX +OdYJEumfEPs6wvZ+fP7uBnMxKC+fpCvx3/EJ+HQc/JIBrSti1NJuKc4yf71P7Iw9F9az1hM0HhP Khj0wMl8vjF4pr51mCWjFhHtOYWtxr3Y1ZeI/MiHPqG1CIr5Fr9aJgIpVteRLa8TgTVtG7r6xjZN 22aWttlQFFn2z0ydw6q/9+hkPy5MsaIc1ecJH9wVv1/O4fB2MEdW9aGqnZVpgJX16kyW7c/TwbJ9 sbxcC0q939LwiM0CKQAqxWHWfjuT4Yt2ad7w9CfoEz/6ZGn8V5NxPY7wJYv55utfiFMCuOI1+iOm +ffndSeDhgGrAimA+g7ndq0mcNFSVkQl4uS/lbhZnmAikKJS7Gbm8HAqfPYZo3Q9OvXBla+5+EFm 8McUswdOvgMpccZbZ2pnuL2W+gqR496iz4qTlBsaTlygt8G0GbZlcp91+6IAh8aDmP75FIZ7VM6+ 6Kj6Duf3beDH5Sv4ZsMRfSOHg/vbjBk2hHf7eFDdwVRLRiqJURsI/nwmi6IVmukn/D9lTC9vOrsb 9cS9f5Sgvv2YeGkAW3dPwSunhWiViUTt2MzqCbpAmhOe/p/xiV9PgzksM6kUcWwKC8J/SqhmOguT xzba4ZRDaTBqQ5Z39ZyMjots+TCT9oOzREwcwehYd778fhpv18r8q6rEYN5qMArtWWfEHX/DAOJT wORxlheqBILf8mbULlMNQGivD4bXFcvYLH95Zc1xno25QArac20Hm1d/wZTQk5q3TB2LVm+b6YmX nSl5DqTc40zwaDxG/ay5npUbRuif8+lh5bRelpaJZdcgNQ/ORTDR71Ni3afx/bw+1DJYEMKyNPQb G3U2aId/0Hj8+ngaLcyYydJ9gXQUcZGEBc3RHj9mrr/5vu455Hw91jG+LmtZvj9WsKhcTf+OOe+z jtE139J7jIE873fGDY7/upR5gSvZEKf5Yw7ubzNm+HCG9H2DKsajQtJO88ukMYzeVYmPv1vEeA/D RejV3IuZi3uHuVzK8iVjzZi8Yz1TPcpZ9hxlpMrkHcRN9cBUddicPJdPrvIWSEH9L/EhXzD5i9X8 U2c4c+aNp4dr1l9WpYhj6/b1fDNqEfrUPf0JGtkBj/YeZs9pMHUM5fAcZsKjKy/bkPzlT0HPH09B HiV/+VPQ88dTkEfJX/4U9PzxFOQxe/50ddb5KHCi8TsT+XzGYDwM2wq11Mpz7AsPYfnyYP3zJzjh 3tOPYcMG0qdVDRxMtY8pE4kKD+Zz/bNRO/yDRtKrYztNhyQ9Nffjv6Nv+8+4NOJnds9oTTlT6UEe 6sgW1omwtm3DRD6sqHOAtX/v0ch+XJhjaTne51zEDPxGH8H9y2+Y93YdMrsbW5qGhlX1ai3L96fg s3xfLCzXAlLvtzQ8YtNAinXUZCj/5fqdDJ59oTzlHbI1vT862ovCzAYrTZz8ZoI0Riw/cAoPk/us TuP21Vvc53nKVipjwSKu2t/935OEjRrBKpfP2bywO1WfyfWLoogweZwVIAU9fwWZlF12halMCtO+ UAj3x1L53m+rnwueLvkunyKmoJeX5C9/Cnr+eAryKPnLn4KeP56CPEr+8qeg54+nII+m8qdOu83V W/fh+bJUKlPC9JSuWWSgvHGdf//+iVE9f8Fl+WoW9qievYOveGqYOi6eZoVpfwrTvmCwP5aGR0xH CR4LO55xKI+Tk+PjDaJgsBCzKSolt26kQ90avFTqCRbP08KuBGUcnXBytLSxRPu7V23BO5MH89La YXj3m0Rg8C9ERGzj0KWisCiWEEIIUUhZ/VwghBBCCCFEJrsSZXB0csLRoiAKwDM4lHeiagsfJo+t yFrfnvT7+EuCwyOI2Pwnlx5Y1kAqhBC5KZqRgtIN6fVBJxSLJjI+8Gc2xylQqRTEbd5A8LQx+AY7 MXH8mwVk8czC6hkqeHzIys1f0vf535k7ahC+vrPZdLZwRDSFEEIIIYQQQgghxGNi54jHpCA2L+nJ 8we+YZSfL75jt3D2vgRShBC2UURDBWVwH7eKY1tH47TtE/q1rMkLL9SkZb8JrKUnP+1fZrSIuXg0 nsOp2QA+W72PlBtXSDq7ngmva5ZHFUIIIYQQQgghhBDCYs840+zdz1i9/ww3rpzj7IGPeP0Fad0T QthGEb6alMbVy49Z286iVCq1r7NsmzWYrhYsnilsSzN0sxJljBejFUIIIYQQQgghhBDCYvaUKFNJ ppsVQtiUtFoLIYQQQgghhBBCCCGEEEKYIYEUIYQQQgghhBBCCCGEEEIIMySQIoQQQgghhBBCCCGE EEIIYYYEUoQQQgghhBBCCCGEEEIIIcywU6vVauM3zbGzkxWahBBCCCGEEEIIIYQQQgjx9LM0PCIj UoQQQgghhBBCCCGEEEIIIczI04iUi/ceGn9U5FQtWQyKWFkUxX0Wj19BP84Kev4KMim77ApTmRSm faEQ7o+liup+W0rKxzoFvbwkf/lT0PPHU5BHyV/+FPT88RTkUfKXPwU9fzwFeSzo+RNPRmE7LgrT /hSmfcFgfywNj8iIFCGEEEIIIYQQQgghhBBCCDMkkCKEEEIIIYQQQgghhBBCCGGGBFKEEEIIIYQQ QgghhBBCCCHMkECKEEIIIYQQQgghhBBCCCGEGRJIEUIIIYQQQgghhBBCCCGEMEMCKUIIIYQQQggh hBBCCCGEEGZIIEUIIYQQQgghhBBCCCGEEMIMCaQIIYQQQgghhBBCCCGEEEKYIYEUIYQQQgghhBBC CCGEEEIIMySQIoQQQgghhBBCCCGEEEIIYYYEUoQQQgghhBBCCCGEEEIIIcyQQIoQQgghhBBCCCGE EEIIIYQZjzeQcjeBA5uiSLr70PgTkRv1NU5t+5XIjTmV30OUiVFsi/iV3cevoTb++BFQ34hnd8QG tkUloDT3B9W3SYraSGTEDk7dyDD+VAghhBBCCCGEEEIUeRn8e3wHkREbOZB42/jDTHcTOLBxA5Hb 4vnXXFuUEELY2GMMpKSRtG4q/foNYOq6RFTGHxcWqXuY61KMqiXNvaowIPi0dv+vE/NpUxPbFKPJ 0AVsiUpAqUvX7lnSji1muM9nbDh2y/AvGrjD6XUzGNZ/MSfvP4ud8cePgN3z9zg5exDDxoZx8q6Z X/X+X2yZMJDhs2NJe76Y9s10rsZuYOnQBvpy6fvpSmISU42+bEhNRvJOFnpXo6rLFGJSTfw91WnC ulfJVp6aVz/CEtPyti1pJAX3M7GdJu+Zv2kuVMnERyxgnMEx0mToAiJjky37vsgDC46bRynjEjGz u1KnZFPmRl3P+lmOx6DBq/tKknTZtuoYMj7PilHVZRBLI45wNfvGoEwgJngyffV/uwHjAjcQr0g3 3jJTTvsnhBBCCCGEEEJYrBjP349lUf+BBKyN567xxwCouX9qPdN8BrHo2D2e1zV+ZasrezM3eA9J SlOVX53/SNk7h34Vi9Hk0z3cMf7YyrYgVeJKBmTbTvsyrNeTW3uAcZuUeSrFESIDB9FE/10L6vFC iDyxU6vVFsdu7ew0V6eL98yNiMiJmoxrxznw+02qtGmJSyldg/rTqWpJTf6zlUXqHuY2bM8SBjJl YQ+qZQtVFaN03dZ4uJbWBlK88VmUTu+5k+lYo4RmE9VZto+fxDpFPXzWbmRej2rYo+b+oXl0b/05 TNvOxklv8Lxx0vd+52uvjnzBJ0RETaJRSduGUkzv8y1i5/Wixwz4eO96PmhW1uAzNDe4bPlWoYxd zOCW4znoOZH5o16njG6fGcWy/QvxrlzcKJ3/uBH7C998MoUV0ZfAaTJhR2fhUdqogFP3MLfhQI76 Tmdw0/JZP+NF6rT3xMVB+x1rttX9Vn+20+Q3y7aGv2kOVBeIHN2d4cEncPSdx4xuNbHnBnFB01kS Xd7gty7aTB9neWXhcWMFy/OnJuPaESLmTyHgm53coxEjIyMJ8KpgsMkVDq0KI9ZMcEedeoItX4dw pnMoe37oR2W1NcdQOoqI8XTtH0SKk+569JDbf37PxEU7cPQLZ/O3PXHSFYXyEEt79WJOdH1GLnkP 97LFMq9FJs9LC/bPiOVlV3QUpjIpTPtCIdwfSxXV/baUlI91Cnp5Sf7yp6Dnj6cgj5K//Cno+eMp yKPkL38Kev54CvJoMn+5tm2Zaoe6RXzgQLoExNHcX9PGozoXwbSAEDCu++pkpBD/ywJmf7iIg0pw 9N/JntlteCHLRta0Bam4EzWVNt6x9NLVqQ2VrUsrr9o46P5vVZuUaaorG5jUsg9hinqZ7Yq3/mDV yPkcdDJVj386mDwunmKFaX8K075gsD+WhkceYyClcDF74OgDKZY02OoCKWRvgNSlU285Ub8OwcXe 4Gbywmy2bxvDa8UNbyZqHhz/hr6vf8pdc4GWfDK9z7pAyQJKLdjJz6Ma8qzBp3CXU0H96ThBmXmD U50m7K12TDzhZ1BGmcGVpCw3r4fcjv2JFUFLWBZ6jlqD+1I3/kdCL79vunxT9zC34cewKucGXbBy W+1vNZYvTNxYLaNKXMlAt894MHc9q8Y1y7x56hqwzxiWR9Fl+jizlpXHjRUsyt/NI6z75mtWLQ7h zCuDedftDEtX3ct+nufoASmRk3m79yG8I9fxiVcl644h3Xn23wS2rP8QN/0DmO4BU2GQnzSSgv3w GnmPKftDGNEoMyCqezDb42twXuZx/ywquyKmMJVJYdoXCuH+WKqo7relpHysU9DLS/KXPwU9fzwF eZT85U9Bzx9PQR4lf/lT0PPHU5BH0/nTBUocmPHHWobUL2XwGZB+lJWd2jPtzgR9oEVTVx7G6Szt SabqvoD6BvFh37AyaDnr/q6J7/BanPxyFYocAimWtQVpAymD4StL2h2sapMyxVw93lz72tPD9HHx 9CpM+1OY9gWD/bE0PJLLWZ071fkNzBo6hE/XnuSB8YfX9vD1+4OYuPwI91FzP3Y5E4eOJSRWN8+h 4XsXSIoMJMDbXTs0Lp0rkTMZN3QmOy9lHY6mvrSF/w3VpaujIu3Sfn6aNYS+dctQteQr9B0awKrI 0+bX7ijISlXGpZ4znDhLsm7KrJK1eL17Q/h9B7+f1k/6paXkTPQODtOY7m1esXkQxTw7nn/Vg061 H3A4PJoz6UaFnZ7I7+EHoW4HPOppYveqpBg27YRW096luf7GYo9Do3cY69+IlNCdxOt76D/gxvGt 7ErzYurGHaz5cjju5bQjd0xQXT3HSYXxu6ZZsy2qG1yMTzZ+1wppnI/Zzj486NXVLbMBHMDBjQ6+ HqBI5OJVGXppG9YdN7amunGMX7c9oPXnkWzauIj+zZyMN8nd/eNs+TaclK5D6NeiotXHkP488/Wm XpZeLGWp17UnrUjm5Pkb2mHId0k+kwSUpGzprOVkX6os5bK8Y6P9E0IIIYQQQgghsilN7ZatqclB NkUnGrU1qnlwOppNvz/glT6tebWknUFduQ8TBjU3CBqUxW2IPyOdYln/2/HMabvU1zkVtpu0N6ez et96Zg9uYTTSxIBVbUHpXDufSIrx22ZY1SZliuoCh9bFQPuedGhoODuMPQ4NvenV3pmU+HNcMz0B hhAiD/IdSLF/6RVqpUYRvHy3USN6BjcOb+S7kLO8WLsqz6Mm48559oQe4OId3WVQ995Wfls0hiGz D+HQZgQDm1XEHhVpV0+yLvQk19OynvXqtBSOh4aw50IquqXL1dd28EXXt/j2TG0GLfuNLfuXM6ye glW9fZm27ox+u6eFSnGKIyeScfRtj5s+2FCW2q28TN9MHlwkfu8pqN2SRrUec6y5VB3e6OZmIsCj JuNCHDHHH1CzUzNcnje8wTlTt3p5owOwFM61XIwCCiVw8VvN1tWzeaf9a5R5xnhIpykuuLxk1GPB LGu2fZ46tSpnbcC2WAlc/H7i4r2f8HF9fA36RVdejhvbsXcdQkjMGiYM7UDtcnkZRvuAlL1r+GH3 ywwa3QWXZ+2sPobsXYew5t4l1vjVseBC/yJub3bAkb85cjLFYI5XFcrEYxxV1KNNUxf9sZ///RNC CCGEEEIIIUyxp9RrLelossPufS7G/sEp3Gj7houmE7EuoODkStVKRvVTbSflLAEF+zr4RESx9LOh eL1aHk1/9JxY2RZUrybOpXKvhWtY0yZlxL4OPhsvcXGjdhYbIcQjl/9T7dlqNOvSnJLH/yD+Qub4 ENT/8veBw9yu3YZWbsZz/Rm7ynmHt1m2PYQpH79Pp1dfNN4gFxn8e3g7PyfUoNN7Q+ns0Qy3Rp68 OXoSEz5wJyM+gasFelRKOlfjfiMyYoPmtWEB/i37sKft16wY42EQTS9GWbfWdKz9gFN747j4IHOn VJeOsGvPdWp2a01d43kYHzW78tRt34aanCIm9qJB0CqdK4f3sl/pRsf29ShrcVt2EkmXTS8pljMV ystnOU0Gt05G5rKQvTXbAnevkHTiPtw8TrThIl4dJxMWlYDx+CCr5HTTF0VTttEoubDqGDIVzLTn Bc/RfDWxMmH9R/C/4HDNtSg4gMEtF8DEhUzsJuv3CCGEEEIIIYR4DMrWo1U3NzBua1RdJi7yIPcs ams0YDjbizWsagvSzfRwjdO7A3NZ9N7KNikraWaoSMbRrQYVpSIvhM3Y4HR6npdbtKMlB9l1+HJm T+a7p/l9018WNuzXppNvZ2rnewF6JTeuZY5S4dk6dJ+3gsCZXahscSO+rVzm+K6IzOCI7rX5CFez XbtPsC7gHYb376N5DZjEOoUzLk4lUN5Ny7qp9mZyb88BTih0Y1LSURyJYp/VAQtb0QV4rrN/d3xm 0Ep9haPbDhjd4HQ3FlNR9+JUrO6KY5Yph/LiV+Z8FAFdprNsbTjL1oyjcugwfNwGsDT2Vj62TWZf wCw20JFZa8NZtnY1U6pGMtG7LYMDD+UxmJLO1eifWL+zPD5fDjeY6kwUXbrRKJXoM7g9NZ7N7YS2 7hhSKfbzS2gMjn4BDPE0mIfV3omGAyezdK4j60f201yLRq4G/+kM7VGXCjknK4QQQgghhBBC2Iau w67yD/YfS0HfzHQ5lj27jDoR371C0olk0yNB7MtT1c05n1OpW9kWtDOAqWEZvPllOMvWhmvr2O3x 6rWY+CzBFKxsk7KQ6goHQ35hn9MoZo0y7JwthMgvGzSN2fFM9Td4sw3s2xaLQo1m7ZO/YtiW8Opj ath/hvJv9OF9LyU/v9uVoR8vZuPeI5y7YRSEeJwUIcwZoA2MGL4+XM+ZbFHwRoyMTOHivYfa1wP+ jl9JW8VX+HSYQuQVg4u9/maylx1/XNbcTNSXObxpr/UReVvSBXi27uSwdk0b9aVD7Nh61cJgmm3Y v9SBWWs3s+XAMkb07Il3j55495zAov3h+DhtZc709SRpi9+abSn2El5fhvP9/m0sGtdfs22P/oxY tpFlfuU5GLCQTYnWHm8qlAlhzB08gyS/6YyXHv8Cg9Eobf0Y0LoKOV8+rTyGlCf4+dPxfHOmJ7Om dsFJv7F2MTq3AQRf78HP1x5orkV3/+TTVxJZ0bITkyIu5CO4KYQQQgghhBBCWErXYfcqv206RLIa IJ3kP3by2+PsRGxVW1BxnN+cyrKfD7F12QS69NC0M3UZt4zNa0fhGL2AeeFn9PVqq9qkLJbK2ZBp jJ1/BZ8vJ9Cxcm4zVgghrJFjm5vFtNN7sfN3Tl3PAJScOxzD34+zYb+cBx+E7+GnFQNxPh7E6M7N aPXKm4wP3ELS3YfGWz96TpMJU2gbIw1fSXPwyKXHONjj4NqB4ZPH0koRxNSgmMxFsQxuJnujT/Gv Grh+it93Pt6ARTb6AM8hfj9xXTPd2onf2ZvtBqddB8Xk9F26hblMrZ9iCXscXL3w7uGNm1PWm4V9 ZU/e8m0EO7dzKCnNym0Bh9p49OhJh0bOWfNlX5WWPl1xJIZNMdY0NKdz9fBSpnQazP62q/hpQQ+D Rm1RdBmMRhndg1efz+nJ0LpjSKU4wPKxA5i4uxnzt83B2/CBSnWGTdMXcLD9TP43sycuusXp7Z1x e2cyn859mbCPlnEw1fIjXAghhBBCCCGEyDNdh11dW6P6OqeiD2XvRKxdB8Xk9F26xeItmgbbBKva gkrj4tUd766NqZRl4+I4telFL6dk9q2L4bwK69ukLKFK5ujXH9Jv5CFaLlnD9B65dLQUQljNRueU dnqv9N3sPnwV0hP5PTzu8TfsO7jQwvcTPt96lBOnDrJsYjX+DPBl0KdbSSnQa6SYZl+pBnWdyLoo FkDZV2jqVZ3b4TuJu57GjcM72XjTOGDxuBWj7Guv06LcCTZui+OG+ipx23ZbuEaOMVPTfhUm6VyN +h9jWs3lysDtbF32LjV1DdeiaLN4NIp1x5BKsZP5fn2ZebE3YQe+xad26ayf5zh/aglKlSsJih1E xf1r/KEQQgghhBBCCGF7di/ySosmlLmpaWtUX49jd/j5vLU1mpr2qzBRXSFmxhC6TUrh7chIFvnV w8F4GyFEvtnoKqKb3useBw78xbXzccQcr2Gjhv173LufuXy5RexKUKZ6M7wnzuWTd1/i3MbfSbxT iHpS21XCvVNbytw8zJ8nE/j7wOE8BixsrII7bfvU43bUH/yddII/oy6buMGVoLpHR1qZXAdFu35K XnsKpO5hrksxmny6x2AEjxFd2tZsy3ViPm1KVZcpxJjtkW/pKJpUzgaPprP3OirP+5lvprU36qkg ii7daJRnaPl2O2qbHY1izTGkQpnwI/4tOvJL1QA2BU/Gw6i3i+UKe4BTCCGEEEIIIUTB8Qzlm7Sn e7nzHDhwggsn/+CAqU7E9tVo1tvD9Doo2vVTTHcazI01bUEq7kRNoUnJpsyNum68kZ4+H1a1SeVC eYKw4d74hDjy2b6VTPSqbEHblBAiL2x3bj1bjWZdXid502Y2bt7G/pfy27D/DGUqVaYM/5B4KTXz bbWSS8eOcdFwU24Tv3ws40Ys5tBNg2m87EpSusLTGoNNR7FnPesVzrTq7UH1LL+U7mYSz/afVxCx KZ4yXq/zirUReVvTBXgSthOxdA3bE16iRYtXsgXT7F086NYe9oVGcsJgoS1V4kaCFsXi6Nset1yn PzOhdH28fBuRErqe/YbrygCqK9H8GmqQtjXb8iJub3bAUbGZX/dczBr8UV1kf9hmUpw64OX+ovbN hyjPR7FueQj7Em8bbKsbZnmJXmt/Zs4HLXJoABdFjnY0yrnaAxjSvTbPGH+OtceQbuqvAK74hvPz VyNoaCaIojknnU2eDyjj2REaA57Nec3Z9PeFEEIIIYQQQgibq+BO2z7VObtpDT/8vJ2z5ZrQ9DVd 24uOrsNuDOs3xxss/p5G0oalLFE0oteb9fOw6Lo1bUH2vODenl5OsawPi0aRZWNd+55BPqxqkwKU SRxYu4KfdiagNJhxRz+F98WuLNuxmGFNjKYgE0LYlJ1arbZ40is7O02L+MV7ptYcUZNx5gfebzGd 05Ue8kyvH/l1ZluDRnQVd6Km0sZ7B70iIwnwqmDmPeP0hrK/yWTmf9qD6s+mcn5PMN/vvsR/0fu4 7r+TPbPb8AIPuRU1g7e811B92pd83K8JFUo85O7ZrXw7cgp/tl3FL192w9FcB+88qFpSE7TIVhap e5jbsD1LGMiUhT2olu0KVozSdVvj4VpaG932xmdROr3nTqZjjRLabdK4sOl/zAk9AZ4L2bL+Q9yM p+1RX2HnOG8GLz8B1GPgukjmelfOuo2Nmd1nQ9e2ENCwOyE3gXIfsurofNpXNG4S1i5s3XI8Bz0n Mn/U65RRnWX7+EmsYxTL9i/Mun6D+l8SdkVzVqkCtYI/Fk7l+6QOfPxlH1yfs8PeuQntmlXlGUB1 ZQOTWvYhTNGBkUvew71sMbj1B6tGzuegU9a0rdkW1QUiR3dnePANmvtPZ3DT8sAN4oKmsyS6PD5r NzJPN/+k+hwbB3Vg9C9JlHw7lD0/9KOy3S3iAwfSJWArjr7zmNGtpsmbW7Gqb9DeeO7NIsai48wS Vhw31rAsfw9J/SuKmITbQAbX9wcR8G0yXaZNoccrpcC+Mg06NaPys7qL0gNSIifzdu9fqbVkM9/5 vWoiX9YcQ47c151jTuauRUCxl2ncuTGV7FUoE1YzpdNg1hmeD7rzUtGBMZHfG/RssXb/NCwru6Kl MJVJYdoXCuH+WKqo7relpHysU9DLS/KXPwU9fzwFeZT85U9Bzx9PQR4lf/lT0PPHU5DH3POXwY3I iXj1XsxtoMywjUQFdqF8tvY9XX05Tt9mozoXwbSAEPALZ/O3PbOuKXr7FPv2nkYJqK/uI2jsYs73 msWct1+lOMVxbNyORlVKWNcWRDqKiPF07R9Eiq6ti4fc/vN7Ji7agaNRPixvk0rnSvho2ry7knsO Q/g29lu6Vy0OykMs7dWLOdHljdoUDZXgpdfbZVuHpaDL/bh4uhSm/SlM+4LB/lgaHrFhIAV48Bdh A7oycXNlRkWu4xOvSgYfmgqamHrPkJJ/Ir9k+oT5/HbuLji0oO+M2Uxsc5bxjYdxWh9IAdSp/LMr mKULvyUk6ozm6w4t6DtlMqOHdsKllKZgbMXsgaMLpCiyvp3JmVZLdhHiVwd7fSAl1ngjcBrIlIWD 6dDBM3Ph5ywMbiZmAxa2ZXafDRkEeMzf4ND0lo/dwvqg6ZqAEc4095/J2EF9tEEmA6rThL3Vjok7 k7O+r+VoeBwAKsURdm7/hRUj53MQgHr0njudIT5dst08rNkWVTLxW7ew+evpLInW5MXRdx6zRg2g Y5bgxz3++XUqo0Yfxi3wOz57+xVK5LIPOsb7UhRZdJxZIpcyz2tZW5a/NJKC/fAaGW78gYbTZMKO zsJD17vkfiwr3+7JtEt+hO2Zhkc5E9erXPZHR7NfzbmW09/XMcqH6fMhgLe7ehudl1bun5ZlZVe0 FKYyKUz7QiHcH0sV1f22lJSPdQp6eUn+8qeg54+nII+Sv/wp6PnjKcij5C9/Cnr+eAryaFH+9B12 c+lErEomftMaVn40iXUKgA6MXPIxPn28srWrqRJXMtBtGPuyvKvTiJGGbZQWtwWhbev6jd3rv2Hi oh2at5wGMuXLD+jVzXgRenN1cOM2KTUZ59Yz7d3JHGs0m8Xz+uJSwi6XfdAx2penhEXHxVOkMO1P YdoXDPbH0vCIbQMpj0raLa7dSue5shUoXcJUUMFQBsobN1A+sKOERdvnTWE7cCxRFPdZPH4F/Tgr 6PkryKTssitMZVKY9oVCuD+WKqr7bSkpH+sU9PKS/OVPQc8fT0EeJX/5U9Dzx1OQR8lf/hT0/PEU 5LGg5088GYXtuChM+1OY9gWD/bE0PPJoogy2VqIsFZ0qWRgUeQaH8o5Usnh7IYQQQgghhBBCCCGE EEII0yTSIIQQQgghhBBCCCGEEEIIYYYEUoQQQgghhBBCCCGEEEIIIcyQQIoQQgghhBBCCCGEEEII IYQZEkgRQgghhBBCCCGEEEIIIYQwQwIpQgghhBBCCCGEEEIIIYQQZkggRQghhBBCCCGEEEIIIYQQ wgwJpAghhBBCCCGEEEIIIYQQQphhp1ar1cZvmmNnZ2f8lhBCCCGEEEIIIYQQQgghxFPH0vCIjEgR QgghhBBCCCGEEEIIIYQwI08jUi7ee2j8UZFTtWQxKGJlURT3WTx+Bf04K+j5K8ik7LIrTGVSmPaF Qrg/liqq+20pKR/rFPTykvzlT0HPH09BHiV/+VPQ88dTkEfJX/4U9PzxFOSxoOdPPBmF7bgoTPtT mPYFg/2xNDwiI1KEEEIIIYQQQgghhBBCCCHMkECKEEIIIYQQQgghhBBCCCGEGRJIEUIIIYQQQggh hBBCCCGEMEMCKUIIIYQQQgghhBBCCCGEEGZIIEUIIYQQQgghhBBCCCGEEMIMCaQIIYQQQgghhBBC CCGEEEKYIYEUIYQQQgghhBBCCCGEEEIIMySQIoQQQgghhBBCCCGEEEIIYYYEUoQQQgghhI2peai8 wVVFCv8qM4w/zIcMlDdSuKq4gTJDbfyhEEIIIYQQQgjxSEggRQghhMgrVTLxm1cwt2MVqpYspnm5 DGLphiiSlCrjrYUoAh6iPLOF78Z2xqtiJRq7VKZBxXr0G/s1UedSjTe2nPo2SZGBBHjX45WqlWns UolXGnQmIGgH/ygfGm8NqEmPXUhH3Xlp9uXBwph/jb/85N2M4Wvvavp8tgw8gqm9zBPlIZYaXrOG buCq8TbGHmV+hBBCCCGEEOIpIIEUIYQQIg9Uip3M825Kl77vsyQ6OfMDRQhzBrTFq9dsYhTphl8R opD7j5S9/2NIi+7MXr6Da+6d6eXbn3budzmwfBzv9JhG5MU04y/lLuMSMXMG4N17PCFRd6nfqT+9 +3em/tUdhEx4m3cCNnIl2+iU/7h0/BCnjN7NxqEBr7mUNn73CVKToYhh1cQP+SLqkvGHNnCL+OWz mGN4zcrRo86PEEIIIYQQQjwdJJAihBBCWEt5iGV+g/gmp8bI6Bn4DF9NkgxMEUWCmoxzvzL/wy84 oGxI3yV/cihqI1+tWM0PO3aweGgjSFzJotCj3Df+ao7u8c+v/+OTuZHccx3K/N+PsWn9agK//5Vf DqzmHVc4t/xr1sXeNvrevyQdOQ4O77Ps7H9cvPfQ9OtaEN7Ozxh990lQ8/DuP8RHzGNsh858FnrU eAMbUKGM/YHZAVuNPzDhceTnEcm4RMzsrtQp2ZS5UdeNPxVCCCGEEEKIPHm8gZS7CRzYFEXSXZkM wDppXDm0hciILcReMt2TU30jnt0RG9gWlYDSuFOmjvo2SVEbiYzYwakbtpyvPB9un2JfxAYic3zt JuG2HDNCiIIijaTwhQY9ujswcu0p/r73kIv37nMkchrNdZvuXEJYtDTkiSJAfYm9Xy3gp8RnaTT9 G2a824gyz9hpPnN4lW4jh+LJXf5eH8OZ/8w9qGSnTt7FdzNDOEcHPl7xOT5u5SkGQDEcanVn8Adv AkfYfCCRLOO/7iVxbNtpaN6EOo4FIVCSk4f8u3ca3WrUoEv/KWxMvGu8gW2ozrBp+gIOGr+fzWPK j82pybh2mHUB7zFkbiT3jD8WQgghRBHwkNS/dptoVzJ67TxFquWPpEIIAY83kJJG0rqp9Os3gKnr Eim0HXRT9zDXxXj+bcNXXnrH3eXcxukM7z+dbWdNV2btnr/HydmDGDY2jJN3zZTu/b/YMmEgw2fH kva8phnCNq4T82lTqpasQt/AQyiNP9ZTcSdqCk1KFqNq95UkqUB17Xe+69+H4Tm+viP22gOjtP4j Ze8c+lUsRpNP93DH6FONdK7GbmDp0AaZ5e8yiKURR7iarYiyb9tk6AIiY5OzH6uq04R1N5hbPMur H2GJxsGuVJKiVmZZQ6HJ0AVsiUrIoaws2b/cqMlI3slC72pUdZlCTGq2PSkiCls5mD6eTB6r2dwi PrAbVUtWYUDwaRPb5zVtFcrYQPoanNuFmuoCh9bF6P/r6P8xH/SogwMAxankNYqx/o20n8ayNe5C vtcSUCmOEBk4SHP9LFmMqh0nE5bjNSQ7q9JQJRMfsYBx+vuZN3OD99ho3Rfj620V+n66kphEa9bP sDwNVeJKBmS7Vmtfj/t4tUW5WpJGjvepR7H/ajL+3srKZbHg9B7+Q5tRShtD0bDjmWp1aVwFOJ7I 5ZuWnhFKzmwO5sfEuziO+YiBTV80+rwkVV6rT2XucurERW4ZfKK6cJIDl0rxWls3qjzGp928UZNx +xrH9SejGz0WzOf9alm3yp90FJu+YcHOHEbR6T2O/NjYzSOsmzWYt157nYCDVXl3cEvjLYQQQgjx NNG3rXVjaazhU56xzPYoTR33AdcPfWeiXcnotfh3rhsHUiwY1ZqtTlWyAeMCNxBvakrnbM/t5re1 rs6iQpm4h7BPvTO3sWSdTgv2L1e2SMOmLK8XmmddGtmOgZzq1UWadeVqmuVpWHcO5d1jrFo+x8ud p7DmpzXM6u36OP/wk+E0kClrwlm21vg1k651HsFc3CVfwaNPY0jYyx9/ZT+gQM39E3vZeBJe6dOa V0tmaeGwkWQOBixkU7ZAgpbyMGvmBpNi8Ja96xDW6KfYUBK1pA/gTKslp7igf/8nfFxLZH4pI4X4 tZ/ywdufccDslSodRcR4Orfsw5zd7trf4ifm+6Ywp38zOo/egEJ/Ehlse9Gb+WvDWbZ2NUMJYXjL TvgHn8h6Qbx7haQT0Nz/OxO/7yiaORc32PgW8YED8PIexvqq41hqkPYI77YMNhV4smj/cvMfN2LX MGfQewQW6TnNC1s56I6nzzjadLr2mMs8VidFXMgh4JHblC7mj9Vc01YeJuQTS3o5Fw6qpBg26Rsj G9Hrzfq8kGWLCnjM/lM/ddD+cY21PejzSHmIZX49GB6QQq8lP7Fs7WqmVI1kovfbTM/pdzFkVRq3 iF88nC79A7niq7nOLZ3ryPqR7ek7IcLg2pkXKpSxQYwxvN6uGUfl0GH4dJhC5JXslYrsrElDhfLy WU7TgZFLfsp+zR7fEsfH9kBii3K1MA27F3B5y58pc+eZfAVMHkgDByhZzoESNnkcUJKwZzPRlOKV 93vS7EUTR3zx53F4FuA0F66YeU4wln6G/Wv3Al749WlG2Wx5teO55x14FuDgWRT6wbb/cenofg5R Gy/36hjelQu2UlTr9DHzI9cxb7gXFWx4bKqubGHhR0GaZ7D285g/08t4ExMeXX5sTXXjGL9ue0Dr zyPZtHER/Zs5GW8ihBBCiKfSVuZMX2+mEVSFMnY1Xy2KNXivBC5+P2VO43r3FPPbOwN9mB+vzHx/ 4xBc9M82lo1qVV3ZwKQWzRgeEEfLuas19Ykl3lwJ6EOXFuOz1kNUF4gc3SnLc/uyNQNhcR+6tBhN WIJhu501dRYVytjFDHZrz8RQR32749IPYcWAtnj1Wkx8tmCKZfuXM1ukYWvW1AvNsTINq+rVRZmV 5WqSNWlYcw7lj42SsYQdz1R0o1U3L1xKmahgFzovUb9dD7x79DR6eePm9Ciq9GV4tU0HXiGe3YfP Yzx+A5ScOxzD3zSme5tXeN74Y5sJZ8EPB02MoEhHsTOEFTmtJ5Ab9Q3i185gXJvGdPnwEDWGD6aB 8TY6qnPs/X4DKZ4L2XJ8JSN69sS7Rx98Zq9ly9zOpATPZaV2uh1d4wJ+4fwZ+T98evTEu0d/RiyL JGxiZdaNnGUiOORMwzffMvH7euHikHlaqRLXMy8gjuZzDxK1YgJd9GlvZJlfeQ4ujuCoboSENftn 1kNux4aycGh7WrSczJ+uvfFtXM54oyKgcJZD5vG0nlWzh2qPOd3xBGEfLeOguRE3ysOEfPIt+PbP nHZKTxdkMXes5pS2duFiWtPb09n4w0JId4PWaYJ7nbJZtrAt3TRizoyMDCHAr4/md/lqOVM8b+Tw uxiyLg3NcbYVR/8QvtceZ13GBbLS6NqZJ7qphZwmE/bLXM31tqc/c8IX0lwRxNSgGBP3DyN5ScOp EV49e2W/ZnvV1o4kevRsUa4Wp2FXmWZD/BkxboKJ11h6NS1PqrIFg4a0oXK24EQePLzAkfUHgXp0 alnbZs8YqrN/sOX3m1DFi9frlTH+OAe3OBd7Ahya4l77WVLidrBheSBLAxewNGgVkVHHuZqW23nz ONlTqvEYtscnsmvd5/h4udj2uFRdYPus6YQpADozZXo/XstxtrNHnJ9HwN51CCExa5gwtAO1yz2K 52whhBBCPDHmpktWXWTf8lX569Bn8ajWNM7/FkaYojNT9kcROK6/pj7hN5dV+43rIekoNi1gajD4 rI0hTFd37zmBRQe2M6ZWJBMnhGcPDllSZ9HVhbK0dfWky7hlbF47CsfoNWw+/G9mmhbvXw5skcaj kJd6oTGr0rCuXl2kWVWuZuQlDUvOoXzKdyBFdX4Ds4YO4dO1J7M33l/bw9fvD2Li8iPcR8392OVM HDqWEP2CoIbvXSApMpAAb3ftcLx0rkTOZNzQmey8lDVSpb60hf8N1aWroyLt0n5+mjWEvnXLULXk K/QdGsCqyNPm1wx54rIPx2syNJBoE0OUcmfH86960Kn2Aw6HR3Mm3Win0xP5Pfwg1O2Ah1WNEdbo wHD//rBoEWuMh14qj/Jr0DZcPvyI3nntJKi+zqmw3aS9OZ3V+9Yze3ALzO2Jpsc4tPL1pp5BYAPK Uq9rT1qRzMnzN1Dpb4aN6OXjiZPhpvaVaf7+cHycYtgUkxlZVl09x0mFwXZmpXE+Zjv78KBXV7es J629I3XeeAUUiVy8qj2+rdg/8x5w4/hWdqV5MXXjDtZ8ORz3cgajeYqMwlgOmQ34z5Yrk7Wh0t6B 0uVzaDhSXSBywjDmMJqAUa01vbez+Jej69dw0MmPsUOaGB2r1fBecoyLSXPwKG18y0hHETGVIQEw Zc4o3njO6ONCKZ1r5xMzR9bVqMlLL14jfvOKbFOi5Tx9n4V004i1H4mPZ4XM9x2aMCDAD0fFDqLi DB6UTbEqDd11qw8TBjU3GGlTFrch/ox0imX9b8ezP7BYSH9tnvYuzfXHkz0Ojd5hrH8jUkJ3Ep/L w6d1aRj9Xk+MLcrVFmkA94+z5dtwUroOoV+Lisaf5on6Yhx7D9yEci1o8pqZO9dNBReuAtShWmVL rse6USVQpkdzapscSfuQWykXuQbQvCZOuuDAvTMcjoiHF5LZO7M7rTy8+XDseOYETGLOhKEM925J r4ELiUn+L2tyT4w9JavU5TXXijxnajfzRVeRPwE403zuVAY2yq1jwaPMjxBCCCGEFTxHMdI3nSVz VxuNtFChPLqBVcGVGe7fH0eDT6xh8ahWfZ2qJx0aGnaks8ehoTe92juTEn+OayoyO/Y6deWtNlWz NLzaO7XCb1RPHHdu51CSrsOu5XUW821dxalU1506+rYu7faW7l8ObJHGo2BdvdA0q9Kwql5dtFlV rmZYl4bl51B+GbeKWc3+pVeolRpF8PLdRo33Gdw4vJHvQs7yYu2qPI+ajDvn2RN6gIt3dCEX3Xtb +W3RGIbMPoRDmxEMbFYRe1SkXT3JutCTXDfqNahOS+F4aAh7LqSim8VBfW0HX3R9i2/P1GbQst/Y sn85w+opWNXbl2nrzui3K0hUVyKY3qE9CxTttNPo/MQEp+34dhhvNMzPQqXq8EY3N/h9B7+fNmy+ U5NxIY6Y4w+o2akZLs8/qlpxaWq9O4EJ7eNYsXxP1qmzdoaw4kxfxo7pRKWsX7KcfR18IqJY+tlQ vF7VLTZrmmbKsEus8auTy0F+l+QzSYALLi+VMv4Qe6fXaFwP9q2L4XyWw9D09lnphpQaTU0GoErh 9O9/Q/uONHPRfmbF/plXAhe/1WxdPZt32r+WudBvkVMYy8GeF9zb08spmdO/n8q6zo8yieN/JuPY sQk1Sxkf8bpGtJeZ8vkg3LIFQ4DU40SFxuLo297052ZoRnNtwGXuVAY2Km/8cSGVwd2b1zL/e/8g K9/vRJe+77PEYMRdSugkzfR903aaWJPJcrppxBzdalAxy09jj8NLNbM9KJtiVRq6h0MnV6pWMgrO laqMSz2DCoLVdIEAZ+pWL290bS6Fcy2XrMFlk/KYRr2aOGc7Nx4jW5SrLdLgASl71/DD7pcZNLoL Ls/a4tqo5v7ls5wA8GhAjbKm716q2yn8owScXqR0SUt+CyWKxCSgCq83cjHTseABt68quAc4OpXV B5g166MAij85qerK/K2HiEq4xJGzZ9geuYqRXmW5sGUyQz78kYS0AtvbxjaUR/k1aIOmUmEqWC6E EEIIUZA9506/j8fSKnoVITsvZtZ7tKNRkvzH896beV/IzeJRrfZ18Nl4yWhKMDPuXiHpRLKZOogu 4JG1wy5YVmcx39aVztWTcZzGg24e1fSfWbx/ObBFGraXx3phFtalYVW9ukizrlxNy2MaFpxD+ZX/ 1J+tRrMuzSl5/A/iL2SOD0H9L38fOMzt2m1o5ZZbA9tVzju8zbLtIUz5+H06vWq8mGhuMvj38HZ+ TqhBp/eG0tmjGW6NPHlz9CQmfOBORnwCVwtcPfk6B4PmElZrISu/8tdOo9MHn5mBzK8XyYIvd1k4 X7oBu/LUbd+GmpwiJvaiQfAonSuH97Jf6UbH9vVMzDFuQ/a16TLeD4JX8utR7aiU1BhWfrSBOtPe pXlp0w0sj4/xyag9Ac2xL09VN2c4cZbkuyoyRwVkcOtkpEULHukpE4iJ2EBkxFqWDu/O8KTehC17 J/ebsBA6pT0YumoaLsEf8OFnK4iM2EBkxArm9urFHIbz1bQuWUdV6YMd+2iz9huGNzI9BZVmlJUz dWo5QmIUWyxZOE07Vcyejl+z+MNmRbdhTvEr6346YfyuVjIH549n/qZHOVdqMqfPXMn++1jFyjT0 18NHIYmky3eN37SSYRq6YPk1Tu8OzHmB9ifNFuWaWxqPYDQKpHP9n0SuAFUau+Jo8hnDYEo8l5ep mKX3nBnqf7l4/BJQnYY1K2IyWf3vW45q1Sppr0Mq7meUp8PcL5i5ditrvp1A99aNcaniTCVnF17z epdPfvyOYbVLcW/LMsL/uGGcaCGinXoxOhmoh8+Xww16cwkhhBBCPB3sXLszyr84YUEbOKHUtMvc iV7G1OBXmDCohdF6lY9ftgZ2bScnc+wr1aCuk2EdLK91llSSojYSGbGBLYHD6do/kbcjv6SvcUfe IsvWdcvcWFmvLtKsKVdznky93wa1qed5uUU7WnKQXYcvZzYW3T3N75v+oma31tQ10zsxU206+Xam dr7XTlFy41rmKBWerUP3eSsInNnFNnOAW+Uyx3dFaBs6M187YpM1ZZR6nKjQ5OzD8eyr0ay3Bynb D3M2p8YQk4pR1q01HWtfZ//u+MzgkfoKR7cd4J5FQa38sucFz3eZ0D5OuyBYGkkblrIEP0b1rGWL Ay5fVIr9/BIag6NfAEM8KwDFcazfnObEsH5zvNEFL52rUUFGC5fp/MqcjyKgi3bBb92CR24DWGo8 rZmWKnk/Qf37MLz/O8zZ7c6UEV44v5DjJOVCGClOpSY+jF0zjsqh7zO8fx+G93+fJbzD/A+6UMu4 l7o+2DGd8d0ye6VkldnA+SB6Lu+5DSD4ektmrQ1n2drvGMlqJnq/zZTgEwbnh3aUy/ZWzJqaPXhT uD1DqXKGDdDONPcPZkvSff3ChReStjNGv17MCcK+32U0os1Sut/GmTq1KmcLVmkewMllFIKVaeTU e0oXWDbV88MiOY0ALE7F6q445tqLJ49p7AxgalgGb36pXYxRu0C76cUYHwFblGu+09CNRqlEn8Ht qWGT0SgAD7iVchmowmsvVzCzsPt9Lp6MIwVwfKM2zpY87j28zbWTl4CXqVzJTGXw4WVO70oAatC4 tqP2GmePQ/0+vD9uPIN7uJkckWhXsRmdetcDEth38jIPjTcoFHRrX20FwNEvp/uAEEIIIURBVoHm g0bSKnoB88LPoFKdYcvCYPAfQZcnHTRQXeFgyC/scxrFrFEemqCOvSOvtXWHnRvYoetgbLB9zMIv WGJqunhr6yyqZA4tHMXw/n0YERBHy7mDaPlSqSLyvJfHemEW1qRhZb26SLOmXM3JYxrWnkN5YIPz y45nqr/Bm21g37ZYFGo00zz8FcO2hFcf/QgIAJ6h/Bt9eN9Lyc/vdmXox4vZuPcI524YLxD+GClC mDOgj7ahM/MVsP5vlPoe4PDgTDTbswRbNnPoTCrkdW69svVo1c2Ne1t3cli7toz60iF2bL1qYVDL Buxr0W36BJrvXEJYRDhhM2KM5rR7QpQn+PnT8XxzpqdB4689Dg37MnZifQ4GNMdr6AK26EaNDG1K 47nXaOhbL0sy9i91YNbazWw5sEy/sJd3zwks2h+Oj9NWbQApy1c033Mdwpp7D7l47z5Hwtvz79IB 9B27mrM2OplFEaA8xNJebfFZepOOO25qG+7vc+TzeiR93YPOozcYjGRL5WzIbCuCHckcvFiNwfGn +Fm/kP1QAtZvY74vrJuxlqOpKk3jXEIY//toH22+nEDHyqabTQuvZyhV1mDUZI1xfDr9HdycMsvB 3qklb/t6ZG6T2ygB8QgVx/nNqSz7+RBbl03Qjv40XIxRWxkz/lphpBuN0taPAa2rmBnhkR/FeaHk c6bTVV0ifls8UAuvpq5W9hosRckSpp9dVOeOsOvYXe2i8qZH3JlWnBIvPAfc5W56QZz81QaUhwn5 ZIF28dXODB3WxoL7gBBCCCFEwWTv2otJc93ZN2MVkRGrWLDTw2jdwCchlbMh0xg7/wo+WerGZann M5YxnnHMaenFuMC1mva+DQsY59qMr/6ra7R2cB7rLLrpxu495ELScjyu/4BPXpcKEOKplsdzKA9s U6XSTu/Fzt85dT0DUHLucAx/P5YREFrlPPggfA8/rRiI8/EgRnduRqtX3mR84BaS7j6BvoZOkwlT PND3UNa9Ds9uwwv6SGYyBxfpepXrXv2YuGiHcWqW003vpTzE7yeua6Y9O/E7ex/HtF569jg07Mlg v3SWDPBjSa0JTOrzZEejqBQHWD52ABN3N2P+tjl4Gzb+2lfGY9pKtqydR8vdkxjRvw/D+//Iv56B RP0yEperhtN+2OPg6oV3D+8sDacA9pU9ecu3EWRZNMyU4lRq5MsHAX4Q+jU/Hc5DwEwUQWkkhS9k TrQH87+dirdrae37muNp7OcTcAmey8ro69qeyCv5ZOQhC4Iduvk8nWnl+y4d9elqObjSzPOVzOCu 8jAhHwSwP8dRLoXZM1So25RWuv+e+5NT543Pd6Ngi+JfUu/l5ZadOdeqqSHCuoB89jlaDVmZhm4Y uqngj+oGF+OTTa/RYRHdVIqmhvHqFoczNQeqIWvTKI2LV3e8uzamUpZEi+PUphe9nJJNrIH1CNii XPOVhsFolNE9ePWRrZVmmvryUfYfTAYHT7wa5XUpUGPpKI4e5DBQsrMXDfQrzVtCyc3LN4Eq1HEs k8Px9vR6eHofq/XrNm1lTsvy2uHtxahasgxdAqIyNw7tQ+OSxahaciSRikIaWBJCCCHEU64s9foO wYf5jBiwGpe54+n2JEejqJI5+vWH9Bt5iJZL1jC9R9a6sb1TeyYGR7Bsrjv7A97RtPctvc4bq3bz /dDXuJZlREr+6yz2Ts14++OPGclKFvx4hDvGGxQ61tYLTbEmDSvr1UWaNeVqjrVp5P8cspT5PFtF O71X+m52H74K6Yn8Hh73+EZA6Di40ML3Ez7fepQTpw6ybGI1/gzwZdCnW0kpUGukGDRcLjnFBaNg i+b1JwFeFYy/aIFilH3tdVqUO8HGbXHcUF8lbttuC9eqsSH7qrQaNpjm1MNnVM+s05c9ZirFTub7 9WXmxd6EHfgWn9pGDcUA9s649ZhAYJKu/CMJ8GuDi266OVNTqeSL7hiIZf1vx4vATU7kW04LTWPP 86VL86zueFKdYdP0BRx0cqemKjbLqLftMQk8QDcabiMxiakm5mg1ZDhs8hKJ4QuZE12elnXSiNtk MJpuUzRJ/wH/JXBo0wYiTa2rUkjohu1qmFgkkAzu3jIIkNaoyUsVrGnktYbpocXWsTINm18PDZka umstW6TxBNiiXM2l8chHowCoePDAVMcVJWe2/UKEEsr4voVHFePrV24e8CDDxEPcgwR2/RDJPerR 28dTO4XrRSKH1qJqyVqMi7ho/I1M984RvzcJeIWmdSo9ovJ4jDJSufLXSZIUdwvpNGVCCCGEEGBf uQ0DP+wMTj0Z3Leh5fUXW1NdIWbGELpNSuHtyEgW+dUzmRd7p8Z4j/uBw7p2vu3/w8ertnZbK+tg ltB2vEoJ3Ul8qg1ajJ96tqgXWpPGI/hNCy1rytUcW6RhPRO17bzQTe91jwMH/uLa+Thijtew0QiI e9y7b2XvOLsSlKneDO+Jc/nk3Zc4t/F3Eu8UrItI1oY4G6vgTts+9bgd9Qd/J53gz6jLjz+ohT0O jcbx871jzDeKzD8+KpQJP+LfoiO/VA1gU/BkPIxGkeRGs2gYtOrtQXV7IHUPc12K0eTTPeaDH7qG btVpwrpXoWr3lSan+hLC9rQ3bt1aCqamGBw5n4P60XCjCIpJRpXjA5dhtP85Us4kASdYp+tVo3+9 z5LoZIiez8T+fRi+cD8pxkkVFqWb4zOtj/Y/yewbOY75UVe0wRQVyoSfWTwjXL+5Y8/G1MhjHMXe xYNu7Z1NzLWaOUdrzj05rExDu06XybU2tMdV3nvZlKC6R0damZrLVDcHqslAoSFr0lBxJ2oKTUo2 ZW7U9SxbGsr7/ljBFuWa5zR0o1GeoeXb7aht89Eoz/NSnfqU5Dx/HErgVpaYh5qMizv44evfgI6M 8WtJef2fV5GmOM3x4+dJNRUoecYZ13Z1gDji/jYeuZnGla3fs3x3Mrzuh09r3ZpEDpSvVgm4yblz Kdw3+pZGGpe3BvPdybvwekdavPpkJ4TIt7S/WDe6Da83dsOrfjfm7LiEidIsAh6S+tdubXB/EzEn rgJ3+Of3SG2w/w+uPCiaJSOEEEIUHmVxG7eJi0lfZ51l5HFSniBsuDc+IY58tm8lE70q51gXyy6N 8zHb2YcH3TyqYW9VnSWNpOB+VC3Zj7BE41kRihpr6oXmWJeGVfXqIs26cjXNmjSsOYeM37WeDZLQ erYazbq8TvKmzWzcvI39L+V3BMQzlKlUmTL8Q+Ilg/n91EouHTtG1n6Gt4lfPpZxIxZz6KZBXzy7 kpSuUEBjgaXr4+XrzL7QSE5kWSPDBhdGu0q4d2pLmYTtRCxdw/aEl2jR4hUbBLWeJulcPbyUKZ0C uOIbzs9fjaChySCK7oRrwMQIo17lyhP8/L+v2OfUk3ferKE5WUrXx8u3ESmh69l/JWtDlupKNL+G xuLo2x630vaZjV47f+GXaF0jq84tTmzewD4a0evN+nmY1/MhyvNRrFsewr7E28YfisJI34i6mV/3 XDRzPLnjWd8R+9JtCNCPrjJ8PeBU5GQc9aPhLrHGrw729rXoMt4PR0UwX608nHUkiTKeHaEx4DmA rk3q4DH7TxPpPuSiYicjnYD2y4m6+5CLG4fgYrs7TAFTApc+45miX1B+B994V6VayWJULfksrzQc zDr9UO3ODO3lnodzXEt/HTFaqFC7wGKKUwe83A2mEVMmcWDtCn7amYBS12ZoVRq6B5YY1m+ONzgW 0kjasJQlirxeszQ0D59ku/epEjcStMjg+gmgTuWfqLWE/LgzyxSdlqdhzwvu7enlFMv6sGiD9YPQ TAu1Zz3r87k/lrOyXE39jtamoaMdjXKu9gCGdK9NHmN6OSjGiw1b060cpKwKIuRAMpruLyrSLkXx /SefEJL4LA0CJtHfvYz+W6qLvzK1QzM6v+7FsG/+NDGCrSL127WlDEcJDfyRP679p3lbreRKzHfM HLWYc7Rh3OyBuOmDQ2V5rW1HanKT2DnTCdryd9YgTca/JG2Zh//IZdymEe9+/Db1bR5Yyqt7JKyd wLihgzSv96ez8Wrmp9d+mY6/7rPRq0nQnhIPT23hy5Cjmv8o97H85z+5BhRrNIH9xtdp/es2W+Z6 ZSbuG86Rew+5eG8J3vop0vKWnyfnAdcPfacN7PsQ8O0+4AxbZgzSvDd2I+fuSyBFCCGEEHmnnzL+ YleW7VjMsCbOZhpVrxPzaVOqunxAZJZ2o8xOd45+PrR2KWFlncWgPhCyn6vGjflHI1m/Mzlrncoa ZupfBZXl9ULMtqFZlYZV9eqizapyNXPcWZ6GNedQ/uXhzDJHO73X5fWs+j4G53yPgChGGVc3Xnc4 wbrF37Ix5hDxh3ay8YsRfLAsnpJZti3Fy7XLcPTHrwhatoVT569wVXGRpJh1rN94jhrd38D1BRvu qk1UoPmoAHzOjGfI2EXaBc43EBk8nckjY2hucr7Hqxxd9y1LAxcYvb4h8i/DxaSeoXyT9nQvd5i1 367mbLm2tG1SyeDzp9jtU+zTltW2Pce5DaSdP8juiA1ERmwh9lKa5gYSG8SYVh+wjva0bQynd0Zk TkGke20+wlWVPS806c8EXwjr3x1/3SJgESuY26sTE0MrM2bVJwZrTGh/N4IY7tqDucHh2t9tMj6u fQhjFLNGeWhPTl1j63G+8W6Gz6crtGmvZelQL7oExNF84ucM9TSYws2i/QPU/7Br2lDGjR3EsFnb uGLYNqD+lwTd/m7czd830+C/c8Ru+1UztdOhi9pGrkKu0JVDCVz6TGW+L4T19zBzPI2lV0NrFlzW secFz9F8NbE+BwOa4zV0gfaatIK5vXoxJ7o+YwL6PtEp+goch2YMD/6BMfpgiikdGBP5HcMb5eU3 0dFdR+KY07K/9pqzlqXD+zJxZ3l8vhxOc/3DYTpXIj9n8HvvM6H/fHZd0j20W5NG5kKOBwN6MVh7 nG0JHEHfkeE4+gUwxPCaZS37WnSbPoHm0ePp0iuAsAjNoov+HYaxz8nw+gnqS5F80ecdAkaMZNG2 fzJ72VuRBqU9GPLlKAjuQ1PvyZptI8IJ+7QHTfsHQX73xwqWl6u539GaNHQyR6N0+Kg/r5fLz3OZ eXbObzJy7kDKKDfxxZtt8H3Hj3Hv9aCXeztmr0+mxsBFLBrXkjIGMQv1tSQOJt4FLnHgxGUTgZRn cew4kk/71OLe7sn0ae3NiKGDGNu7NW3e9GfLzYb0XbqIES0qGnzHnlIt3mfeFG9KKiMJfLsuTb26 M27iJOZ8OJBBXm54vT2TA8qG9F78HZM6VS1A03qpSEuJZV1oiOa1divHDQrlXtxW1us+26sgTXtC 2D3/AoarzpQp54CpbiPWy1t+npwSuPj9ZCJopH0lzcEjLw0KQgghhCjkLBzVqjzEMr++zAyF3t71 4OSuzLYl/SuSeEU68CIN3/2A3gQxvOVwlm7Qfh4cwOCGg1lXaxpfTeuCk+7RxIo6i74+ML8jjfXb bmBL4BC8Wo7noOc0vhpjUB+ydP9yqn9ZkcZjZU290FwbmjVpWFmvLtKsKFezx50VaVhzDuWXnVqt tvhot7PTVDcv3jMTmXzwF2EDujJxc2VGRa7jEy/DxnsVd6Km0sZ7B70iI7Xrf5h6z5CSfyK/ZPqE +fx27i44tKDvjNlMbHOW8Y2Hcdp/J3tmt9EUnDqVf3YFs3Tht4REndF83aEFfadMZvTQTplrXdhI 1ZKa9LKVReoe5jZszxImE3Z0Vq6VNpXiCNvDvmZqQAgpAE4DmfLlB/TqZrhAznViPvXGZ1Fslu9m asRI4/JTX2HnOG8GLz9BmWEbiQrsYjCdRt6Y3Wd9/lyYHx+MT7YAkAFd+dRbTtSvxj3W00gK9sNr ZAytluwixK9OtkifKnElA92Gsc/ofQ1dOZTSppM5tY5JTga/kTKBmB0b+WX8JG1Pcmea+89k7KA+ eBgvvq393XZu/4UVI+dzEIB69J47nSE+XbItQp89bcBzIvMDhtBNPz+mhmX7VwG4xz+/TmXU6MO4 BX7HZ2+/gr7UVacJe6sdE3fqFpnNytHwvCmAzB9nVnpE5WCz/OWVKpn4rVvY/PV0zVRagKPvPGYM 7E5ro+MpO901N5g6Js+xVJKiwgmb+5k2bWea+09naK8utG9krreNVo7ntsYTL7tHwcTvAR0YuWQ4 Xh7tTF4/DFlaJtnuFSavIWoyzq1n2ruTOdZoNovn9cWlROaF37I0dBsnE79pDSs/0l23OjByycf4 9PHCxUxAzdJ9gXSuxm5hfdB05oSeMH+9fZDI1onv8fGRRsxdOYvutQznP7UwDf22v7F7/TdMXLRD 85bJe21Wlu+PFSwq15x/R8vS0Lofy8q3ezLtkh9he6bhYUEgJc/7nXGDU79+w+Ivl7MlTnMulHT3 Ydj7I/Ht24LKJYzylvY3Gye9z8Sdjnyw7GtGeziaCGqoeXgzni3ffMHSxWHahnxn6vcagt+oofRo /jKGRaOnTuWffRFErAvlpxU7uKB736ERbw4awNv9+9LGvbLp7+Yiz+WTq7vEB3bPugi8OTXmseXY BNye0XQaOBUyhxnzgrlcZxRTvvgYb9fc5go2+lu+4RxZ0ZOsXW7ymB8jj668bEPylz8FPX88BXmU /OVPQc8fT0EeJX/5U9Dzx1OQR7P5s6B+qZFLHVffLuBhpr1K1w5lpv1I227U/OoPObTV6Bi22ahQ Jkazd/MqpunqXzk9t1tVZ0klKSqSHSFztXUhckjbsv3zKG2fQ/3LijRsxOxxkY2l9cIc2tAsTkPD qnq1luX7U/BZvi8WlqvZ486KNPTbWnoOZdLtj6XhEdsGUh6VtFtcu5XOc2UrUNq4Ip5NBsobN1A+ sKOERdvnjeUHTuFRFPdZPH4F/Tgr6PkryKTssitMZVKY9oVCuD+Wyvd+q9NIvXqTNJ6nTKWyPJeH YIVJabe4dus+PF+OimWMK8A50H5PTXEcKryIwzP5y1C+y6eIKejlJfnLn4KeP56CPEr+8qeg54+n II+Sv/wp6PnjKchjQc+feDIK23FRmPanMO0LBvtjaXjk0UQZbK1EWSo6VbIwKPIMDuUdqWTx9kII IYQQwibsSlDa0ZlKjjYMoqB7FnS2LohC5vcqOZXPdxBFCCGEEEIIIUTRJZEGIYQQQgghhBBCCCGE EEIIMySQIoQQQgghhBBCCCGEEEIIYYYEUoQQQgghhBBCCCGEEEIIIcyQQIoQQgghhBBCCCGEEEII IYQZEkgRQgghhBBCCCGEEEIIIYQwQwIpQgghhBBCCCGEEEIIIYQQZtip1Wq18Zvm2NnZGb8lhBBC CCGEEEIIIYQQQgjx1LE0PCIjUoQQQgghhBBCCCGEEEIIIczI04iUi/ceGn9U5FQtWQyKWFkUxX0W j19BP84Kev4KMim77ApTmRSmfaEQ7o+liup+W0rKxzoFvbwkf/lT0PPHU5BHyV/+FPT88RTkUfKX PwU9fzwFeSzo+RNPRmE7LgrT/hSmfcFgfywNj8iIFCGEEEIIIYQQQgghhBBCCDMkkCKEEEIIIYQQ QgghhBBCCGGGBFKEEEIIIYQQQgghhBBCCCHMkECKEEIIIYQQQgghhBBCCCGEGRJIEUIIIYQQQggh hBBCCCGEMEMCKUIIIYQQQgghhBBCCCGEEGZIIEUIIYQQQgghhBBCCCGEEMIMCaQIIYQQQgghhBBC CCGEEEKYIYEUIYQQQghhYyr+u32Vq4qrpKapjD98AnT5Sebqjbs8NP5YiCch4y7/Xkrg1PHzpGao jT998gp6/shAeeMiScdP8M/tB8YfCiGEEEIIYVMSSBFCCFEoqBRH2LFhAeNcilG1pO7lzdzgDcQk phpvbiCVpKgNhH3qbfC9KvT9dAU7YpPJ2gR8l/jAtgbbWfJqy9LYu1lSEaLQUiu5cuBHFrzTHDdn Zxq7OFP3xXoM+jSYQ5eUxlvn4l8OzfIwcU7l8HppIlE3DcIkyiQOhH7OJ96v4ersTGOXKjSuWobX PAaw4Mf9XCkQQR4dFcrEKCKDJ9PXcJ86TiZs8xGu5jWrygRiIlYwt2OVzDRdBrF0QyTxinTjrQ2Y zk+ToQvYkp/8CEBNRvJuvu7fjAa1X6XjgK85dC3DeKMnqKDnD8i4RMwXvnSsWh2v1wfz3QEFBTHU I4QQQgghCg8JpAghhHjKpXM1aiY+Ls14b8Ak1ikMP9vBkpF98HHzZFzwCbI146quEDOtH17efZi4 aIfBB8kcXPQ+77Vsis+0ndJgKIQl1LdJCPHHp/1gvlp/mHv6D06za9EQenedyc7k/7J8JUeqayT9 ecH43Zw1fpWqZYppG4J3srBPG/oN/ZTVUWeybHYvLoyvRnTBZ2wYSWkFofk1natRsxns1pbhI+dz 0PCj6PlM7NuMxt4zickx8GFMhTLhR8bVfxWf/u+zJDo58yNFCHMGdKVLi+EsP2wcMCbH/KSETmJE 32Z0Hh7EUavyI/TSjrP2w2F8seU00IiBs8bQ2vlZ462enIKeP+6SsOpjhkxfxwVKUWNYAKPfrIKd 8WZC5JvpgHK+A9xCCCGEeCpJIEUIIcRTTXVlC/MHz8ja8JjNCdaNHMxXUdcN3ksjKeQjfOYbBlCM JXNw/njmb7pgoqFRCJEpgxu7/sfwESs4p32npHtnevXyoppuk4SlzF5xCIvHZ91I5NhBg8Z/C1Ru Whsne+DBGSImjyEw6pLxJgbuci5kGos2n3/iPdlViav5yDuX61j0DMbO2ILC0ouR8jAhHwQYBZeN KEKY2Xcu269kDYhkz08HRi4JZb5/B/07KaEfMPSbGO7o33myVIojRAYOoom+sbMB4wI35DLq5km4 xz+bl7F8y3nQBgHGdKnOM8abPTEFPX9qMs5tYdnXWzTBWtchfDLBm8rPSBhF2Jr5gHLeA9yPg7Yj gXc1qrpMISbV0pvGY5RxiZjZXalTsilzszybCyGEEAXb4w2k3E3gwKYoku7KzNTZpF3h+M5wwoIW sjQwkJC1GzlwPJnMTpIZ/Ht8B5ERGzmQeDvrdw3dTeDAxg1Ebovn38fdKvDgIrGbNhC58xSpj/tv CyGKqDTO/xZGmK6h0GkI84/e5OK9h1y895ALSdsZ4+ms/TCW9b8dz2z0Sz1I2Ixw3f9w9P2aTUn3 uXjvAX/HhzNS/70ThH2/i/MqgJLUGRzGkaRLObwusPP7oZTRJfx6V1q86qD/O0IUSjdj+GHGcs4C UIqaY9aze1cEX63eyk8/DteeD3c5u2obxyxt1HnBA//jxudX1nNt149jqKHbvtxgPn6nESV5yK0D q/n6F+0oFAdvxv1ykpOpGVy8l8aJ35fSvZzuS0lEbDxE8hN9brnOwR+WsE/3X6eBfLbvEhfuPeTi tVMsMwxeBIexNylN/3/z0kgKX8gc/SiUDoyJvKhJ0/gapwhiapBhQCSN8zHbM/PjuZAt17YQ4NcP n9kRHImcRnPtRymhO4m39Pd8hFRXNjCpRTOGB8TRcu5qlq0NZ9kSb64E9KFLi/FEGgWKnhw1GRe3 s3RmiCbgWOCCAAU9f0DGeX4LXMBPiXe1o2U+5M2qJYy3EiLfsgeUTbA2wP3I/ceN2DXMGfReLh0J nhQ1GdcOsy7gPYbMjTQYuSqEOWoyLv3B9ogI9v31r/GHQgjx2D3GQEoaSeum0q/fAKauSyy8PXtT 9zA3y/z8RnNKRyUYTS3zEOVfPzGjR3M6dx/Hjzvj+PvEATbNHki/19/g3Uk/kXD3IVCM5+/Hsqj/ QALWxpvpzanm/qn1TPMZxKJj93j+cdd57ieybWwfhi/+neu6BokcykPzMuyFks7V2A0sHdogS5lF ZlujQMO6nofGaVeh76crza6bkC3tjpMJy/bbaSkTiMky3Nt8PrKl6zKIpRF5HBYuPXks9BT0ytL7 j5S9c+hXsRhNPt1jopdvGknB/UycR5pjekDwaZPnikVloDpNWHeD+fOzvPoRlmjUcGfFcf9o3SX5 TJL+f9U+HMHbtUvr/2/v1JrBo7rp/5+iuMV97b9VV89xUt9Tuw8TJg+hoVNxwB4HV298fD3032Pn n5y+mgHY81yZSlRycjb/Kn+HuA070YS869BvXB/q5/OCnO3akdM1yQxr0si2rU1/X+uux1nkeJwa vLqvJEl/mBv/vXxee/PBpuWal3uA8hBLO1YxfU7nywNS9v3CqiM3Nf8tN5BJH3XmpRL2QAleatmB 9rpNFXGcvqA7C3NRoiwVjc8vw9dzZ9n01RrtCJha9FjwMT1qlASuc2zzJn1Q55Wxkxje+RVKP2MH PEsZt0509XbJ/DtHLnL9SfbxUd3gYrwu4OFMq2mf8F4TZ81DukMdOg56m1b6jWP5/eQ1/f/Mu8bp 6NjM/7Z/m7c9K2sf/O1xcO3BBwF+OGo/Tlm0lC36YyKDuzd1f8OZVr7e1HPQVRmKU8mjC2110SvF v6Tee8wnUja6gHpnpuyPInBcf7x79MTbby6r9i+kebZA0ROkTibmmwWEJN4FGtLvs1EFKwhQ0PNH Bjf2LmPe8ljNaJl3JzCic0EaLSMKj0cR4H6UHnI7NpSFQ9vTouVk/nTtjW9jfY+BguHmEdbNGsxb r71OwMGqvDu4pfEWQpig5v7ZjUzpP5rvDl3T1nVV3ImaYvA8beJlWOdVJRMfYbiOZk7P39bVG7I9 2+dQv8qeD2/mBu8hSWkiYVQoE/dkXcPTXD6ypZvT/uXGgnaDAsf4N7OibqlnTRrG2+bw2xR5xmWV U7kaKcD1/scYSHmOlztPYc1Pa5jV2/Vx/uEnw2kgU9aEa3rErQ1n2Zp5tNw9iRHebzM9wmCKmPRT rJ/0MSuSOzH/92NsWr+awBU/8/ORk6yb+zrHvvmY6T8e4z52PF+vNd3rwtmNMSTcM9V18jZ/7dnB 3zSme5tXeN744yfJuDz0r5l0rVMaSEcRMZ7OLfsw56I389eGs2ztaoYSwvCWnfA3WtvAup6HKpSx QYwxTHvNOCqHDsOnw5TsvRSVh1jm14PhASn0WvITy9auZkrVSCYa/3babZf2aovPyEgq6/KxZiAs zp6PzDzr0g1n6Yewon8zOg//kbMmb6CmSE8eyxX0XlkGMlKIX/spH7z9GQdMPnmRGTTwnKg9Rwxf QYzy0Da8ZWFhGdy9QtIJaO7/nYnzdBTNnItnbqs/7o/RUHssmzvuH70KeMz+Uz8CZf+4xhTL8nkG d2+Z7r2kTv0X/eoLNZryWnXDxqISVKvfNHNKIos95NaBtSzdfF7z39eH8m6Hqvmbt92aa5I5VqRh 3fXVWlZej43ZvYDLW/5MmTvP5Ctg8kAaOEDJcg6UsCPrvWW3u/Y+9BPzfVOY078ZnUdveGy9SG1X rnm9B9wifvksgxEKNqS+xB/rt2uDh6V45cN3sq6nUOFlXtEPG0kj/YGpZxgrqZOJ+XIGgdrgTZm3 P2Nin1qaBtV7ZzgcEa/dsB6d2tTlhZxOwsZVqZD1wvF4qe5y66zud6mNZ/2XslzL7as3wFNffhbK uMqFgwZB5rYNqJblBmHPC+7t6eWk+38SSZdNd9PJ5l4q/1oYC3ssVBc4tC4G2vekQ8OyBh/Y49DQ m17tnUmJP8e1x3Sum6fm/vH1fLfydwBKdhnB8K6uBSgIUNDzB9yPJyIwVBMkdejCsLFdePnZnE5u IfLokQS4H6UH3Di+lV1pXkzduIM1Xw7HvVxBCoKC6sYxft32gNafR7Jp4yL6N9PfgITIM0ffeSzN VncNZ9niXtQqZQ+qC0SO7kSX/oFc8dXWc/X11tGEJRg26FpZb7CifgW3iF88PEs+ls51ZP3I9vSd EGFUH1GhjF3MYLf2TAx11Lej6duODPNh1f7lxsJ2gwIln3VLsDINK4+RIs2acjWhANf7s7e5PTJ2 PFPRjVbdvHAp9SRrq4/LS9Rv10PTI65HT7x7TiDw6E5GOp0g7KNlHNRGdtUpp/jj4CXKtOnOm/XL ZzYAlqhCswF+9C53iejwGM6lq6HkK3j0aQwnYzh61kRLa/p5jm6Ph7od8Kinn1SmgDAqD/3LGzen 4qiubGHhR0HgF86fkf/Dp0dPvHv0Z8SySMImVmbdyFls0veUtLLnoeoMm6Yv4KDTZMJ+matJu6c/ c8JNbKufCsOZkZEhBPj10eTjq+VM8byR5bfLbJRyz5qPnhNYtD8cHwzSVl1g+6zphDGKZYkR2nR7 0mXcMrZGTsMlNIDPws/k3iAqPXks9BT0ytJR3yB+7QzGtWlMlw8PUWP4YBoYb2PEsWlHumQ7l7rj 4Zo5EiNvZeBMwzffMnGeeuGi742sO0fcmbJ/rf5YNnncFwAqxX5+CY3R/q8ePt0aUUH7v2KNJrBf G4C5eHICbllaizK4cfFsZqDFUg8S2PbtGm1P+Op0GOTNa/kajWLNNckca9Kw8vpqLauuxybYVabZ EH9GjJtg4jWWXk3Lk6pswaAhbahsB6jOsff7DaR4LmTL8ZWM6NkT7x598Jm9li1zO5MSPJeV0RaO 5sgXG5Vrnu8BKpSxPzA7QElvXy/jD/NPcZSorbpG+9q0ecM1a2cOmze8Z3Bj12KmLIjS/LfcYGZM f4tqugbVki0Zn6A9t+/FMN7jxSzf5t+/OLRbl99yNHmjDhXzc5rm1zONGXFSl9/djGhUKuvn1//h b93CM5ayL0XZmrrpCSHtemr2oFtpV9zb6kbmxLI17gKagTklqeHeXDtaJZl9oT9xUN+rMR3FnvWs 143ma9+UOpWecFO7fR18Nl7i4sYhuDzGmo3V1JeIWRlMtBJw6I7/J72pran5FQwFPX88IGXvGn7Y fQmogueUcfR8xehcEcJWHkWA+5EqgYvfarauns077V+jTEGajk/L3nUIITFrmDC0A7XLGXTQEiI/ nBrTKlvdtSfeXRtTyT4dxaYFTA0Gn7UxhM0emllvPbCdMbUimTghPLM3u1X1BmvqV6BKXM+8gK04 +ofwvTYfXcYFsjJbuto17j5ZwMEs+dC0HW1eOwr021u5f2blpd2ggMhv3RIr07DqGCnirClXUwpw vT/f1Q3V+Q3MGjqET9ee5IHxh9f28PX7g5i4/Aj3UXM/djkTh44lJFa3xofhexdIigwkwNtdOz1N OlciZzJu6Ex2XsoaqVJf2sL/hurS1VGRdmk/P80aQt+6Zaha8hX6Dg1gVeRplDbo+GgTpevj5dsI FIlcvKrZJ/V/Sm6aiIkAUKEdk2MvcWTtQGo+aweUpnbL1tTkIJuiE43KW82D09Fs+v0Br/Rpzasl C97Dk3m6BqZG9PLx1CwSq2NfmebvD8fHKYZNMdqovpU9D1VJMWzaCa2mvUvz0rrE7XFo9A5j/Rtl nd9bn/ZIfDx1za2AQxMGBPjhqNhBVJy2d3tqHJsXb8XR358BjQzzAfaVezI/6SGHZ7fhBUCVtIvV wSdw9O1Fy8qGD47FqeTpx2C/8uxbF6Ndg8E86cljqYLfK0tPfZ1TYbtJe3M6q/etZ/bgFplraxjL 0jsuN9aVQdZprnKim0qrJGVLZ03PvlRZCsIj18PYBbTUDuWs5tKRb6KTAWeaT1zIxG7VLLvxqS5z ZNuBzP9b1Fj4gJSt3zJbNxql9gCGdK+dv9681lyTzLEmDSuvr9ay6npsrfvH2fJtOCldh9CvRUUw /HtZpiYCKEu9rj1pRTInz9/IPYidXzYq17zeA1RXIpjeZwHMncYQT03Z2I6KOwmHidI9yzi0oNlr RleCe7e4atH1xRJqMpK3882EIG3A0nBKLwuok4kJ/B8rdPkp14vB3V7FYPxMAZOO4o/d7Nf/vxFv 1LXgN7QvT1W3zEBKSmgoWwx7JSoTiA6cytTQzFErmcEWe17wHM1XE7VT10TPwMelB3ODV7N0aFOa 9g8iBe2aVAv6FOjgheYakIyjWw0qPtF8qrl/PIKVa7RTUg0YwlvuRgG+J6qg5y/zGq9Zu6UPQ/q5 U+ppqu6Ip8ujCHALIR4vXcOqU1fealM1azDUqRV+o3riuHM7h7RT81lVb7CmfqVfe64PEwY15wX9 xmVxG+LPSCfDdTxV3DkcwYpoZ0YGvINblnwUx6nH1xy+9ycBXhWs3j/zrGs3KEhsUbe0Jg2rjpEi zppytdoTrvfnu0ph/9Ir1EqNInj5bs6kG0YsMrhxeCPfhZzlxdpVeR41GXfOsyf0ABfv6EIAuve2 8tuiMQyZfQiHNiMY2Kwi9qhIu3qSdaEnuZ6WdVfVaSkcDw1hz4VUMnTvXdvBF13f4tsztRm07De2 7F/OsHoKVvX2Zdq6M/rtCgQnV6pW0jSm27/clE7tq3A7NJjwA5cMFpcH7EpQ2tGZSo5lec4OwJ5S r7WkY+0HHA6PNirv+1yM/YNTuNH2DZeCNa1XrnQNsy64vJS9Z5m902s0rkdmoMGqnoe6m5YzdauX NzrgS+FcyyVLYMt8hdseh5dqUkd/8qm4E7eT9YpG9HqzvsHN0BQVystnOY0zdWpVJtuS0/aO1Hnj FbDgJic9eSxV8Htl6dnXwSciiqWfDcXrVYNRaWY9b/o4yiYvZWD6HMzqRdze7IAjf3PkZIrBjUiF MvEYRxX1aNPUxYL8PV6O/iF8P6M9lXK9ZqCZWzM6mFXBJ7T/b8TI8d1zv97cP8aGwDDt9EbV6fBR f14vl/svmhPLr0nmWZWGVddXa1l3PbaOrqfyywwa3QUX7cgEe9chrLl3iTV+dfL/wJMfNirXPN0D dCMia03g02FNye0Mt14ayQmnNA3rAA1e4+UXsx73D6+c5bD+fxUpWzof4cWM8/z2v+msSNBMQ5Vl Sq/cZNzg1I/T+UQ3koWG9PtqIp2rPme0YcGhUuwjOGiDvnwd/UfQxdWSyu2LNOw1QL8oPIqVTGxY LnO+4Iqv4hsQkvm7Ga0hhX1lPKZ9T5gumMIOloz0Y06o9rroNIpl+7/Fx2BNqgJHdYWDIb+wz2kU s0Z55PKsZiPqNFJTbqDMMOrFlWW0R3sGDfHC0ZLbsq0V9Pyh4r/bV/lXaVxzMxqNMmIAHobTBwrx WOUxwC2EeLzuXiHpRDLUq4lzKeMH8OJUqutOHTI77FpTb7CqfqULuhi0A+qVqoxLPcMOVf8S/9sO Upw64JVbhwYr98+8vLQbFAS2qFtal4Y1x0jRZl25WufJ1/vzn/6z1WjWpTklj/9BvOHioep/+fvA YW7XbkMrt/KG3zDhKucd3mbZ9hCmfPw+nV7N5YKRTQb/Ht7Ozwk16PTeUDp7NMOtkSdvjp7EhA/c yYhP4GoBGJWiuhLNr6GxOPq2x00XkSv+Gr3mzaKv83Zmv/kGfYbNJixiL6cupWqnVzBSth6turmB cXmrLhMXeZB7FpV3QaM9kczR9ao8cZbkuznfAszf0HJixbzgJHP6zBWUpHPtfCIpuODykoqkqJ9y WEBJdzM1pzgVq7viaFU+RJF09wpJJ+7DzeNEW7qonUV0wb4Mbp2MzOFYhsyeypUJ6z+C/wWHExmx gcjgAAa3XADWjPp4jFIWtafN0CCO5rrongplQhhzB8/gIGhHsnzOUMOeRiY9IGXHD3zzh3axbVuM RrGI7pqUH5alkbfrq7XyeB000SslZzk93D1ej7ZctUP+t7di2apRRr3abOUe1y5kzqNcxr0GlbLE UYymyTNVibRYGle2LObz5dpF1I2n9MqJ8gw7P/ej58gV2sXpG9J36Spm9LYwCPMkKE/w86fjtaPq AM9pfDXG0oCAPQ6NhvD5kiH6BeWz8exPb8/MUStZKE8T+dl7+MzfYfyJhiKI4S2Hs/xwci6V8ycl lbMh0xg7/wo+X06gY5bRwI+Cmozk3XzdtxF1a7jgPTqEhLu6J3k1GYk7Wasf7TGILvUfdwCqoOcP yLhEzBc+tHN2pkHz0fz0l24GA+BBIntW/Zo5GqVn/aes05goTPIe4BZCPFbaIIU59pVqUNfJknpQ XuoNlqRrQNfWpZuBol5NnEkkZkMOi9PbbP8KszzWLbOwJI28HCNFnSXlakIBqPfbII3neblFO1py kF2HL2dWpu6e5vdNf1GzW2vqls2tR25tOvl2pna+105RcuNa5igVnq1D93krCJzZRTNn2mN1meO7 IjQNjBEbiAyejI/rB1zwDefnT7wMKsHFcHh1IPN2RbF8QT8qHJzPxP7t6Fj7NXoMncO6A/8YjVIp T932baip/IP9x1LQfaS+HMueXdctLO8nwag8tK8dscmoKI5j/eY0J4b1m+ONLvLpXI0K4qtF2kaT nJjseZjTaBddACNzlElOI0c0NyK0vQV06V7j9//54OX9A/96TtUuHvwOLBqGT4fx+sW97J3r4ekJ +0IjOWG0qLxKsZugucFZeoUKYV4y+wJmsYGOzFobbrCoXVsGBx7K50PSr8z5KAK6TNcuVKddDMxt AEtjb2VuZu9Ew4GTtQvk9WN4/z4MH7ka/KcztEddKtjgzpIfmWuf3OfI/mBGahsKU0I/YOiMLTks MpbO1ajZDG44mHXaaX8cfefy+cdtcx/J8ghGo+Q2mi3rNcnoQz1bpGHu+mota67H1tD1SqlEn8Ht qWFBo7pu7RxHvwCG5Boke4RsUq7madYf20ebR9qQfJ9UReb1oexL5Y32I5Xz8bqF3zHTa84SajLO RbBo6kptIMTSKb3UZChiWDXWh8GfR2qmrnLoyKi1a5g50A2H3A+XJ0Kl2Mm8Xp2YqB8BMoT5X4/D w8ma37E0Nf2+Zev+jcz3140sAZwGMmXtIY5Efk7HqpnN0dXqvUx50CxcOqEvwxdpgyiek1kWf1M7 xc1NotZO1ox0UYQws9VwlhneHwoCVTJHv/6QfiMP0XLJGqb3eBzBfTueeaEClV58HrjLuZAPGD5z GykZaiCVU1t+YccTHe1R0PMHFHuBik7lNL9V4gom9J/LzuT/tNOORbJ283kZjSKevHwFuIUQ/2fv zsOiqt4Ajn9BMwNzyRSwzCS3Xym5ZSkqaW645o6aa0rikqaShpY7aS6hlRqaSrigqYQbaqSiokWK hmYuiAsmiDs5SIozvz9mYWaYgRkYEPD9PM88j8w9cz3n3HPvzD3vPefYXNIxDhj1MYWHhROb9BDs nXi9ZT2ICGXPCaPfKsprRC34iqUWTD2b+b7ByvurrEaOaB8a1j6dr037314W92yJ17KbvPO1ZtHs cbDUpxW9xqzhgkJps/IVXra4t7TFPky1kaedbeo1s4Jx32+D+wo7ir/6Dq1bwIFdMSSpUP/g/TuK Xef+R9tWtSmbfdlyqTjl3+nBRx4KNg7oyNBPF7N1/zEu3sp6mqQ8lRTM7H491B2MfXrg7TOPI80+ oFvrN3DK9ESoHcUr1KXdiAWs/jOB33+P4Lv5vXnxyFeMbdWVycGxeuu8FKOs27u0rZHML9uiSVQB PCTx9wh+UbjlU33ngHF9aF5+W86gwB7Hur0Y41uHI36N8Rg6nx1hoYSHrWfZ0Ldo4H+Dun1rG+/R SH4/eah1jmvOo4m8sSNj0e2B/qw6sYrurGT+j8fUc1061qWbnzeND46nQ50hLAtVf8nvCBhEI9cF PHzrXfNPjAqhVewlPL7exA+HdrFQu1h1lz4MD9xK4MDyHPFbwLa4nF337F9qw8z129lxOFC3oJ1u AXnnncyetkWzUJ0SRcxiBrv1I+hmFzbeeKTuXLv/B1NqxbGiaTsmhmU3fDi/lKBi/b6M9huoO7+u B4Ww3+QUeg9JjpzDKE/tSBRw6ruKDYs+4LVM12xjT2o0Sn55UtdXC2mfSmk5kH7vvky2X4HaTpDz XZn5eQfDdbnyVR7Xq+IUG7+Yxr620xifl6PElKncS9aOkHWlYdWKhlMUPk7kbORZzR+leL2lGy/n JDOPzhM2bSob4qyZ0usR92LX8EXP3nyx7gQADg1GMm/3Kny71CrQQZR5AwdldNQ5D2HergU5nEar BBXrd8BrVrgmEPKYhPjVDO/SgIroHzsXqpQrhR3o1nVT68G87z7Hs5r2/y6Na5fPmbO0h+bvnazY cjzrxSLzk/IaUdOH0GnidXqGh7NwYO1MHRx5plQduk+by1iPl4H7XPj2C+b9HMejO8fYsToKgDLd P3gyoz0oBPmzK0ONvp/zpZ8nDgDnljFj+s9ceZhMTGgoMQDlOtFfRqOIJ8Q2AW4hhC1dXzeR4UZ9 TN59vmD72RT12gheYxjV7Dizm3owNmC9OtASOp+x1Rqx6L836J7dcoNP6r7h4C0qjviVM7vnqBfp 7tIDr1kb2L90CKz7hg1Hb9umfCL3nlQbeRoVkPt+2+xGM70XEb9x+mY6oODi0SjO5Oc0U+XcGb1p HxtW9Mfl5BJGtm9E81qtGR+wg3jd0PV85DyJkCRNB2PqYxLuJxDyzp/4eo4nOKsn94qXplKdFnQe MZ8VEZsZ63GTjeO/4deretPRaKb3StXWt+ompw9GF+xpvYzrQ/PSLsaunot7JTvWz6XpXu2X4Y/c bhZA5E8+uCbfMt5jhiyfPNROG2Zq2Jh2ei7tEK+M+SxNDX/ULsatnn5Fu193ug3yxNWgo9Uex2pv 805tF70FlEpQ0WMS3x7axOSWxzVBpdEE3WzOotgg+lV/JCNSRPYca+DepStt6rsYXrztK9PUqyNO Fs2Baoo9jtU88OziiZvRzaB9pWa837d+xho+yvNsmzafI61mMGdG14y2b++C2weTmOL/CiGfBHIk pwuHWUkZt5J+2inOHHwITzKeV92e52s2pKnu7xvcTTFOk8KFoJG01wVRXGjsu5udgQMsCKIYj0Yp R0PvbjTK9WgU1MfF4muS0UadXO4jy+urtay5HltK76mUkV3433NZ/5xSJh1m+Zh++O5txLxds/G0 dfDCUjatV1PuErv8M3z3Nrfpj0aT7J7Foaz5NUaUF39n12FNkJEGdGxSDetr/T4X1vkz9afz6j8t mdJLdY/4sOl4vzeI4GOJgAtvDlvBT1vm4VXfKZsAzJOiRHHuR8Y1aWvwtHPI4Txai0T71COA7txL 5+Zff3BAl+gFypQyrq3ilCqbMQ3v9dBjXDS+rD4JilOEeHviFezEFwdW4utRycbnVXbsKO7yHiMX f0mvaqWAE2zwmcSi79cTfu4+0IR+fdyfzGgPKAT5A4q/jPuEefj3r6seOfOjH9PmLGFrWCxQiteG dKOxs4xGEfnPtgFuIYStOI2L4LRRH1OCdjF2wN65Fb5BYQT61+OQ3wfqQMuym7yzai8/DH2dG1mM 2DB/32Dl/ZV2Ci5TU9Vrp/LSTn2rTduqJ16daho9DFKaqu6NqUnG4vS5KV/hZ4t7y9ztw3wbedrl rl5NKzj3/ZbnOUua6b0e7mXv0WR4GMdvm47n/zRTjq406fsZX+48wanTRwj0rcIffn0ZNGUn15/0 Gin2lXAf/yk+zvpP7ql4rLhFclIyKWnGnY52FHdpSlevd0BxglPxemsU2L1ArSYNKXNHXd+qm8fZ u+lS/te3rdm74NZlAgHx2i/AcPwGtsBVO+WbqaGQNnny0NRwM3O0wzezWdfEeIgmaJ4K7crwFX9q yneVjbOG4K57ytOafAjxZGS9nkNJSpVzgKQ9RB6/bbwxT9iXKkfGzJhHOX42c6DacKFrYylcCBpP b5+VmmCmC419V/PtVEsXpjcajVLOC++ub5B/3Tymh5Rbx8w+bHJ9tZaV10ErnkpRd4L0YkZC97zr mLZEPtSrMm4Lc/124tSyCso/duhNdbCd6PMpQArxUdsJD4vMmGc5p+xK6AVS7pCQnKIXzL3Hqe2b Mjrl3+6IR50ymj9UPL5/lXMnz5OcaWFpfSrS/l7P7AnBmmClBVN6pV3iwLxhDOjzJYcVgGNT+i/d QtCCQbhVMB/0ebKUKM6tYXK7jKkFaTaVkKBJ2T/tnJ7Ctb//Ij7pvt76egmED62uW++qX9BZoyD7 Q5L2bWGL9v/SLWpqz3NlX9AbJXube/eNj0869+/qXeNfewHjn2f5TXezlNCRwD2LGdbQ6IGDfGNH yerd+XTucF4DUPzMohma6eje7kqHRpbM5ZyXCnr+gJK16DJtBkNrlAIu8cucWayLuw+449W1QcEc eS+KsHwOcAshbM7euQGeY1dzVBto2T0HL48amt/fpu+Dcn/fYHq/Zmn7urJZHzjTtGE5LN/Tw8p7 S5NM7yP3beRpZ7pezSpA9/02usfQTu+VyuHDf3Pj0nGiTla10TRTqaQ+ML6By4ZdScq82ghPX38+ G/ASF7f+Rty/mS9C+U4TXc4YpfAflzeNoIFra+bssyZUXJzyDVvRudwlDh8+xeW/fufwnQIwrdd/ qdz/DxzKOVLShvlQd9xC8+7uvKrfYi168rAkr7q3pbnJ+fc08/bpLXxr7+pOp1YuJtYLyJgH03D0 SsbTAAaMnyzIivIy0ZujoFVbGrnKQoXCnJtETXmLyq6TiTI72sPaqL5Gyj78XYvRcMq+zG1Zy5K2 rGPll2JuVHydd1ppF9mLYan/14TH6QWeFaf4aUmw3kLXjalTTdMBq7xG1NTevKsLotSm+9JdrJpu aRAFuHOYNfMzRqPU9x3Euzacu93ya5J5OdqHRddXa1l3Pc6e9qmU4jTt+R41zD6VktEJ8lNlP7ZZ 0jGdV/KkXo1pj6up6Q5647twD7CHpT698e6zhOhEvRGvOfICrg3qaP59h+gtEZy6/1g9rVZMMAGz d2u2vUqbQZ68/pydOjhyfj2fNnmD996uRbN2X7A/8ZHePvWkneSnL+bwi+Zxv6yn9NKshzKqO/2m beaybiqvjcwY2Ijyxc21kSfN1PpMq9i/ZUr2bTXtbzaPbMHbDdzwqNOJ2XuuatbPq0DNZvU1iRI5 MH0+GzXrtsFDko+uYM4nSzICyB93oW5pe72nLLU2MX/ORvVc3LrPrmTx9E26FKYD6/lIEU3gwF7M WAfdPWvDX79mWpNPN196vngWp3ZjmD76Hb339Nv/k1bQ82dHcZe2jJo/Qh3s0XDo2JM2T2raMfGU ykWA+0lQ3eZchGZN0q17OXMnDf67SMyunwkPC2V3dELGWrJPxGNS/t6ruSZvI+pUMvAvV34LV7+3 7XeuPXrST7+KgkfJw9RU0niOco4lsuw8tY52AWp3Ornrjwy37L7Bqvsr+yo06u5u9JCthmZ0cMZv Kc2T/GYeTMw02sUsc+UrSmxxb5mTfVjWRp5uOanXrBSs+37bnU/PVKFRh7dJ3Ladrdt3ceil3E4z VZwyFStRhivEXdXrFFMpuPrnnyToJ+UescvHMHb4YqLv6E3jZedA6RcLUOw10wX0WVz+V49aXOLQ rt+5lm70wyH9GqcOnwTHmrhWMnry8sV6tOzxKhe2rWX1xt1cKNeQt17PmGYh/6l4cPEkf9wpxSuv V6GcuXZtkpJ/IyfT0OFNfI3XVlCcYuOcRRxw7soHravqGqw1Tx6qv+QyL/SujNvKkoUxOPVthVtp zae1x8h4wS7leXYsCOK67olNsK/WmRHj6nN94ULWGkzXpkRxIpwtEWR0TGg7qn1CjRa6TuFC8Hzm R5TH68P3MgJFqhSuRK4n+MeIJzM1nSiAXsCtdRuckrbz874Ew/NEmcChkO0G7dMqpevg0bc+19dt 4dA1wx93ymsH+Xldxnmi+9FoIi2KWPasi4JmjXndxfZfWCbZV6fTtAnqhY8BDs7B262c5insYlSu 8GbGXNYGnYV3iV38EV7zNIspA3CKzT5vUks3VZjhq2nAMb2nvQFSid+6nMBjGaNRhvd+07Zzt1tx TQJAEc/h9SvYEHEuY20tK/dhzfXVWlZdj7O7DmqeSrmY5Zo0D0k+uozJ7fy41ncTGxcNp24e/Jiy hFX1auo4Wsye5z1mZzyVZvC6Tsi4+up1L2IVJKRuwKtabgP4z/JKk3a00f7cihxHz7bvM+aDtnRo OkYXAHHoMImJvWtpjpOCcztWsFGz3knqsZ/4OdrEAyWq28Qum8qsHZfUf2czpZcyYRvT9NZDAUg9 9h2+TStR1cQ5XdmhNyE5XFfKdpQoYpYYrM8EcH3dYN6t8IyJPBej8hvzidX0hj0+vYOvgzXlVRxg +cY/uAFASVy7DsdHOzd20kp862qvjc/RoPlovY5Bb8Z41dU9rWhfrRsT/dtr/jLOi9Fn6cGEQY2f 6ELLysRTHDyYqL6Ga6e1yPTSzpeeT+wq0XzsJAZU0zxU4NiY1k2qmLlOPQEFPX8Up/x7I5jirQ0G vkrTDu/wiplzXwjby0WA+0lR3SBm8Uj1Na/vKH44dgfubOCrQT3x7tODyVvj0K6K9WQ84mb095pr shd+3x0AzrNj+iD1e2O2cvGB1T96RJF3n8uxf3KPytR8pZyVgRTtg4ijCTe4b1WiOLeRxdM34TTQ i3d1D7Nacd9g1f2VtlM5ii3bY/WmAksjPnQZS5Pq0611Hc1vKe3vtxiW+q8h1mDk+F1ObQ/lAO0Z 2q0ez1tdvscoLkWyeXkwB+LUjwEWdlbdW5opv3X7sKKNPOWsq1fTx0angN3326lUKou/rezs1Jet hFQTHRqoSD+/mo+aTONsxccU7/YjP89oqTdCQsm/kZ/TwnMP3cLDNXMWmnrPeH9DOdRwEvOmdOHV Z1K4tC+IH/Ze5b+DB7g5LoJ9s1rwPI+5Gzmd9z3X8urUr/m0d0NeLPmY+xd28p3PZP5ouYqfvu5k 0zl/Kzuop5vKVBcp+/Cv24qlTCLkxEzcdQ0DvfIGUXPprwQPrIl9+lWi5gxniP8JqvcfzeDu7lR/ sQRpN89xbPP3BARfoYH/TwSOaUQpg/yncyvcF4/ui7kHlBm2lciADpS3YRmNmSxz+k3iT8aReCWG X5bM5YeYhkz/dRVD3DRPjGVZH3oUpwgZ0w/fddDdfxJtq5YEbnF8yTSWHqzDqPAfMp7cVUSzrFs3 Zh8sr5fWWEleevs9zXoPmsWxm47nSDNf5o14mzLKC+weP5HNjCDw0ALD+fJ0+6+Dz9IPqVf2EZe3 zWH2OvBav5W5enPZZ8yXq5eXu7+zymceRwyeWMqYPoi+c5ne6TXsecy9P37Ad+HJTFMJqRI2MLp+ X8IUrnT5cQ/f9Kiq+dHwmJS/I4k6dw9I5+ahJfh9l0iHqZPpUqsU2FfizXaNqFSIbzRNtrOcUN3m 3K8H1U/RqpL4fcHn/BDfhk+/7kG1Z+2wd2nIe40qm7kIm2ez/Om7d5oD+8+iAFTJB1gyZjGXus1k ds//UYISODV4j/ovlwTlZcJHdsY76BaNx01j8Fvl9c6T8pnapzV1oLwWysSmPQhJaqNp98Uy2rKz /nmi/3SeXlrtOZXUxvB81ZMndQcmpucyxYXG475hzmddNOu6JBA+tCXe6+KNE5pVxT+ayLENMhbS vrOXL1t0Zcm5++rRKP67CBnb0KpAikV1YvE16SHXNo2kxYCVpDoO4buY7+hcWXNts3QfVl9fM1hU Fiuux+avg6ifSgmfRM/uP1N96Xa+H/g/E+ey3v/l3J/JC7pQxbhRAhR7hQbtG2QahWRZeSxkVb1i /jjm+jvgJlFTPPFa6Mq82CCTQZQclVt1m9hFH9LTbyupxtsAB48ZrFw5AXcX7bRaqZxb3o/3xmzV /O3Gh1t3Ma1VxoRS8Jj7Md/i3XYcBxWop/T6YSsBfcz9eH7MrfBxNOn+rck8mPTyF2w+8QWNHMzV V2Y5qp8spZMcNpoGfQKNN5hXdS47/pyAW3FQ/v09PRuMIFqzqczIcA7Na0NZMLpeG+whQ7NJBH43 UW8xeQ3d7zJtINoU89d7LdvXl23lbf6U/HcngcuXFTxXxZXK5TKfb9l5uvMHpN0m4eJVHji8TJVX XuBZy09VnTzPYy5J/nInb/Kn9/vBeJM5etdlY3mTR9uR/OVOQc8fhSCPmfOnIv1WHH9fSODqn9tZ 5beIP99eROhPIzUjJ7X9anNA1ydoit7vIPTuBUz21+TgvsHS+ytQP8QX0J8Ofsd19/HKi2FM9QuG gZvY/l1XvTUNH5IcOUf9kI0uL6b6jqwpH6C6yNZBbRj5UzwOPdexb3VvKmm/V63oN8gvmduFKZbf W5ovv6X7yEEb0WNZeQoHy8piab1mdWzI1/t+S8MjNgykAI/+JqRfR3y3V2JE+GY+86iot9FU0MTU e/oUXAn/mmkT5vHLxfvg2IRe02fh2+IC4xsM46z+RVOVwpVfg1i24DuCIzWLkTo2odfkSYwc2i5j nQ0bMdtwsgkcKONW0t/NKO/pyZzesYY1ywIz8k4pqnj0p//Ho/mgXU0cTd043NiBX93OBN+pTf/N 4fh7VjJOYVMmy6wtbxI4NPiQiXOmMsD9pYyGnU19GFCcI2rPVn4aP1Fzw+9C43EzGDOoh946Ihl1 mLEQqin18TFoUw9JjtnBliXTmL3ulNl9aymTjrE75Bs+9wtWd8w282We3xA66eaa1KM4R9SmlSzy maf5sd0Gn6Wj6Ni2tVFHYwrxkeHsCfbX5CGL/T6KY6fvh3x6rD7+K2fSubp2mqQ04oMG4uGTMaWG AWcL6rmAM9nOckJ5lpD338M3QruQriGnLH90mWez/OnJuk0btWVlIrE7d7D9m2ks1czV7NR3LjNH 9KOt8SL0VtaBMukYEbt/YoWuLdemu/80hnh1yNRpbjqtHz07epo8p8ijusugRBF3kANR4eofjrr3 a6s7rus1oLnBeZbbQEoq8UHeePqsV3falvMh8OjXeFo5rZeldWLZNUlF+sUtTB0wiT/rz2Lx3F64 6s2zaMk+sm6LWsbXVzVLy2Lx9djsdRB4EMPKnl2ZenUgIfum4l7O1Hd8NtdLLTPXTcvLkz3r6rV8 FscxmzKZKUuGPAqkAKTf4tzu1Xw/52s2HtNcc6q2of+wEQwa2I4a5QzPDdWNw6yeNZMf1t3mzQlf MHFMe17Rnxf032i+79OTWXuvAlCmZzA7VvQxOxoFbhM9sxPdv/zNeINZDkO3cnhxB6wZP53j+jEr d4EUVLc5HTyb6XOD+KfmCCZ/9Sme2lEGGpmv15rzf4QnjVo10wSXTUkhPnI/fx/fwlTtdQPtZz14 3URA1Zjt68u2JH+5U9DzRyHIo+Qvd/Imf7m8LhvJmzzajuQvdwp6/igEecycv4xAyXVceLP/JD6f Noy3dQ/kWBpIQXePuH/7Kr3fMm3wWfopXj089H4DZfMbW8vot7Yl91c6ykRit61l5Sfa/i5T+dAl RhEXybbVX2mm5dXse3RPWhp0BFtaPoBUrvz8OSNGHsUt4Hu+6FkL3Z2Alf0G+SFzuzDHwnvLrMpv 0T5y1ka0LC9PwWd5WSypV7I+Nvl4329peMS2gZS8knaXG3cf8mzZFyld0vgCYywdxa1bKB7ZUdKi 9DljecOxhpL/7t3k3oPH2D1XjgplMndwPEkmy6xKIyX5Dmk8R5mKZXP0pJgQ+ky2swKkoOevIJO6 y6wo1UlRKgtFsDyWynW5i/jvglzXz1OmoNeX5C93Cnr+KAR5lPzlTt7kTwIpBYnkL/cKeh5N5i/t LjfuPoAC2C8m8ofJdlGIFaXyFKWyoFceS8MjeRNlsLWSZangXNHCoEhxHMs7UdHi9AWJPc+WqUhF Z5fC82VhV5LSTi5UdCp6nSVCCCGEsJL8LhBCCFGoFadil6UkZFpnLIvXX6aDKEKIHCpZlgqFqV9M CPHUKGyRBiGEEEIIIYQQQgghhBBCiHwjgRQhhBBCCCGEEEIIIYQQQggzJJAihBBCCCGEEEIIIYQQ QghhhgRShBBCCCGEEEIIIYQQQgghzJBAihBCCCGEEEIIIYQQQgghhBkSSBFCCCGEEEIIIYQQQggh hDBDAilCCCGEEEIIIYQQQgghhBBm2KlUKpXxm+bY2dkZvyWEEEIIIYQQQgghhBBCCFHoWBoekREp QgghhBBCCCGEEEIIIYQQZuRoREpC6mPjTU+dyg7F4Cmri6exzCL/FfR2VtDzV5BJ3WVWlOqkKJWF IlgeSz2t5baU1I91Cnp9Sf5yp6Dnj0KQR8lf7hT0/FEI8ij5y52Cnj8KQR4Lev7Ek1HU2kVRKk9R Kgt65bE0PCIjUoQQQgghhBBCCCGEEEIIIcyQQIoQQgghhBBCCCGEEEIIIYQZEkgRQgghhBBCCCGE EEIIIYQwQwIpQgghhBBCCCGEEEIIIYQQZkggRQghhBBCCCGEEEIIIYQQwgwJpAghhBBCCCGEEEII IYQQQpghgRQhhBBCCCGEEEIIIYQQQggzJJAihBBCCCGEEEIIIYQQQghhhgRShBBCCCGEjal4rLhF ctJ1bivSjTfmQjqKW9dJTrqFIl1lvFEIIYQQQgghhMgTEkgRQgjxlEshPjKUkCmeVHYopnm9TK8p K9gTk4jSOLmOEkVcJOFBk+il+1wxKredRMj2YySb/6AQRdhjFOd38P2Y9nhUqEgD10q8WaE2vcd8 Q+TFFOPEllPdIz48AD/P2tSqXIkGrhWp9WZ7/Jbs4YrisXFqA8qkY+wxOE8tOb+fsDtRfONZRXdd aRpwjKxLaQVFNMvavpxxzRoaSrJxGi1lIrHbV+Cvn951EMtCI4lXFNjaE0IIIYQQQgibk0CKEEKI p5fyGlFTe+Ph2QPfhXv0NiRyZOFHfNj0LbymRpgIijwkOXIWg91a4u0zjyP6mw7Ow7dXIxp4ziAq 6aH+FiGKuP+4vn8OQ5p0ZtbyPdyo155uffvwXr37HF4+lg+6TCU8Ic34Q9lLv0rU7H54dh9PcOR9 6rTrQ/c+7amTvIfgCT35wG8r10yOTkkhPmwyXq6N+NDgPNWe3+2YGHa5gAVTVKQnRbHK92O+irxq vNEG7hK7fCazDyYab8hEmRTBXM+36NDrI5bqp08KZna/lnh0myXXOCGEEEIIIcRTQwIpQgghnlJp xAd/gtc8/QCKsUSOzBvPvG2Gna3KuDV84jndMIBi7OB0xkzfQVLB6qUVIo+oSL/4M/M+/orDirr0 WvoH0ZFbWbRiDav37GHx0PoQt5KF607wwPijWUrlys9z+Mw/nNRqQ5n3259s27KGgB9+5qfDa/ig Glxc/g2bY+4Zfe4hSWGT6dVnDkdog0/gEY7df0xC6mMS7l9l29z+OHGKkE/ms/taQQgGqHh8/wqx YXMZ06Y9X6w7YZzABpQoYlYzy2+n8YbMFNEEDhzEt1kFXA5Ox8t7DfEF7RqXfpWoWR2p6fAW/pE3 jbcKIYQQQgghRI7kbyDl/jkOb4sk/r7NJid4iql4fC+emIhNhCxZwLKABawM2kRkdDwpJp/KFEII YSDlCCHTN+n+dOr7DdviH5CQ+ogzsZvwaeai2XKKkB9+5ZKus/AmR1Yv5YD2T+f+fHHgKpdTH5Nw 4zSB49pot3A9KIT98Tl4Al+IwkZ1lf2L5rMh7hnqT/uW6QPqU6a4nXqb4//o5DOUZtznzJYozv9n +e8UVeKvfD8jmIu04dMVX+LlVp5iABTDsXpnBo9uDRxj++E49MMhyrg1jO+zhOu0YVT4D0z6oBEV tb967V2oO3I6MwfWhqRQ1vxy8QmPSnnM7f1T6VS1Kh36TGZr3H3jBLahPM+2afOzDgCDOsi8aYHe qJU2+Kw/zZnUxySkPuBY+FQaa5NGLCXkYEEJVqhIv3GUzX4fMsQ/nFTjzUIIIYQQQgiRC/kYSEkj fvPn9O7dj883xz3hG9Y8lLIPf1e9ufL1Xg2HzmdH5DkUBh+4SdSUtzKlNXh1Xmn4tJ9KwbWIrxjW pB5dOn/It2G/c+bUcQ4EjuWDd+vRvs8cfs1yHnIV6YkRLPCsQmXXyUSl5PZoaMvwMr0Coo3Kp0/J v5GTaWiqTDwkOSaUZUPfNJyDO8ySdQaUKGIC1HOf6+1XGbeSfsZ1men1Mv2Czuq1xxTiI1cazAVu +riZcpfYgE4m9mkJWxyTNOKDeqvzPGUf/xpvJuv2qX7pP72pRBG3z3DdCBPzoueonhXniDKYr/5N xgaEEpvrKUL+4/r+2fSukEUdZGprL9Nrykqi4rI6Z/KYMpHYsPmM1Ts2DYfOJ9zk/P1WtlFr6jpT PjzxD9qX9Tz4hfjJX2XyRf5K0v7VgwmThlDXuQRgj2M1T7z6umckjviDs8maBbOVt0iI1XYwutB8 6md82NBF/YXqWJO2g3rSXPfBGH7764bur5xSJh0jPGCQ+vrpoFmHxdwxN8OqfeSkLVjMFueglfuw 5jzIS7aoV2v2kSltXpVbRfqZnawMjAHnDxk3tBGlNDEUNTuKV3mDBi8DJ+P4546lD9QoOL89iB/j 7uM06hP6v/WC0XYHXn69DpW4z+lTCdzVvq28zO4FiziAC439pzPKo1LmH7z2LjQYNofA9d8wsE5p 4635TEX6vRuc1J2MbnSZP4+Pqhimyp2HJG37lvkRWYww0VJeJnpzlO5Pp3GfMrpLTRwBKEFFjxGM GVdfszWGnccv2279lpy6c4zNMwfz/utv43ekMgMGNzVOIYQQQojCRNd30YllMbpfeSZk9EeZ74ex pJ/A9H226Xtyy/pKdKy4F8l0z2Zxv5gJhfhe3XJW3healJN92KIPr6jLSb0ayXQ/m9V5ad25llOZ 7ivzzrO80n4yazesZWb3avn5Hz8Zzv2ZvHYTges1r7Vzabp3IsM9ezLN5HzctenuvyYjvf5rfFOc dBX2H9cjA/ikjz9xjb9k0+krRO7eSMCKNayO/IuoX76k4dk5DOo6m4jE/wz/C83nb8WsZfagDwmw +dzbiRzxW8C2ODNPXyuOstY/iOvG7/OQpLDxtG/ag9l762nqbQPz+l5ndp9GtB8ZmvXUOIqjBH+W +QlLu1I1aO8/l8kmX/6M6dsEB56jnGMJ1P09d4kN6IeH5zC2VB7LsvWbCFy/hqEEM9yzJYOzCRJZ PF1GJjY6JnodH9fXRRCb1YXcuH3qXjPoWLO0pjyLGezWCt91Trq0yz6GFf1a4tFtMbGaHwhW17Mi mmXdWuLl8yd1l27QnB/9YXEPOjQZb5xTy6VfJ3b9FEb3/ILDZg+UEkXMEkY17cHsBE/mrd9E4Nqx VFo3DK82kwl/EtO7KC8TPrIdHfpM5FDLuZp29z3dEgLwzjR/v5VtVFfX4VTSXl/06tqwvHeJXexN hz4BXOv7vfp4+zuxxacVvSaEmTgHC/+Tv6qU21zW/lH1LV5/taTe1pJUqfMWJvsxlfe5e0HbGVmD ZnVeMvhOs3/1TZpV1XsjtxTRBA7sgrffdbot3UDg+jVMrhyOr9nvExOs2oe1bcEatjgHrdyHVedB XrJFvVqxD921JSNtRrlHEnLOih+w2VJwbt92DlKKWh91pdEL6jEjBko8h+MzAGe5fM3M7wRjD89z aP1+wIOBPRpR1iA4A2DHs8858gzAkQskaWOd8b+yJugU4E63jm6aAICxElSs74lnl660qa8JhD5x pajS7lPmhW9mrrcHL9owU8prO1jwyRL1b7BWc5k3w8M4iY4yPoptuoBLfbq1rsPzBilexH3WH+pp 0lIfc2hsA80ooSdHeetPft71iHe/DGfb1oX0aeRsnEQIIYQQhdJOZk/bYmYqUSWKmDUsWhhjvCGD Rf0E2vvsLzjx1jRN34j6PjvzPbnlfSWQff+H/r2I8looE5s00rtn0+y3TyPae//IBVNBGpMK/726 Zay8LzQpJ/uwUR9ekZaTejViVV9Z/t3326lUKovnV7CzU9/BJqQ+8efOnrjKDupbxkx1kbIP/7qt WMokQk7MxL203l2wyW03iZriiddC8AkPx8/jRf29ZXZnL1+26MoSRrDml5l4VChulOAxdyOn877n IpSjNhA6tx3l7dTv34vZwIolSwlcd5Hqg3vxRuyPrPvno8z5NMNsmXVlUH95OY2LYN+sFkY33epg Scc+2pv45UT+PARXe0B5lpD338P3vwns2PIxbo7avNwlNqA/HfySsqgbTZrwMnRnP5ufnZGx36yo Eoj4pBuD93sSsm8q7uWKoYxbSX+3L3jkv4VVYxtldLwoLxM+sjPeuzuarytFNMu69WNv5bdh3X6e WforwQNrZtMxk/tjok+d/910WN+UHX1+5A1TdWayDZpg9phoj+NvdDO1f2OZ6vkR8UED8fBJZfKh YIbXL6tLqrwWysSmPQjRjBDI3M7MUN0iNuRbVi5ZzuYzr9HXuzp/fb2KJFPtUFuuUwP1yq/5IdR0 PPGmPmPE/HmQM2bbnSKaZd26Mft8Rl7NpjXZRrXnD2brel/fjPKq9z2MswZ1YOYcvHOMzd9+w6rF wZyvNZgBbudZtio1i/NUzdZ1l7fSSQ4bTYM+gZq/vQmM/wZPZ+NrrglJoYx17cFmAFzpvn4vAV0q G6cCi+okTXPOxBvWr4n2YZ51+7CqLejJviy2OQet24d154E+i8pjhZzWqz7L96G9Vh+gxfqtzO1S Rfd9pEyKYN7AQXxr5vsyR+V+/BfBbT3wO1yTsb9sY7y78cgRIP0Yy95sxOyLHkw+tJXh9UsZp8hE +ff39GwwguiXv2DziS9o5JApksLjmPl4NJ3I5apz2fHnBNyKa9v7JsPfGjaSo/rJlpLUq39zKa0i r71WgWft9OtLnaKKfzSROQ1YaL8jgk4B7Zl8aAlNDgykg1+kenvfTRxb0ZWK6sT8G/k5LTznaB58 seLaZ0Le1Fd2zFzzTHgy+bOc5C/3CnoeJX+5U9DzRyHIo+Qvdwp6/igEeTSbP23fRRJAfdPf6Qa/ cVxort8PY0U/gVX32Vb1lWh/k5jv/9Ddi+j+r+YEHlqAZ6USuv0mR85hlGegZf1MObxXL2jMtgt9 Vt0XmmHVPnLeh2dReQoJi8piVb2aZva8NNmPkfv7fkvDI+aPsoWUl0KZOXQIU9b/xSPjjTf28c1H g/BdfowHqHgQsxzfoWMI1i0Iqv/eZeLDA/DzrKcZjveQa+EzGDt0BhFXDaNGqqs7mDNUu18tJWlX D7Fh5hB6vVGGyg616DXUj1XhZ1FYVhd5r3QdPPrWh6Q4EpJzEglL59Zv21h77kXafDIA90xBFIBi lG3Sh+EdX+Tiqs1E6eruEbdO7uTXNA8+37qHtV97U6+c/tPXttAG73F9YOFC1hoPvVSc4Oclu3D9 +BO6Gz0kqH7yEZr39aS27ksIoCy1O3alOYn8demWiaeuH5IU9jlD/GDy7BG886zxdnNUPDgZxsq1 t2nzSR/eLlcMSONS1G4OmHp61d6Jmu/UMn/clJcJnzCM2YzEb8S76idjLWLLY6LJf6u2vNOhDZ1a JbLll5Nmhqxmz/wxKUHFN+pR0+wx0Weqnu+TeD4ecKBsacOy2pcqSzmDdyykusnpkL2ktZ7GmgNb mDW4CWWM02joyjV1AI11X3L2ONb/gDHj6mc/ksfmsmh3jm606euu1+6ySGuqjaYcZ/vinTiNG0c/ vS8RAPtKXZkX/5ijui8R7b57MGFQY70vlrK4DRmHj3OMQXt6Kp78Vf7DsV2HM/5u9RY1K5q65hp7 SNLvezmk+7s+77xRwSCFVbQjzVr54NVM74evY0P6+Q3EKWkPkcdv638iM6v2YV1bsJYtzkGr9mHV eZCXbFGvVuxDeZH9P4Ry3bkj77eobDhiyrk5A0d0xSliN9E2Wr9HlXCc/YfvQLkmNHzdzBX4ThKX kwFqUqWSJd91/3H1xCGigTJdGlPDRBAFHnP3egI3ABq/hrqvX/s940Lz7u68SiKx21dkmqbB7HSI T4Q9Di+/wevVNEEUm3pI0rb5fK7pYGjs/zn962f1bfuQG5fiMkYPV32Nl164UQjqUAghhBBFUrMR +PR9yFL/NYYjPVCiOBHKqqBKeI/rg5PeFrCmn0CJ4p8LnAWeKVeG5/Q32TtSurw2oKFmXV+J5f0f 2hHVTn270VQXREG932YDGTywPAc2R+mt22naU3GvrmHVfaEZ1u3Dln14RZt19WpKFv1fmfrK8ve+ P9eBFPuXalE9JZKg5Xs5/1A/YpHOraNb+T74Ai/UqMxzqEj/9xL71h0m4V9tyEX73k5+WTiKIbOi cWwxnP6NKmCPkrTkv9i87i9uphlWrirtOifXBbPvcgqaWRxQ3djDVx3f57vzNRgU+As7Di1nWO0k VnXvy9TN53XpCgTnalSuaHgxtsxdzkQd4h6v416/Mma79J6pjNu7r4PiBKfitVN3lMR14Bp2rpnF B61ez1gA1qZKU33ABCa0Os6K5fv0phh5SFJEMCvO92LMqHaaJx4z2FcbwtrUq6zNLrJuRD1NRSiu /p/Tv355483mqa4StTKIgy/1Y0jnGpp6LInrwA0kpG7Aq5rRhVB5nbO/nYFWbWnkanyR1HZQvMLk LwfhlkUEOjMbHhNNR6mTW1UqFK9Co+7uFlyYzDN/TB6S/NdxzuJOJ/eMJ5xNMlnPL+DWug1OnOHY X9cNh8fG/cmJpNp6O7CQfU28wiJZ9sVQPP6nXYTYFO2F2IU3Xi1vlPdSuFR3NR8syzNZtLtMskib qY0q+fd4BFuSTE3JYoK2o93UtalUJVxru3A99iI3NAfMvtoQgqPWMmFoG2qUy8m1rKB7SPLBIFYF ndL8XR+f8Z0teqpdmXSAoCWhuk5Ip3HD6WB8vKygnWLHya0qFQz+f3scX3rNoqCmVfuwsi1Yxxbn oDX7sPI8yEu2qFdr9nH/GvGnEqH2a7iUMm642pu8KLZFGU/rlhMqHvxzgVMA7m9Stazpq7Dy3nWu KADnFyjtYJwnUxQkxcUDL/N2fVczN76PuJecRCrg5FxWfeObfpmToTFAeSrc2cMcz7fo0OsjluoW Tofr69RTrU4OOlX0AwGKE/ysvSY5D2TMkIZmpjrTSuf+Hb11nR4cYeVH7czUYUsGT43I2ZzdQggh hBCWeLYevT8dQ/ODqwiOSMj47apM4MDyVcSPG8+HrU1MyGxxP4E9z9drRTfnRM7+dtrwd40inpN/ JOLUtiGvaX5TW9dXkn3/R4u3XHHUBXNcqFm9UubfatoHJy14EKro36trWXNfaI61+7BhH16RZm29 mpJF/1cm+Xvfb8mdbNaeqUKjDo1xOPk7sZczxoegus2Zw0e5V6MFzd2y6+RO5pJjTwJ3BzP5049o 9z8TU0JkKZ3bR3ez8VxV2n04lPbujXCr34zWIycyYXQ90mPPkVwARqUorx3k53UxOPVtZWWHu4Z2 geNy1XjFOauGVBKnqtUoY0EHm83Z16DD+IEQtJKfT2hGpaREsfKTUGpOHUDj0ua/vjLL4uRTXmb3 zGnsa/sNiz/WG+KVLVOjJExQnCMqLJTwsPUs8+6Md3x3QgI/yNSRqg7mHKDF+m/xNop65id1R6mL 5qJRklfd29LckifVLZJCfORWwsNC2RHgTcc+cfQM/5peWV7MzNWzPc83G8ki30qE9BnOnKBNhIeF Eh7kx+Cm88F3gdF+8ls88f/cN37zyciq05Ts2qj2iWJXXF9SEh+5IXcLfAGcukDi/Xy9mjwhShTn QvAfPF2z7pILjX2/ZKj+SA5zFKfYOGU832o7G5tNZdEo9zz+Ik/k7PlruewMtnIfedoWbHEOaveR B+dBXrJFvWr3oQmsmGNfsSpvOFt53M16yM0rcVwDXm5QDSeT9xMZT/rh+goVDJ7eM0N1m4STV4FX qftaBc1aZsa0T/mVo0qViurfAqkp3H4AcIrNfnM58dYMQmLvkKBZzyPhxt+s8++PE6fY7DPT/Lpu RcJdYpfPZPbBRKA2Xl976z0RZqGkn9m8QRtUNpbIkXnjmbfNFgE5IYQQQgjT7Kp1ZsS4EoQsCeWU QqnuOD0YyOdBtZgwqEnu77dKuzN01VRcg0bz8Rcr1H0UYSvw79aN2XizaGoHnE3+hMquryT7/g/f TlWw1z3gZk4JKrxaDSeb3Cs9TWxRX7bYh8gsF/Waqa8sf+/7TV4KrPMcrzR5j6Yc4dej/2TcSN0/ y2/b/ua1Tu/yhpmnEzPUoF3f9tQolV267Ci4dSNjlArP1KTz3BUEzOhAJdN34HnoH07+Gqa5AIcS HjQJr2qjudx3Exs/8zBxoX9I8vFfMtLrXuHEJhlF6Z514Llnszp09pRwcCCrbu68Y8/zzQYwodVx zYJgacSHLmMpAxnRtbpVDU6ZdIif1kXhNNCPIQadmJpRILubM/Nzc19oZmhHSbi8T5821cyO6lEm HmJJnx549/mA2XvrMXm4By7PG6XWBXOmMb5TNqMz8tRNjqxeygHnNnjUUwch7V3ds5ney6h9al57 YhIzd4YoE4leMALvPj0Y7necpv6DaPpSqazLm1U92ztTt/8kzQLJvfHu0wNvnzUwbhpDu7yhn9LG tB1urri+ZDw3v/aHyRMIPpr0kOSDG9gSUd5sx1fWbVRb1hv8NscLD8/V3G72uXqxraUfwMJheLUZ n7HYdFZPr9uXp7KbiwVPDBQFD0mOnMXguoPZrFmrx6mvP19+2pKKmQ+BAWVSBHO7tcN3nabD0XkI 874Zi7uziSCYxbJ+MkndGU42Ixms3EeetgVbnIPW7MPK8yAv2aJerdmHvROvt6wHEaHs0T7UoKW8 RtSCrzTzTdvCI+5e/wd4mddfeRHTLf4BCX8d5zrg9E4NXCz5uff4Hjf+ugq8QqWKZn7RPP6Hs7+e A6rSoIaT+nsp9S7JSQBt8Fn/K6tmDcG9WumMzzjWoNnHnzGhlQvYbFROQaREEbOaWX47AXAaaOlv leKUKqc/HaELjccFsSP+gS4YdTl+N6OaaQN1pwj54ddsp5kQQgghhMi5F2k8yIfmB+czd9N5lMrz 7FgQBLkc/Z+hBBUbejFm7VgqrftI3UfR5yOW8gHzRneguqkHG7GwrySb/o8XNYntXWrTrBkcWBeu CRZlUCbtZYl/UMbUq8LK+0JzbLEPkVle1qupvrL8ve/P/n4qW3YUf/UdWreAA7tiSFKhfhr97yh2 nfsfbVvVpmyeBzGKU/6dHnzkoWDjgI4M/XQxW/cf4+KtJ/iUYVIws/v10FyAe+DtM48jzT6gW+s3 cDL5JOYpNvt9kJFe9/qC7Wdtc7DzjX11Ok2bQOOIpYSEbSJkepTRvHgW0D7Zfb6rUbBE/bT4nE8O 0OLrCbQ1mDsyO9pREsk0G94Pdxfzq5moh2s+JiH1Acc2teL2sn70GrOGC7ovtBQuBM/KWTDH1lJO Emk80sk+m+m9jNun5uW35Uzmp5Pta+K19aqm82Q57jdXZ3MRyqqeNYtLufUj6GYXNt54pO6Yuf8H U2rFsaJpO720T6uMERHxWXR8Zd9GAc5xzXk0kTd24DewB55duuI50J9VJ1bRnZXM//GYmUDb00i7 iJ92JAo49V3FhkUf8JrJa3YG3eLd2pEozkOYt2sBXjX0Om/FE/Q0ngdlqe01hlHNjjO7qQdjA9ar A+ah8xlbrRGL/nsj03pluVeC5x2eNT1yRHmV2F2xQHU83qpm4mGSrJTCoaTpyIvy4jF+/fM+OL5F vRpGo0KrvkfHDjUzBQ8h4zvS6tFYhYniKMGfzddcz9ozdFgLC3+rFKdUWb2R4VXHMmXaB7jpBYXt nZvSs697RhpbjKYSQgghhMiCfbVuTPSvx4HpqwgPW8X8CHejdQNzQRHNsm4t8Vp2h7Z7tCOZH3Ds y9rEf9OF9iND9aau15NtX0n2/R8TwzQP9TjWpZufN40PjqdDnSEsC1U/7LojYBCNXBfw8K13M68D I8RTJbu+svy577folipbmum9iPiN0zfTAQUXj0ZxxqJpvWyknDujN+1jw4r+uJxcwsj2jWheqzXj A3YQf/+xceq85zyJkCTNRTL1MQn3Ewh55098PccTbLwQO6jn4A+/npFe9/oDPw/NaAy7EjiUey77 p1ZJ598byfzLc5RzLGG6UyNP2eNYtyuDBz5kab+BLK0+gYk9LB+Nokw6zPIx/fDd24h5u2bjqR8s URwleLQfh3IyCkQ3SqIHQ7rWMVxEzKwSVKzfl9F+A2HdN2w4elvzZbiSz3yicxDMsTXtXIAuuHKB Q3ojmf6+85z5haiN26fmld3iS/bOjej56af4ZHURyqqelefZNm0+R1rNYM6MrrhqO6jtXXD7YBJT /F/RT21jmrkYTQ4h1A4FNDGNXL56SPLRZUxuN5hDLVexYX4XCzq+TLVRbVnd6TbIM6OeQX1+Vnub d2q7ZATatNMAmeoM004paG6KsSIhhQtBI2mvC6K40Nh3NzsDB2QTRFGiOPcj45q0NZjOK+TwdzYK omSsYWKqs1eZfJG/kjCx9ok+K/eRp23BFuegNfuw8jzIS7aoVyv3Ye/cCt+gMAL963FI+6DGspu8 s2ovPwx9nRs2G5GSPdU/Jzh0JBEcm+FR31a3gA9JOnGEo4BDew/eVK80Dw5lqegMPLjDv6nmjmvG OiAlXyyNg/HmIuDx2QOs0a1pspPZTcvrFoqv7FCGDn6RGYnX9aCBQzEqO/gQngQvvvEWzbXbLv7B 6UvGDyYZBVuSbpNitq6FEEIIIWyhLLV7DcGLeQzvtwZX//F0sslolDTiNy1g9kF35n33OZ66kczq ++wxX07ANciflQdvGn3OkMm+Egv6P0I+CeRIilL9/3lM4ttDm5jc8rjmwdfRBN1szqLYIPpVfyQj UgxYc19oji32ITLLi3rNqq8sf+/7Lc9zljTTez3cy96jyfAwjt82HbdwWi8bcnSlSd/P+HLnCU6d PkKgbxX+8OvLoCk7uf6k10ixr4T7+E/xcd7Jii3HTXdAZ8euAtXergWcIfa8ic5xLdVdLv55hlRq Ub+muXnF85h9ZZoPG0xjauM1oiu1s+yMzKB+srsXMxK6m+iM1H7BladpzTSOb9OblmrbQeL/A/47 R/S2UMIjzxl1GGY1SiI72o7IGPVUWdovQ+d6vKaMYbfe1Fi7o87xCHh0/iC7w7badB4+024T+8se rpPIkYXaIajq13C/YK5r82z8sdzQLmps8iKUdT2bX/QaoCSlyj3p7ixTQw/zi2ZERHN/rvW3pBNf n1EbzW4OVeNpgCxhajqhIiGFC0Hj6e2zUvPD1IXGvqv5dmqrbKbzUqI4t4bJ7TKmAaPZVEKCJuVy Oi9rmZ6yyzpW7iNP24ItzkHtPvLgPMhLtqhXo33YOzfAc+xqjmoD5rvn4OVRQ3OsrTzu2VLy6JGp B1cUnN/1E2EKKNP3fdxftvb8eMSjdBM/4h6d49fV4aRSm+5ezTKmcNUGnLI6rsp/OL33HOBClXKl nszvJFtKT+Ha338Rn3QfU0fAWtop/9RMTX+Wzv27er9Dq77GSy+amyxVCCGEEMI27Cu1oP/H7cG5 K4N71bXN79hM6y3os+e50qV5xtJ+FaO+Eov6Pwwefi1BxfpdGb7iT83DrlfZaDBNrS3ulZ4mtqgv W+xDZGZNvWbXV5a/9/2ZTuWc0U7vlcrhw39z49Jxok5WtdG0XqmkPtCtemIZu5KUebURnr7+fDbg JS5u/Y24f407fJ+ALDugLeFI9WZtaMglDu0+ZjY4pEr6nZ1hsfB2CxpWs8lXSw7Y41h/LBtT/2Re F0tGjmQ82f1TZT+2meyM1M57Z2oatI9YejARDs7Dt08PvBcc4rp+FWtHSdCMzq1rZR6NojxLSOeX qdx5JfHZHRrtPPWmpsfymccRXVBjBEuiTKw5Ykvaab3GRXA602gmBZFLe3B93RYOXbPmYpFGfFBv Kjv0JsTaRXizq+cnqiSvurelucm5GDVty+SPp/ygHRGxmUpzN5ruxLemjWYKrBgxfnpdO82NqS8W TXs3/eOvkFNeI2pqb97VBVFq033pLlZNN1H/BkytpbKK/VummLhu5Y56vSMXE+ugZKx9kt2THFbt I0/bgi3OQWv2YeV5kJdsUa+22AcAaVyK2s0B3Onkbsn3c3ae46WadXDgEr9Hn+OuwW8TFekJe1j9 zS9AW0YNbEp53e9CJWlJZzl58hIppgIlxV2o9l5N4DjHzxg/PJLGtZ0/sHxvIrw9EK93tet16NUT m5i/INzENAxKFCfC2RKRCDargyco7W82j2zB2w3c8KjTidl7rmKiNq1TujFeU3to/kjkgM9Y5kVe 05xvShTnNrJ4+iZdcqeuDaj6xOMoj0n5e6/mwZZtRJ1KBv7lym/hmgdufufao1zXjBBCCCGeqLK4 jd1GQvw3hjOX5DntA0i56Csxy4IOZW2wp1VbGrnaYhROUWDNfaE5ttiHyMyW9WpBX1k+3/dn+u9z 7JkqNOrwNonbtrN1+y4OvZTbab2KU6ZiJcpwhbirek/1qxRc/fNPEvSTco/Y5WMYO3wx0Xf0nsWz c6D0i08qkGBCVp0gFrHjmdrvM9K7BhcD57Bs1xUyhZjSr3L4h+/ZFFeD/mO78vpzuY5k5QPtEC0/ rvXdxMZFw6lrsjPyRdxn/ZFpOqqE1MckJEXg4wy0Wk7k/cckbB2Cq651a0dJnOO14UNoV83EqAft sYn4iZ8OajsLtO5yansoB6hPt9Z1eL50C/ziTeQh9RGnwyfhhAvNl57mcupV1g6siT2PUVyKZPPy YA7E3TPYs+VUpCf9RqjBPrTTemnyZfQJXVQ2KZQ1v1y0IqCjvehFsSX4EMnGHa+aDiiDNVnAonrW deiaCu4oYtmzLsrwPRtT//+ZF3BTxm1lyUKjdWbyizKRE998TG+fq3Rbv5HZo5uY+GKwso0C9tU6 M2Jcfa4vXMhag+kEtccQGn/chbql7Q2P+fZYvdFcacSHLmOp2TZWmN0ldvFHeM3bo/feKTb7vEkt 3fQ3hq+mAcd4jBJFzBKDtVQArq8bzLsVnsn0mcoOxaj8xnxiM12sLaQ77kaLhmsWWLzu3AaPenpT 7CjiObx+BRsizqHQ9hlatY+8bQtWnYOqFK5Erif4xwiDKTqt2Yd150FesrJeTR1Hq/Zxk6gpb1HZ dTThBtfajE5wp4FevGuTG7FivFD3XTqVg+urlhB8OFHz20RJ2tVIfvjsM4LjnuFNv4n0qVdG9yll ws983qYR7d/2YNi3f2Sadg4qUOe9lpThBOsCfuT3G/+p31YpuBb1PTNGLOYiLRg7qz9uBr91SuLa dTg+znA9aBpzFu8hXtdONL83eoznCC40ttmUELaQyrn1Exg7dJD69dE0tiZnbL3x0zTGabeNXMM5 zSnx+PQOvg4+of5DcYDlG//gBlCs/gQOZfqdon3dY4e/R8bO+27iWOpjElKX4ulcXF2HPcYzWbeg /B6+9axMFYdiVHZ4hlp6QWRoz9Bu9XJ8TbCdR9yM/l7zYIsXft8dAM6zY/og9XtjtnLxgQRShBBC CGFE10+3nZ/3JZi5z65HszpO2FvZV2JR/0ezxrzuUgJS9uHvWoyGPsbrsaRwIXg+8yPK4/Xhe7yq vW0xc6/0NLHmvhAz/XLW7UNYyqp6NdeWLe0ry+f7/tzvQUczvdc/W1j1QxQuuZ7WqxhlqrnxtuMp Ni/+jq1R0cRGR7D1q+GMDow1ms+6FK/UKMOJHxexJHAHpy9dIzkpgfiozWzZepGqnd+h2vM2LGqO aYcbmZom4SHJx3/JmKpK/6U/TZVdZd6bHMDnPVJZ0b0Lo2auJCIqmtiYaKLDV7J4eB+G+MfjPn0+ 4ztXxeABQdVtzkWEqfe5dS9n7qTBfxeJ2fWzelqq6ITMgZk8p+mUbD6azbSiZQM4q82j/mv7MaMv KSvoRkl0YviAd8yMktJ2GpzkW89GeE1Zofm/17NsqAcd/I7T2PdLhjbTrFdjDdUVfp06lLFjBjFs 5i6u6d/HW3pMVIns//IjPjbYh2ZaL+OOVB17nq/Xim7OiRzYHMUlK+pPu5DbkXltaeA5iRDNcdgR MASPpuM50mwqi0a5G3acWFLP9tXpNN+f7izBu1oX/IM2qcseOp+xdRoz+2Ad409Y5t5pDmjyuGvf Se4BaZeOsDcslPCwHcRc1TwtYl+dTtMmqBdw6+anLlfofMa1GcYB5xHMHGFUpjx3l9jF3nSaGAx9 3+NNMsqh/9oTk4jS6jb6Io1HfZl5sekgPwY3Hc+RZt6M8coYDq075n7dGKzZ946A4fTy2YTTQD+G GLT9ovDk77/8c+qM8ZsWUKJIOGsQRMlb2uN+nNlN+2jOmfUs8+6Fb0R5vL72prHux8BDroV/yeAP P2JCn3n8elX7Y92afVjbFqxkxTmouhrOVz0+wG+4Dwt3Xcl4yt6KfVh7HuQly+vV3HG0Zh8vUHfA aPW1tqm3brHK8CA/9Uiq6lNZNLWDBWswWcbOpTU+/v0po9jGV61b0PeDgYz9sAvd6r3HrC2JVO2/ kIVjm1JG73tBdSOeI3H3gascPvWPiUDKMzi19WFKj+qk7p1Ej3c9GT50EGO6v0uL1uPYcacuvZYt ZHiTCsYfhNIejNm1iu7Op9js54mHLsj5HA2aj2ZzkmYKv48b5cuxt4yStOsxbF4XrH6t38lJvUpJ Pb6TLdpt+5NI05wQds89b7DwaJlyjph6FMVqjo3wDlrNKF0wxZQ2jAr/Hu/6ZY03PAElcR24wUTQ SPOKn427DW6chBBCCFGIWNRPUBLXHp8zry+E9HE3c589hm511b93rOorsaD/Y5RfL/VU+KUb0Hvq EAjqQUfv+ewICyU8bBMhU3rzrk84rr4L8NVbJ9jsvVKRuFe3kDX3heb65azZB1b04T3trKhX023Z mr4y8vW+306lUll8BtnZqe+AE1LNRDsf/U1Iv474bq/EiPDNfOZRUW+jkn8jP6eF5x66hYdrFlA3 9Z4+BVfCv2bahHn8cvE+ODah1/RZ+La4wPgGwzg7LoJ92sWxVSlc+TWIZQu+IzjyvPrjjk3oNXkS I4e2w7VUboI6mVV2UO8vU12k7MO/biuWMomQEzMz3bQp41bS300/7zeJmuKJ18IYg3QGWi0n8mf9 ERaap1U3rebHwJXsOK5dTNSFOt2GMGDYIDo1d8XRuCNbeZaQ99/DN0Kb3pCTfn2aYLbMujK4Mi82 CK+snu7U1k9tbZnSiA8aiIdPxhQRJjmbrk+dTPvVblDxIPY7PnxvMteGh/LzjJamO/i1FOeI2rOV n8ZP1Fv3wJd5fkPopJtX3hxtew6i5tJfCR5YU/Mll8qVnz9nxMijuAV8zxc9a6GrIYuPSSpXdsxi wqC5/Nl+HftW96bSv+oyb+mb1XEzOjYVj2TZPg2lEB8Zzp5gf2avO6V5rw0+Sz/Fq4eH0QJO1tWz MukYEbt/YoXPPE2HdG26+/vRs6MnXm7lwGQ7M097Xh0w3gBAfXwMri8PSY7ZwZYl0zTlcqHxuBmM GdRDb+5R88yfBzmQzfHXMjg3rW2jinNEbVrJIl1dt8Fn6Sg6tm2Nm/HIL2UisdvWsvIT7b7NHe9s zlsz56tN6y7XEggf2hLvdfHGG8yq4h9N5Ng3uRU2mgZ9Ao03m1d1Ljv+nICbialvLK0TZdIxdod8 w+d+weppyEwecxXpF7cwdcAk/qw/i8Vze+FaMuNEtGwf2sSWtoUMlpbF4nPwURw7fT/k02P18V85 k87V9Ye8W7gPLWvOAw3Ly2MFi+o16+No2T4AlCjiDrJ/+yqmao+52bQZclzu9Fuc/vlbFn+9XPe7 xKGeF8M+8qFvryZUKmn0/6WdYevEj/CNcGJ04DeMdHcysVaJisd3Ytnx7VcsWxyiCSyof+sMHDGU Lo1fQb9qjGX+rnGh8bhpDG7dnOam2r0Fclw/2bpPbEBnw0XgzdG/pqhuczp4NtPnBvFPzRFM/upT PKtlMz2E8f/VdxPHVnRF/1e7jjKR2J072P7NNPUUqqBpR954uL9n+nzTk3f1ZRuSv9wp6PmjEORR 8pc7BT1/FII8Sv5yp6Dnj0KQR7P5M9vHY8xcP4yV/QQmfvM49Z3L9P6deTfT70Zr+kpM/SbN6P8w /C1lYr/m7tnM3ivl7F69oDHbLjKx9L4wi345i/eRfR+OuX5Vy8tT8FleFgvr1VRbzqaetTLVdy7u +y0Nj9g2kJJX0u5y4+5Dni37IqWNb8QzSUdx6xaKR3aUtCh9zljecPKatrxQ/PnyvOBooqfORgpO mZ9SqiuE+3RnTYOVrB5WB8Nl3IuOgt7OCnr+CjKpu8yKUp0UpbJQBMtjqVyXW5VGSvId0niOMhXL 8mwWgQ6rpN3lxt0H8Fw5KpTJ4oGNPJbr+nnKFPT6kvzlTkHPH4Ugj5K/3Cno+aMQ5FHylzsFPX8U gjwW9PyJJ6OotYuiVJ6iVBb0ymNpeCRvogy2VrIsFZwrWhgUKY5jeScqWpy+sNOW1ylPgyjiCVPd 48KG+Sy83I2P3/9fkQ2iCCGEKOTsSlLayYWKTjYMoqD9LejyRIMoQgghhBBCCCGeXk9DpEGIwi/9 JhfvNWPBj+N4u4IEzIQQQgghhBBCCCGEECK/SCBFiMLgmddo9VFP3Co8a7xFCCGEEEIIIYQQQggh RB6SQIoQQgghhBBCCCGEEEIIIYQZEkgRQgghhBBCCCGEEEIIIYQwQwIpQgghhBBCCCGEEEIIIYQQ ZkggRQghhBBCCCGEEEIIIYQQwgwJpAghhBBCCCGEEEIIIYQQQphhp1KpVMZvmmNnZ2f8lhBCCCGE EEIIIYQQQgghRKFjaXhERqQIIYQQQgghhBBCCCGEEEKYkaMRKQmpj403PXUqOxSDp6wunsYyi/xX 0NtZQc9fQSZ1l1lRqpOiVBaKYHks9bSW21JSP9Yp6PUl+cudgp4/CkEeJX+5U9DzRyHIo+Qvdwp6 /igEeSzo+RNPRlFrF0WpPEWpLOiVx9LwiIxIEUIIIYQQQgghhBBCCCGEMEMCKUIIIYQQQgghhBBC CCGEEGZIIEUIIYQQQgghhBBCCCGEEMIMCaQIIYQQQgghhBBCCCGEEEKYIYEUIYQQQgghhBBCCCGE EEIIMySQIoQQQgghhBBCCCGEEEIIYYYEUoQQQgghhBBCCCGEEEIIIcyQQIoQQgghhBBCCCGEEEII IYQZEkgRQgghhBBCCCGEEEIIIYQwQwIpQgghhBBCCCGEEEIIIYQQZkggRQghhBBCCCGEEEIIIYQQ wgwJpAghhBBCCCGEEEIIIYQQQpiRv4GU++c4vC2S+PuPjbcIq6l4fC+emIhNhCxZwLKABawM2kRk dDwp6SrjxHksjWvROwgP28rhuHvGGzW0afZy7p6p46/i8b2LxEaGFoDyCOvY4vg/IuVSDFFhq4w3 CCGEEEIIIYQQ4mnyKIGYbaGEb82iD1GbJuI0KSa7jTL6GVYGzGdZwDeEbN5DzMU7mNmjEEJkKR8D KWnEb/6c3r378fnmOJTGm4uKlH34uxajskPmV8Oh89kReQ6FwQduEjXlrUxpDV6dVxKvX2EqBdci vmJYk3p06fwh34b9zplTxzkQOJYP3q1H+z5z+PViit4HtJQo4vYRMsUzY9+ug1gWGkm8IjdH5D4X t07Du09XBo9dTey/pr6StGm+J+bGI6Nt/3E9ajEfN6tLB89BJsozk13nzXXQZ+chyTGhLBv6pqbM L9Nrykqi4vTrJ434oN6Z6z3TqzchcXetSJuW8V8ozhEVNIleuu1vMjYglNikh3r50EohPnIl/m1f 1u3PdNsBlInEhs1nrK7NZbXf7PzH9f2z6V2hGA2n7ONf481m5fL4p//D7wFD6Pj6W3j1mWu4zWqW lMGSNpHPMh1H9TEPj0k0ca20vH0o41bSL1Pb1Lz0ritZptO9XqZf0NmM/GTKsyf+QftyeS0RQggh hBBCCPHUexDHrjE98PYawJQVx7hvKlCiTbP4N24abzfqZ9h19CRnTu7hx+GedHnDnWGzwswHaLJj wb2wVffYyrOEdM64vzf7MugbNNO/F3aM5Ey35GbSmukLVCYdIzxgEA2z3a8F0q8SNasjNR3ewj/y pvFWIQodO5VKZXy5McvOzg6AhNScXGxUpN84yeHf7vByi6a4lipmnKBQqeygzn+mukjZh3/dViyl P5MXdKGKNlSlvMDu8RPZnFQbr/VbmduliiaKdZOoKZ54LXxId/9JtK1a0mB3AJR9g+YeNXAETUfx fD7u+RWJXb5k3pR+NHy1DMUA0u9x5fe1LPT5jM32w1kVPoNWLs9qdqJEEbOYwU3Hc8Q5I2/Ki2FM 9QvmerMF7NjyMW6O5mNrZsusK0MM8CqtF4WyZJgbhiXRpnFlXmwQXtW0W/XLM4svJ/XjnWovZC4P Qwjc8SWelU3Uj1l6ZW7my7wRb1NGexwYQeChBXhWKgE8IjlqHVv+uGG8AzXVHc5sCWLzGU++iwng nSubLEz7HZ0rlwBFNMu6dWP2wTr4LP2QemWLZbQHg3wA3CU2oD8d/Hbi1Hcu0zu9hj1pXN42h9nr btHYfwurxjZStwXlZcJHdsY76BaNx01j8Fvl9fY7hHm7FuBVo7Rh/sxJv07sT/OZ9fFCjijAaVwE +2a14HnjdCbl4vinXyVqznCG+CfiOX8uH/fzwMNFvS1zO8uGRWWwtE2YZ/48yCHdcTyld8xvcXzJ NJYeLG90vbCifaDk38jPaeEZQzdtu9Ond11RJR1iXchvZgJPj7l/ajvL1yXR+sc9fNOjKna6fBzX tT3ttYSBm9j+XVecTVxKbF53RUBRqpOiVBaKYHks9bSW21JSP9Yp6PUl+cudgp4/CkEeJX+5U9Dz RyHIo+Qvdwp6/igEeTSbP23fWhLg2Bv/A4H0/18p02lqLyfy5yG4au9BTfQzuJZ5Rj0Tyv2LHP3R H98JP8Gw1YQseJ9KxdV9nZax7F7Yqnvs7s/yx6oQYlJMRypUKafY8U0w59uvY9/q3lSyM9GvQUb/ nuE9uXV9gcproUxs2oOQpDa6/ivdfvuuYsOiD3gti37DDCrSbxwjbN5k/L6NIJX6+ISH4+fxonFC k8y2i0KqKJWnKJUFvfJYGh7Jx0BK0WK24egCKZMIOTET99J6FxiT27QdzFh2Ubmzly9bdGUJI1jz y0w8KhQ3SvCYu5HTed9zEcpRGwid247ydoDyLCHvv4fvfxOMAiYPSQobT8c+v9Etm//fbJl1ZUin cbP/OJLYku/CvqJzVQcTaYw60rMtzyOuh0+iZ/cVPDt1N1snvsNzRinM0pb51EC9+s74Eok32dGe mSpxG1PaDiaqy0Z+ntGSsll8x2ZOm0Z80EA8fFKZfCiY4fXL6tJqv6D29c3IhzJuJf3dvuCRQYe4 Xmf77o6asqRrjtsBWhh0tIMyKYJ5Awfx7bMzDH9MmKK6RWzIt6xcspzNZ16jr3d1/vp6FUkW1o1a To9/Rltl9AY2z1G3VfPtzAxrymCDNmF1/rJh9phrA3DnM/JqNm2m9qEu17+Rn9NiMCwyvhZZQ5VA xCfdGLzfk5B9U3EvV0yTj2GcNagv7Q/KJLPXMlvXXVFQlOqkKJWFIlgeSz2t5baU1I91Cnp9Sf5y p6Dnj0KQR8lf7hT0/FEI8ij5y52Cnj8KQR7N5k/bf+bUnMaKkyQ1+Y413/TilWf0OmRMBlJM9zMY 0N7jBj7Pp/u3MLpRRj9NdnJ6L2zAxD22edo+sWg8wzfzmUdF6/r3rEqr7VdobvSQ6UOSI+cwyjOQ Z5b+SvDAmllPb3TnGJu//YZVi4M5X2swA9zOs2xVqmV1o2G2XRRSRak8Raks6JXH0vBIlm3fEspL ocwcOoQp6//CeMImbuzjm48G4bv8GA9Q8SBmOb5DxxAco52mSf+9y8SHB+DnWU8zfcxDroXPYOzQ GURcNZymSHV1B3OGaverpSTt6iE2zBxCrzfKUNmhFr2G+rEq/CwKy+oi75Wug0ff+pAUR0JyTqZe SufWb9tYe+5F2nwyAPdMQQeAYpRt0ofhHV/k4qrNRGnqThkfxbYIaN7Xk9oG0eMSVHyjHjVJ5K9L t0xMI2SN6nT8eAK9CWH+ol+5nm29W1KeZ3B6pyv9BnTlDcUt7mS7zwy6Mk8dQGNdJ7I9jvU/YMy4 +lxfF0GsmYh/hhT+Dl3NpsR2DB/wTpZBFNNp75N4Ph5woGxpwzEa9qXKUs7gnTQuRe3mAO506+iW 0UkOYO9EzXdqZbQd5UX2/xDKdeeOvN+issGJbO/cnIEjuuIUsZvoeL3pxUxR3eR0yF7SWk9jzYEt zBrchDLGaSxm5fFXXefoljAuOHZi+NDmmX/cWMqKMtimTdhSFsfc0Y02fd31rhdZpDVuHwA85Mal OK7rp7Oaigcnw1i59jZtPunD2+WK6eWjBxMGNdYLOpXFbcg4fJxj2PLLSTNP3gghhBBCCCGEEBaq 8D7DpnjBj/P5PuIq2XUzWNTPYFeJhj3707vvayhu3ct+nzq2uBc2dY+dhQcn2fHdJq53HELvJhXU 792/RvypRHi2NKWe0+8NKo5jWcNZSazpC1TG/8qaoFM49e1GU4OZOkpQsdlABg8sz4HNUVzKpstE eetPft71iHe/DGfb1oX0aeRsnESIQivXgRT7l2pRPSWSoOV7Of9Q//KTzq2jW/k++AIv1KjMc6hI //cS+9YdJuFfbchF+95Oflk4iiGzonFsMZz+jSpgj5K05L/YvO4vbqYZnqWqtOucXBfMvssppGvf u7GHrzq+z3fnazAo8Bd2HFrOsNpJrOrel6mbz+vSFQjO1ahcMevpg0y7y5moQ9zjddzrV8ZU2AGA Zyrj9u7roDjBqXj1ug/21YawNvUqazNFjh+S/NdxzuJOJ/eMUQ05Y0eJmp3wHt2G64FfsfJAsnEC IxaWp1xTPlq2moAZHahk6kvQJO0XnAtvvFreqFylcKnualFAS5UYydplkbgMH0K7avojLDIznfYF 3Fq3wYkzHPvrul6gSoki7k9OJNWmxVuumk7xkrgO3EBC6ga9qc+0ya9z9rcz0KotjVxLZnxx1n4N l1LGR037hRjFtqjLWQfH7GviFRbJsi+G4vG/8uop1XLMyuP/71mit52COm/jVsXicUaZWVwG27QJ 28rimGeSRVrj9qHPZBuxkOoqUSuDOPhSP4Z0rqE+R5WXid4cZfo6VqoSrrVduB57kRtZNjwhhBBC CCGEECI7z/NaR2+GdbjNj58t5/CdbJ6Ct6ifoRhl3T9m/orlTPKsgsXdTLa4FzZ1j23WI67vX8vq va8waGQHXLWjcbQPaZ86zlmD9XFTuHg8luvO71CvujqgYnlfoBLFPxc4iws1q1cyfHATvYc3LXhg 177aEIKj1jJhaBtqlMtJ36cQBVcOe9f0PFOFRh0a43Dyd2IvZ4wPQXWbM4ePcq9GC5q7ldf/hAnJ XHLsSeDuYCZ/+hHt/veCcYJspHP76G42nqtKuw+H0t69EW71m9F65EQmjK5Heuw5ki0PMecZ5bWD /LwuBqe+rXDLyTQ7ylskxCZCuWq84pxVp2tJnKpWo4zZUSYpxEduJTwslB0B3nTsE0fP8K/pZdw5 myPPU8NrLONaXmH1vPVmFh7XsLg8eSWe+H/uG7+px9QIE3PMpbXn+WYjWeRbiZA+w5kTtInwsFDC g/wY3HQ++C7At5OZAJbiHFFhoYSHrWeZd2e847sTEviBeriq5kvaHPuKVXnDOZGz569lWoA8b1l+ /JXJF/krCcrUccVJf3juE5Vdm8hHWf1II5v2AXqjoW5wdm9AlgvhmWblkzL6Tl0g8X52+xdCCCGE EEIIIbJR8g26fvYxzf4J4rsgMwvPazzxfoYs74WtvMc2NRoFgBdpPOpLRlUPxXvwF4SEhRIetomQ KX3o4JfOqFWf0dbk2q9Z9QXa4/jSa9Q0/ohOCSq8Wg2ngtRnIsQTYLL/1jrP8UqT92jKEX49+k9G p/39s/y27W9e6/QubxgvcpxJDdr1bU+NXC9Ar+DWjYxRKjxTk85zV1g5ksFW/uHkr2HqTvOwUMKD JuFVbTSX+25i42ceJtZgeEjy8V8y0ute4cQaRJiBZx147tmsDp09JRwcjBb71qNMJHrBCLz79GC4 33Ga+g+i6UulbNEY1J5vQG/fgbjsXUxAyF9kHau2pDw5oe1EdsX1JaMFyXRfAOYCTWraESZO/XrT wsLRKCbT2jtTt/8klvk7scWnN959euDtswbGTWNolzd40UzRlYmHWNKnB959PmD23npMHu6By/Oa 5xXsnXi9ZT2ICGXPibtGH7xG1IKv1IuyPQlWHv+SzztQIl/Oz9y3ifzzkOSDG9gSUR6vr731piHL kGX70Bfhx+ch6bT+ehOB6zdp2mErPLotJjarYIr2SRmX9+nTplrGkzJZjYayL09lN5cnMLJHCCGE EEIIIUTRVIxS9fowcvgrHJwdQOiZ7Dvy86SfIbf3wubusU3SjkapSI/BrahqFBSyd25ET78FTK4c jm+fHnj36Y3vQvBZOgrPmi+a7t/Lpi/Q3qU2zZrBgXXhnDLqK1Am7WWJf1Aupw4XovAzeW5Zx47i r75D6xZwYFcMSSrUUda/o9h17n+0bVU7myf5baE45d/pwUceCjYO6MjQTxezdf8xLt7Krgs3DyUF M7tfD3WneZ8eePvM40izD+jW+g2cDOYl1DrFZr8PMtLrXl+w/ax6ei6bsa+J19arJKQ+5nL8ctxv rsarzXhCztnq/ylG2ebDmOL9Ar98E8iei6nGCQoB7QgTDwYN8cApyzacVVrNQuZu/Qi62YWNNx6R kPqYhPt/MKVWHCuatmNimOnpt9RDMB+TkPqAY5tacXtZP3qNWcMFhRIoS22vMYxqdpzZTT0YG7Be HXgLnc/Yao1Y9N8bdH9i01AWheP/JClRnAvBf/B04gdOY7yZEUtZtw+AEri0/pzAjdHsDJxAhy5d 8ezSlQ5jA9m+fgROB+czd9N5k20v40mZZJoN74e7yzPGCYQQQgghhBBCiPxhV5EmIz5lgMseli/a wZVHWQxLKZCsvMfWjkZpOZB+775sNP3YXWID+uHhuZrbnTZyJvWxpn9vOtXPf0uHJuMJv2YimJNd X6BjXbr5edP44Hg61BnCslD1A947AgbRyHUBD996FyfjfQrxlDHVP2c9zfReRPzG6ZvpgIKLR6M4 Y9G0XjZSzp3Rm/axYUV/XE4uYWT7RjSv1ZrxATuIv29+eqE84zyJkCRNp3nqYxLuJxDyzp/4eo4n OMZoBAEA9fEJv56RXvf6Az+PF9VJ7ErgUO65rCPcAKTz741k/uU5yjmWyHK+R3vnRvT89FN8WMn8 H49lsyiWFexe5t0x2Sw8bnF5ckKz5oXJYYfaRbhNrZWhljHCZBAd6hgu1mUsy7TK82ybNp8jrWYw Z0ZXXLVBNHsX3D6YxBT/Vwj5JJAjWS5wXoKK9fsy2m8grPuGDUdvA2Dv3ArfoDAC/etxSBuEW3aT d1bt5Yehr3PjSY1IwbLjb/esI+UcyX4OUZvJXZvIHw9JPrqMye0Gc6jlKjbM74Jztpkx3T6gNK4e nfHs2ICKBvsogXOLbnRzTjS/UJzuSZkeDOlaB4OZZbXTypkasqydrs/cdGRCCCGEEEIIIUQO2Lm8 x0dfZL3wfJ72M+TmXjire+xM9EajjOzC/54z7NVTxm1hrt9xmi8NYFKXmrr1TOydG9Hzs+lMrh7K 50uisuzfM90XWIKKHpP49tAmJrc8rnk4fDRBN5uzKDaIftUfyYgU8dTLtovOMprpvR7uZe/RZHgY x2+bjls4rZcNObrSpO9nfLnzBKdOHyHQtwp/+PVl0JSdJjty85V9JdzHf4qP805WbDme5QXNLLsK VHu7FnCG2PPazlITVHe5+OcZUqlF/ZoVsgykgN6iWOsiiM2yQ98adhSv2kFv4XETvfqWlufBacIX zWfZ0j02furA1BRPZDPCxFjWaZXxUWyLSMTJrSoVMp1tJSlVzgGS9hB5PIvyAxnzVcaw5ZeTuvZj 79wAz7GrOaoNvO2eg5dHDc0XqZlFwvJF9sffzqkm9euUg2Mnib+lm5DvCTPXJvLDQ5Ij5zCquT/X +u9mZ+AAXjM5es0U0+0jZ6x8UsYUU0OdhRBCCCGEEEKIHHPgFYOF5x8ZJ7Cwn0HFg7/DCAxYwKqI +IzlAWzB5L2wlffYWY5GSeNS1G4OmHsI9LkylH0Wy/r3TPYFlqBi/a4MX/Gn5uHuq2ycNQT3atqH hp9kn4kQT16mcy5ntNN7pXL48N/cuHScqJNVbTStVyqpD6y8rNmVpMyrjfD09eezAS9xcetvxP2b zQUkP5i8SFnDkerN2tCQSxzafcxscEiV9Ds7w2Lh7RY0rOYIpBEf1JvKDr0JicvP6c5K6S08vooj t42PoyPVW3SkuWNW5VGRfvV3Ns2ayLdnHuFY3NIGVZJX3dvS3OSaF5q1Msw8KaAeYRIBLTry7v8y r2ajz5q05mm+iJRnCen8MpU7ryQ+J81DR/vF6k4nd9PTQuWPbI5/ieo07dMShzuH2Hc00eTTJLaV 8zaR91K4EDSS9p6bqTR3I99ObWU0igQr24eSfyMn09DhLfwjbxpv1DEZ4NM+KUMzOreulflJGfsq NOrubnokmWbOWJP7FUIIIYQQQgghckN/4fmV+8k034tF/QwPSIz+iQV+P3L+Ucls1irRk9N74ezu sQ1oR6MUp2nP96hhNBrFYrVfw6XUQ9v1BSovE705Clq1pZGr2RWZhSjyjE/vnHumCo06vE3itu1s 3b6LQy/ldlqv4pSpWIkyXCHuqt7aHSoFV//8kwT9pNwjdvkYxg5fTPQdvWm87Bwo/eKTeR7fpKwu uhax45na7zPSuwYXA+ewbNeVzJHz9Ksc/uF7NsXVoP/Yrrz+nJ1eB3IUW4IPkWzQCatEcSKcLRGJ OPVthZuJRa1zRbfweACLVscabbTjmVrtGdwvq/IksH/5CvYomtCv21uUt+I7xN7VnU6tMi+UpYzb ypKFMWbKqxlhEufGoJEdcDVa0MtQ9mnVeXDh+rotHDKeo1IRy551UdCsMa+7lMhoHxE/8dPBa0Yd /Xc5tT2UA9SnW+s6PM9Noqa8RWXX0UZzXypRnNvI4umbcBroxbu6L7jHKC5Fsnl5MAfi7umlt4aK 9KTfCLVmH1kef0eqd+xPj2rn+PGzb/k18T+j7baXszaRx5SJnPjmY3r7XKXb+o3MHt0kcxAFveuH Re3DnufrtaKbcwxbQg6SZJD4IUn7trAlSZtWn/ZJmXO8NnwI7ao5GGxV07uebI9FoXs/jfjQZSw1 uV8hhBBCCCGEECK39BaenzeX9Zkmv8iun0FFeuI+gr/eRmqNLnR4x5pVP3JyL2zJPbYezWiUizX6 MaRzDRNBHm0eTN3ra/v3oHHL2jjZW9kXmLIPf9diNPQJNdpvCheC5zM/ojxeH77Hq9r+ClUKVyLX E/xjxJNZUkGIJ8BUd10Oaab3+mcLq36IwiXX03oVo0w1N952PMXmxd+xNSqa2OgItn41nNGBsRhe ekrxSo0ynPhxEUsCd3D60jWSkxKIj9rMlq0Xqdr5Hao9b8Oi5lgJKrxaDSei2BZlvMD4Q5KP/6Je MNz4FXku4wJtV5n3JgfweY9UVnTvwqiZK4mIiiY2Jpro8JUsHt6HIf7xuE+fz/jOVXUXXftq3Zjo X48j89rSwHMSIZp97wgYgkfT8RxpNpVFo9zzoPNTu/B4feMNanaVaTXrB+b3T2NF93YMnbKM8Mjf 1OXZs4alI/sx8turNJk8E+/mFY0/nTX76nSaNkG9UFY3P3WZQ+czrs0wDjiPYOaIzOXVjTDpOITe TSoYbTVkUVr76nSa7093luBdrQv+QZsyFoWv05jZB+swyq8XtR3tgZK49hjP5GYn+dazEV5TVmja wHqWDfWgg99xGvt+ydBmLwIvUHfAaPV+m3rrFgELD/JjcN3BbK4+lUVTO2Ssr6G6wq9ThzJ2zCCG zdzFNf3HMu6d5oCmPezad5J7QNqlI+wNCyU8bAcxVzVPLqgS2f/lR3xsah9mZX387Vza47fhG3op lzG4lRf+y7cYJ7GMpWXIQZvIW3eJXexNp4nB0Pc93iSjHPqvPTGJKK1qH0Bpd4Z8PQKCevCW7pzf RMiULrzVZwkM9GOINq2W7kmZTgwf8I7ZEYW664lfNwZr8rEjYDi9fDbhZGq/QgghhBBCCCGELWgX nq9meoopU/0MUdFHiY05xP71XzGx10es+KcZn3w3kiblrOu3tPpe2MJ7bLWM0ShtPunD22byZl+t BzOWDjG619fv3/NmjFddHK3tCyzdgN5T1fvt6D2fHbo+hN686xOOq+8CfDtlzHqiuhrOVz0+wG+4 Dwt3XdEb/fOYlL/3avorthF1Khn4lyu/havf2/Y712w6bb8Q+cdOpVJZ3Hrt7NRnfEKqmUjjo78J 6dcR3+2VGBG+mc889Du+lfwb+TktPPfQLTxcs4C6qff0KbgS/jXTJszjl4v3wbEJvabPwrfFBcY3 GMbZcRHsm9VCfcKrUrjyaxDLFnxHcOR59ccdm9Br8iRGDm2HaynTF6Ccquyg3l+mukjZh3/dVixl EiEnZuJu9HS7Mm4l/d30836TqCmeeC2MMUhnoNVyIn8egqv+rhTxHN60mh8DV7LjeKLmTRfqdBvC gGGD6NTcFcdMF+gU4iPD2RPsz+x1pzTvtcFn6ad49fDIWAjdDLNl1pXBlXmxQXhVMx7mpyL94kYm dfFmQ1w702nSrhC9cSXr1oaw+aDm+OFCnW796TPoQ7q9V81EeSzxkOSYHWxZMk1TZhcaj5vBmEE9 9OZ41Erh9JLBdJ2QzKBM7deYNWlBmXSMiN0/scJnHkcAqE13fz96dvTMnA/FOaL2bOWn8RPZrH26 opkv8/yG0Em3/gnqJwjiDrJ/+yqm+gVrFv0ydzxTufLz54wYeRS3gO/5omcttEdA2yYP6KXOUB8f 3bmZypUds5gwaC5/tl/HvtW9qWSHDY6/krSrhwlbtZLNIZs5clG9EHzmdmae5WXAyjaRmfnzIAeU Zwl5/z18I7TnsGlO+tc6i9sHmrL+wt4t3+K7cI/6Lef+TP56NN06GS9Cr+JB7Hd8+N5krg0P5ecZ LbP+kadMJHbbWlZ+os2HubaXwaZ1V0QUpTopSmWhCJbHUk9ruS0l9WOdgl5fkr/cKej5oxDkUfKX OwU9fxSCPEr+cqeg549CkEez+dP2rdU20R8G6v6JTZ/ywYClXDTVZ2amnwHHhnT4aAh9P+xD86rZ 3/+bZPG9sJX32A9iWNmzK1OvDiRk31TczQRS1Mzc6y8YTJs2zYzyYU1foIm05vobHsWx0/dDPj1W H/+VM+lcXRvYSiM+aCAePpv0U2dwNt1fqs9suyikilJ5ilJZ0CuPpeER2wZS8kraXW7cfcizZV+k dEnzJ5paOopbt1A8sqOkRelzpuA0HG15ofjz5XnBMfPAP1vJnzLnX3lEDqiuEO7TnTUNVrJ6WB2y WSLNeun3qVy6DOR5O8u5/DkPiiapu8yKUp0UpbJQBMtjqae13JaS+rFOQa8vyV/uFPT8UQjyKPnL nYKePwpBHiV/uVPQ80chyGO+5C/9Prdv/ks6JXB88QUr1t4VT0q+tIt8VJTKU5TKgl55LA2P5E2U wdZKlqWCc0ULgyLFcSzvREWL0xd22vI6FZGgQ1ErTxGiuseFDfNZeLkbH7//P9sHUQCKmx6aK4QQ QgghhBBCCGG14qV4wdmFis7lJYgihMiVpyHSIIoSzeJXlR2yevUmJE6zJoawnfSbXLzXjAU/juPt ChLkEkIIIYQQQgghRGGm5N/IyTTM1K9k9Oq8knjDhY6FEE8hCaSIwqV0C/ziH5OQmtVrg4l1OkSu PfMarT7qiVuFZ423CCGEEEIIIYQQQhQy9jzvMZujmfqVjF5bjddgEUI8jeQyIIQQQgghhBBCCCGE EEIIYYYEUoQQQgghhBBCCCGEEEIIIcyQQIoQQgghhBBCCCGEEEIIIYQZEkgRQgghhBBCCCGEEEII IYQwQwIpQgghhBBCCCGEEEIIIYQQZtipVCqV8Zvm2NnZGb8lhBBCCCGEEEIIIYQQQghR6FgaHpER KUIIIYQQQgghhBBCCCGEEGbkaERKQupj401PncoOxeApq4unscwi/xX0dlbQ81eQSd1lVpTqpCiV hSJYHks9reW2lNSPdQp6fUn+cqeg549CkEfJX+4U9PxRCPIo+cudgp4/CkEeC3r+xJNR1NpFUSpP USoLeuWxNDwiI1KEEEIIIYQQQgghhBBCCCHMkECKEEIIIYQQQgghhBBCCCGEGRJIEUIIIYQQQggh hBBCCCGEMEMCKUIIIYQQQgghhBBCCCGEEGZIIEUIIYQQQgghhBBCCCGEEMIMCaQIIYQQQgghhBBC CCGEEEKYIYEUIYQQQgghhBBCCCGEEEIIMySQIoQQQgghhBBCCCGEEEIIYYYEUoQQQgghhBBCCCGE EEIIIcyQQIoQQgghhBBCCCGEEEIIIYQZEkgRQgghhBBCCCGEEEIIIYQwI38DKffPcXhbJPH3Hxtv Eah4fO8isZGhhCxZwLKABawM2kRkdDwp6aqMVLdi2RsWyq7Icygy3jakukd85FbCw/Zw+la68dY8 kMa16B2Eh23lcNw9440a2jR7OXfP1PG3rPxCCCGEEEIIIYQQogh7lEDMtlDCt2bRh6hNE3GaFJPd Ro9IuRRDVNgqVgbMZ1nAN4Rs3kPMxTuY2aMQQmQpHwMpacRv/pzevfvx+eY4lMabi4qUffi7FqOy g/HrZXpNWUlUXIrxJ4D/uB61mI+b1aWD5yC+DfudM6eOcyBwLB+8W4/2fWay67w6QGH3XCp/zRrE sDEh/HXfTC0++JsdE/rjPSuGtOeKGW38j+v7Z9O7QjEaTtnHv0Zbc+Y+F7dOw7tPVwaPXU3sv6a+ krRpvifmxiOjbZaX33oPSY4JZdnQNy04DqBMOkZ4wCAaao9b20mERJ5DYZxQR0V6YgQLPKtQ2XUy USmGx0QZt5J+mdqC8etl+gWdzTgnlInEhs1nrK4dvcnYgFBikx4a7Nt02mI0HDqf8JhEy88xW+yj QMv6GBVeWZ3LacQH9TbR1oxfvQmJS1N/RHmWkM4vm0hjlE5LcY6ooEn00qXJop0KIYQQQgghhBCW ehDHrjE98PYawJQVx7hvKlCiTbP4N24ab0//h98DhtDx9bfw6jOXXUdPcubkHn4c7kmXN9wZNivM fIAmO5n6UDzxD9pHvMJEX4M1aXVsfK+fqV8s6z6fTP1iObjXt8U+hCiI8jGQ8iyvtJ/M2g1rmdm9 Wn7+x0+Gc38mr91E4HrNa+kHsHAYXm79WBZzVy/hf1zfP5+P3/+Ck41mERJ7kcjdGwlYsYbVkX8R 9cuXNDy7gGHdpxGekAYOtXDv0QDO7ef3v00FA1Q8OLWfrX9BrR7v8j8Hu4xN6deJXT+F0T2/4LD5 yECupO5dTEDIXxh1uWbByvJbRYkiZgmjmvZgdoIn89ZvInDtWCqtG4ZXm8mEXzO6gCuiCRzYBW+/ 63RbuoHA9WuYXDkcX8+eTAu7bOIL5j9uxaxl9qAPCYi8arwRALtSNWjvP5fJJl/+jOnbBAeeo5xj CewAlJcJH9mODn0CuNb3e3XbWdsfFvegQ5ORhJzTO+a6tBM51HIuy9ZvInD993RLCMC7aTsmmsyz EVvso0DL/hgVStmey8UoVa29iTanec2eRPcGLuBYGodnNVfj+9eIPwWNx2nancFrBI1cSmTsXhHN sm4t8fL5k7pLNxi10/GZzy0hhBBCCCGEEMJqVzk4O4DQM/eNN5iXfpWoOR8xwO809efvJjLxJBvX BBHww1a2XTzPpvlNiPMfwKDJW7lm9Qwod4ld7G3QZ7PM34ktPq3oNSGMJIMOFGvSatj8Xv8hSWHj aa/fL7Z+DUMJxrtpO8YFnTJ4cFh5LZSJTRrh7Xecpv5rNP2Znlzzs/xe3xb7EKKgslOpVBZfNezs 1J3yCak5jNoWIZUd1CM9MtVFyj7867ZiKZMIOTET99IZISPltVAmNu1BSO3lRP48BFd74M5evmzR lSWMYM0vM/GoUNxgd/CI6+GT6Nl9Bc9O3c3WiW9D9Fw6vzufUvMj2DiiLs8YpL/P6SV9aDtBwaf7 tzC6UVlQ3SI25FtWLlnO5jOv0de7On99vYqkcRHsm9WC5w0+b57ZMnOTqCmeeC1Mp3Gz/ziS2JLv wr6ic1UHE2lcmRcbhFe1kuq3rS7/OzxnlMIs5VlC3n8P31MD9Y6FEkXMYgY3HU+8QfnTiA8aiIdP PD7h4fh5vKjehyKaZd26Mfu8/j4ecy9mAyuWLCVw3UWqD+7FG7E/su6fjzId8yypEoj4pBuD93sS sm8q7uUekxQ2no59DtBi/VbmdqmiCzgqkyKYN3AQ3z47Q9d2lHEr6e/2BY/8t7BqbCMctfs1mWfT bLEPWzPfzqxho2Nkgm3yl0M2OpdViduY0nYwUV028vOMlpS10167PoVVeu3fJO25ksrkQ8EMr19W t0V7jdvX13R+nmjdFVBFqU6KUlkoguWx1NNabktJ/VinoNeX5C93Cnr+KAR5lPzlTkHPH4Ugj5K/ 3Cno+aMQ5NFs/rR9a07Naaw4SVKT71jzTS9eeUbvYWFtGv0+Nh5zN3I673sugtEb2DynHeX1PgJ6 fTGBz2f0m1lI3YcyjLMG9+B3iQ3oTwe/JIP+JGvS5tW9fulEzT16201s/64rzrpOpmtETf8Qr3ml 9frozN3rm+tHM8UW+8iiXRRSRak8Raks6JXH0vBIznsTNZSXQpk5dAhT1v+F8YRN3NjHNx8Nwnf5 MR6g4kHMcnyHjiE4RjtNk/57l4kPD8DPs55mmqOHXAufwdihM4i4ahitVF3dwZyh2v1qKUm7eogN M4fQ640yVHaoRa+hfqwKP2t+LZF8Zl+pGe/3rQ8Ru4mOTwPSufXbNtaee5E2nwzAPVMQAeAZnN7p Sr8BXXlDcYs7Kjue+5877Wo84uimg5x/aFS4h3H8tukIvNEG99pl1O+pbnI6ZC9praex5sAWZg1u gmaLjVWn48cT6E0I8xf9yvVs6z0n5Tfebp4yPoptEdB86gAa6zrO7XGs/wFjxtXn+roIYrXTPCkv E705Clr54NVMrxPZsSH9/AbilLSHyOO3NW8+4tbJnfya5sHnW/ew9mtv6pXTBIYspuLByTBWrr1N m0/68Ha5YqC8yP4fQrnu3JH3W1Q2ODntnZszcERXnHRtJ41LUbs5gDvdOrplBEAAHN1o09cdkuJI SM4q0m+LfRRUtjhGBZBNzuUU/g5dzabEdgwf8I46iAIoky/yV5JxWlPuk3g+HnCgbGnDOrUvVZZy Bu8IIYQQQgghhBA5VOF9hk3xgh/n833EVbLtElJd5+iWMC44dmL40OaZgygAdpVo2LM/vfu+huLW vez3qaMbUvv4AACB0ElEQVTtQ+nBhEGN9QIBZXEbMg4f5xi2/HJSMxWXNWnz6l4/jUu/hBCSVJ9u Xs0ygigA9pVo/JE3Xs5RbIvSzESi6xfrSpu6+sElexzretKtlQvXYy9yw9RIGi1b7EOIAizXgRT7 l2pRPSWSoOV7jTr107l1dCvfB1/ghRqVeQ4V6f9eYt+6wyT8qw25aN/byS8LRzFkVjSOLYbTv1EF 7FGSlvwXm9f9xc00wzNMlXadk+uC2Xc5Be1S6qobe/iq4/t8d74GgwJ/Yceh5QyrncSq7n2Zuvm8 Ll3BcpczUYe4x+u416+MqTACAOWa8tGy1QTM6EAlO6BUTd7p5Aa/7eG3s/qD8FSkXz5O1MlHvNau Ea7Pab4x7GviFRbJsi+G4vG/8qhjbXnBjhI1O+E9ug3XA79i5YFk4wRGclh+i2i/tFx449XyRg29 FC7VXQ2CBOqgSyJOblWpYJDYHseXXqMmifx16ZZmmquSuA5cw841s/ig1euUKW5xpjKorhK1MoiD L/VjSOca6rLfv0b8qUSo/RoupYxPzRJUfKMeNdF+yZXEdeAGElI3ZIzusZot9lFQ2eAYFUQ2OJdV iZGsXRaJy/AhtKumP2oMwBXXl0oZvWfsBdxat8GJMxz767re1G9KFHF/ciKpNi3ecjUMzAkhhBBC CCGEEFZ7ntc6ejOsw21+/Gw5h+9k8xT8v2eJ3nYK6ryNWxVz85kUo6z7x8xfsZxJnlXU06xbQhsk cK5G5Yp6U18DlKqEa229IIE1acmre33tQ5Cm7/PtnV+nQW04sDmKS0pNHrZeJWGrdnRPDthiH0IU YLlv1s9UoVGHxjic/J3YyxnjQ1Dd5szho9yr0YLmbuX1P2FCMpccexK4O5jJn35Eu/+9YJwgG+nc Prqbjeeq0u7DobR3b4Rb/Wa0HjmRCaPrkR57jmTLQ8x5RnntID+vi4FWbWnkWhKUt0iITYRy1XjF 2YqObLvyvNGqBa9xmqiYBL0g0UOuHd3PIYUbbVvV1j1pnr+ep4bXWMa1vMLqeevNLDyvkdPy20w8 8f9YOs9mImfPX8ti0XlrmBiNQsaXqTn2FavyhrMF+cjqC9tSttiHKICMn1DRvq9E8c8FzpLO3b/C 9Rahe5leU1YSFae/HpM9zzcbySLfSoT0Gc6coE2Eh4USHuTH4KbzwXcBvp0ypqUTQgghhBBCCCFy rOQbdP3sY5r9E8R3QWYWntfQzrRQpo4rTvrTgOWXUxdIvG/hcAtr0mbL1L2+5iFic+zLU9nNxaJ8 mH/42HK22IcQT5oNmu5zvNLkPZpyhF+P/pPxdPL9s/y27W9e6/Qub5TNLpZag3Z921OjVHbpsqPg 1o2MUSo8U5POc1dYOZLBVv7h5K9h6g7GsFDCgybhVa0HIUntmTytm2Fk9lkHntMu+GyRYpR1e5e2 NW5yaG9sRpBIdY0Tuw6TalHwKg8934DevgNxsXTheavLb4msIu8lqPBqNZx0o0y0ncgu1KxeKdOT 9OoABrYbfqgdjeLyPn3aVMsYiWPvxOst60FEKHtO3DX8jPIaUQu+Ymm2Uy89JPngBrZElMfra2+9 Kc2sYYt9iIJI+4SKU7/etMg0GgXgZ2Z/EgYdpmkWkB9LpXXD8HLrx7IYvTZp70zd/pM0C+X1xrtP D7x91sC4aQzt8gYvSpMRQgghhBBCCGETxShVrw8jh79i8cLzJZ93oISt+wGzmkVEG5TQznxiTVob MH2vXwKnOo1pTBRbtscaPZD7kOTIJSxaGGPwrknKaxwJ/okDziOYOcI9y7VNzLLFPoQoAGzQ3WVH 8VffoXULOLArhiQV6ifu/45i17n/5dPIiOKUf6cHH3ko2DigI0M/XczW/ce4eCvbLvy8kxTM7H49 1B2Muk7G5YTErjVYnDnHytameSc3UndGcFSzhozqajR7diZbGLzKS8Uo23wYU7xf4JdvAtlzMdU4 wVNMOxolmWbD++Hu8ozetrLU9hrDqGbHmd3Ug7EB69VBuND5jK3WiEX/vUF3Z73kmShRnAvBf/B0 4gdOY3yORgXYYh+iYNI+oeLBoCEeOBldl+1fasPM9dvZcTiQ4V274tmlK55dJ7Dw0Ca8nHcye9oW 4tUTp6oXiXPrR9DNLmy88YiE1Mck3P+DKbXiWNG0HRPDNHOsCiGEEEIIIYQQuWVXkSYjPmWAyx6W L9rBlUdZDEt56pi717fHsW4vxvjW4YhfYzyGzmdHWCjhYetZNvQtGvjfoG7f2oa7yiSFC8FTGTPv Gl5fT6BtpZzMWGKLfQhRMNimj1QzvRcRv3H6Zjqg4OLRKM7k58iIcu6M3rSPDSv643JyCSPbN6J5 rdaMD9hB/P0sppfKK86TCEnSdDCmPiYh9SobZw3BvVrpjDR2JXAo91zOotDa6b0U0fx26qZ6erNT v7H/iU7rpcfuZd4dk83C87kpf7a0QxhNTd/1kBuX4riuWz8lYx0UU9NmaYeG2mT4oW40Sg+GdK2D 8Yyd9s6t8A0KI9C/Hof8PlAH4Zbd5J1Ve/lh6OvcMDsi5SHJR5cxud1gDrVcxYb5XQwXErOILfYh CqqMJ1QG0aGO3nUI1D+wqnng2cUTN2fDHzX2lZrxft/6ELGb6Pg0UJ5n27T5HGk1gzkzuuLqqGkk 9i64fTCJKf6vEPJJIEdSJJQihBBCCCGEEMI27Fze46Mvsl543u5ZR8o52nBGEX3a6dhNTYWlnbpe Oz26NWlzKct7fftKuE9dyY71c2m6dyLD+/TAu8+P3G4WQORPPrgm3zJMr0+ZyIlvPqa3TzRNl65l WpccPGhri30IUYDYqP1qpvd6uJe9R5PhYRy/bTqe/yMjHF1p0vczvtx5glOnjxDoW4U//PoyaMpO 0x35T5pdBaq9XQs4Q+z528ZbMzw4Tfii+Sxbukcv6l6Msq+/TZNyp9i66zi3VMkc37XXwjVp8oMd xat20Ft43kQEIFfltwVT036ZY3raL+tkNRolg71zAzzHruaoNgi3ew5eHjU0/7epfDwkOXIOo5r7 c63/bnYGDuA1bee2xWyxD1FwmXtCxXpZz2taklLlHCBpD5HHszinhRBCCCGEEEIIqzjwisHC84+M E2DnVJP6dcrBsZPE38pYUdiQigd/hxEYsIBVEfF66w7bgKmpvMyxJq1ZFtzr27vg1mUCAfHaB73D 8RvYAlft8gqm8qG8RtT0IXSaeJ2e4eEsHFjb+v4wW+xDiAImt2eshnZ6r1QOH/6bG5eOE3Wyqo1G RqSS+sDKy5pdScq82ghPX38+G/ASF7f+Rty/tg5F24Ij1Vt0pLnjJQ7tPmYm2KMi/ervbJo1kW/P PMKxuF6FvliPlj1qcy/yd87En+KPyH/yP3iVpVJ6C8+v4sht4+OYy/JnqSSvureluW4dFH2a9VP0 ov/2ru50auVi4qmFjPVT1KNXckE7GoVmdG5dK9NolKylcSlqNwdwp5O7fgQ/hQtBI2nvuZlKczfy 7dRWVLQ6k7bYhyjI1E+oRECLjrz7PxOzkabsw9+1GA2n7ONf421aVj0tY02QUgghhBBCCCGEsID+ wvMr92O0uiyUqE7TPi1xuHOIfUcTTY5agQckRv/EAr8fOf+oZMa6tdmxr0Kj7u6mZ1XRrImie+DQ mrS5kO29fhbUD0lC8+7uvKqfD8UpQrw98Qp24osDK/H1qGR9X5gt9iFEAWS7dvxMFRp1eJvEbdvZ un0Xh17K7ciI4pSpWIkyXCHuakrG2yoFV//8kwT9pNwjdvkYxg5fTPQdvWm87Bwo/WJBjnfa8Uyt 9gzuV4OLgXNYtutK5kh4egL7l69gj6IJ/bq9RXn9OIJdReq1a0mZc7sJW7aW3edeokmTWjYIXtmQ buH5ABatjjXamMvyZ0MdHIED68I5pciIjijjtrJkYQxOfVvhpl1IXfslZ7zQu/I8OxYEcd25DR71 Xsh432ra0SjneG34ENqZXOj7JlFT3qKy62jCr+l/0SpRnNvI4umbcBroxbuuJTVva4dIXqXb+o3M Ht0kiwDIYxSXItm8PJgDcfcy3rZqH6Jw0jyhEufGoJEdcH3GxElUug4efetzfd0WDhm0PVBeO8jP 6zLOF13Q0URaFLHsWRcFzRrzuoulQRchhBBCCCGEEMISegvPz5vL+kyTnzhSvWN/elQ7x4+ffcuv if8ZbVeRnriP4K+3kVqjCx3ecTLanhXtA7vGi7enER+6jKVJ9enWuo5mIXVr0uZUdvf6Sv6NnExD hzfxNV7HVHGKjXMWccC5Kx+0rqrrHFYmHWb5mH74JnQkcM9ihjV0Md9xrErhSuR6gn+MMFhSwap9 CFHI2LAta6b3+mcLq36IwiXXIyOKUaaaG287nmLz4u/YGhVNbHQEW78azujAWAy7oUvxSo0ynPhx EUsCd3D60jWSkxKIj9rMlq0Xqdr5Hao9b8Oi2pJdZVrN+oH5/dNY0b0dQ6csIzzyN2Jjoones4al I/sx8turNJk8E+/mFY0+XJzyDVvRudxR1n+3hgvlWtKyoXEajXunORAWSnhYKLv2neQekHbpCHvD QgkP20HM1TTjT9iIduH5+sYb1HJV/mzYV6fTtAk0PjieDt38CNEs3D6uzTAOOI9g5gh3vS+tkrj2 GM/kZseZ3bQP/kGb1AtweffCN6I8Xl9701gbdAFQ3eZcRJh6MfitezlzJw3+u0jMrp8JDwtld3SC YVBINxqlE8MHvGMm2PUCdQeMpjtL8G7qzbJQ9fEKD/JjcN3BbK4+lUVTO2jWLblL7GJvOk0Mhr7v 8SYZx1f/tScmUf1lqbrCr1OHMnbMIIbN3MU1VQ72UdhYe4wKCyvPZd0TKh2H0LtJBYNtGV6k8Qg/ vFiCd7UumvYfSnjQJLyq9SAEvfPFvjqd5vur26l+2tD5jK3TmNkH6zDKrxe1ZWo4IYQQQgghhBC2 pl14vprpWRDsXNrjt+EbeimXMbiVF/7LtxAVfZTYmEPsX/8VE3t9xIp/mvHJdyNpUs66fkv7at2Y 6F+PI37dGDxlBeFhoewIGE4vn004DfRjSLMXc5QW8uJe357nG/ZhQl8I6dOZcQHrNf08K/Dv1g7f dZUYteqzjMXfFdEEDuzFjHXQ3bM2/PVrpv6h8LBwYpPUD1SqrobzVY8P8Bvuw8JdV9Sjf6zchxCF jZ1KpTI90s0EOzt1729CqpnF2x/9TUi/jvhur8SI8M185qHf8a3k38jPaeG5h27h4fh5vGjmPX0K roR/zbQJ8/jl4n1wbEKv6bPwbXGB8Q2GcXZcBPtmtVB37qlSuPJrEMsWfEdw5Hn1xx2b0GvyJEYO bZcx95+NVHZQ7y9TXaTsw79uK5YyiZATM3HX73zPStoVojeuZN3aEDYf1OQfF+p060+fQR/S7b1q OJrqfFddI2KsJ4OXn6LMsK1EBnQwOWpDGbeS/m7DOGC8AYD6+Jisf0Nmy8xNoqZ44rXQlXmxQXhV 04yY0FGRfnEjk7p4syGunek0OS1/th6SHLODLUumMXvdKcCFxuNmMGZQD9yrGS+4DcqkY+wO+YbP /YK5DtDMl3l+Q+ikW6NEm/AsIe+/h29Eov67Ok76bRMVD2K/48P3JnNteCg/z2hpJpCCevRJ3EH2 b1/FVG0eaIPP0k/x6uGRsbB3Nv+/VkY+Urny8+eMGHkUt4Dv+aJnLUpavY/8Yb6dWSmb8uW0XDbL Xw5Zdy6ncHrJYLpOSGZQpmtyZsqkY0Ts/okVPvM4AkBtuvtPY4hXh0yL0JtO60fPjp4mzy0KQN0V REWpTopSWSiC5bHU01puS0n9WKeg15fkL3cKev4oBHmU/OVOQc8fhSCPkr/cKej5oxDk0Wz+tH1r tZcT+fMQXDN1raVyZdOnfDBgKRdbmUqjJO3qYcJWrWRzyGaOXLyvftuxIR0+GkLfD/vQvKrp+9Zs KROJ3baWlZ9MZHMSpvtscpA2z+71FeeI2rOVn8Zr82C6Xyzr/19LLx+P4tjp+yGfHquP/8qZdK5e yvp9mGG2XRRSRak8Raks6JXH0vCIbQMpeSXtLjfuPuTZsi9SumSmq6eRdBS3bqF4ZEdJi9LnTN41 HG3+ofjz5XnB0eLZGvNc3pVZX8Etv8gf+dPOcq6g568gk7rLrCjVSVEqC0WwPJZ6WsttKakf6xT0 +pL85U5Bzx+FII+Sv9wp6PmjEORR8pc7BT1/FII85kv+0u9z++a/pFMCxxdfsGLtXfGk5Eu7yEdF qTxFqSzolcfS8EjeRBlsrWRZKjhXtDAoUhzH8k5UtDh9QaPNv9NTGkR42ssvhBBCCCGEEEIIIWyi eClecHahonN5CaIIIXKlMEYaxNMsZR/+rsWo7JDVqzchcXm15osQQgghhBBCCCGEKPy0C7Ib9ysZ vTqvJL5QLh4rhLAlCaSIwqV0C/ziH5OQmtVrQ+Y1WIQQQgghhBBCCCGE0LHneY/ZHM3Ur2T02mq8 BosQ4mkklwEhhBBCCCGEEEIIIYQQQggzJJAihBBCCCGEEEIIIYQQQghhhgRShBBCCCGEEEIIIYQQ QgghzJBAihBCCCGEEEIIIYQQQgghhBkSSBFCCCGEEEIIIYQQQgghhDDDTqVSqYzfNMfOzs74LSGE EEIIIYQQQgghhBBCiELH0vCIjEgRQgghhBBCCCGEEEIIIYQwI0cjUhJSHxtveupUdigGT1ldPI1l FvmvoLezgp6/gkzqLrOiVCdFqSwUwfJY6mktt6WkfqxT0OtL8pc7BT1/FII8Sv5yp6Dnj0KQR8lf 7hT0/FEI8ljQ8yeejKLWLopSeYpSWdArj6XhERmRIoQQQgghhBBCCCGEEEIIYYYEUoQQQgghhBBC CCGEEEIIIcyQQIoQQgghhBBCCCGEEEIIIYQZEkgRQgghhBBCCCGEEEIIIYQwQwIpQgghhBBCCCGE EEIIIYQQZkggRQghhBBCCCGEEEIIIYQQwgwJpAghhBBCCCGEEEIIIYQQQpghgRQhhBBCCCGEEEII IYQQQggzJJAihBBCCCFsTMl/95JJTkomJU1pvFEIAZB+n9tXz3H65CVS0lXGW5+8gp4/0lHcSiD+ 5Cmu3HtkvLEAUPFYcZNrcSc5fekOj403FwQF/hgLIYQQQhQcEkgRQghRMN2J4hvPKlR2KEZlh2I0 DThmRSeEEkVMAL00n63sUJ2xYQnGiXSUScfYEzRJL30xGg6dz47IcyiME+soUcRFEm70ucptJxGy /RjJ0ncsnkYqBdcO/8j8Dxrj5uJCA1cX3nihNoOmBBF91fzZlLUU4iNDCZnimXGeObzJ2IANRMWl GCc2oEw6xp6wFfi3fVnvs574B4Vm+9nce8y93+fTu4L2/23Jspj7xon0PCQ5JpwdAYNoaHxNCYsk XpHzi4otr3ENh85nh1zjcklFeuJevunTiDdr/I+2/b4h+ka6caInqKDnD0i/StRXfWlb+VU83h7M 94eTKFhhgP+4HjmfYY1e4223pgwPOMTNApXBQnCM80TBuS4LIYQQovCRQIoQQogCRkV6UhSrfD/m q8irxhstozhK8GfzOWL8fiYPSY6cgZdrIz70mWeQ/vq6iQz3bMngqREmOgwfkhw5i8FuLfE2+hwH 5+HbqxENPGcQlfRQf4sQRZvqHueCx+HVajCLthwlVbfhLL8uHEL3jjOISPzP4CPZUpwiZGgzPDx7 4Ltwj96GU2z264uXWzPGBp0yEQzQO7f7fMTSg4l62/aw1KcHXm69mRt5jUynt038R/LvgUwdNpPD mTOXmfIaUVO70KBpR4b7BXNdf9vBefj2aYlHnY8IOWdt8Mf217jr6yYyvFcj2nsv4YRc43Im7STr Px7GVzvOAvXpP3MU77o8Y5zqySno+eM+51Z9ypBpm7lMKaoO82Nk65exM072xKhI+/tHPusxiV8u 3odqQ/hsfGucCk4GC8ExzgsF5boshBBCiMJKAilCCCEKCBWP718hNmwuY9q054t1J4wTWOgusctn Mtug49QUJYqYJYzynJ5FwCWRI/MG8UnwWYPOVmXcGj7J8nPAwemMmb6DpEwdlEIURenc+nUO3sNX cFHzjkO99nTr5kEVbZJzy5i1Ipqsnv01oLxM+IR++K47ZbxFzyk2+3xGcMxdg3eV13Ywb7D+OVqb 7v5rWObfHyfde3v4dvB3HEmx5UmajiLhKOFffUiPFqPYHGdJaR+StO1LxszTDxSZkLQS33ZzibI4 v7a8xrXBZ+k65o1ro3vn+rrRDP02in917+QVFemJESzwrEJl18nmy684R5TB6BnLRi3lv1SubA9k +Y5LoAkCjOrwKsWNkz0xBT1/KtIv7iDwmx3qYG21IXw2wZNKxQtQlOJRHHsWLeMXBZogxce0rlzS ONUTVNCPsa0VpOtyTll4HdRKv0rUrI7UdHgL/8ibxlufGGXSMcL1R/e4DmJZWAEY4ag8S0hn/ZGr Zl6dVxL/pPNq4C6xAZ2o7PAy/YIMv8eFEELkjfwNpNw/x+FtkcTft3xylkJFdZtzEWGEh4Waf0Wc JkUF8BhFXCS7I8+h0A3zTuNa9A7Ct/3OtUcFaux3NjT5DtvK4bh7xhs1tGn2cu6eqeOv4vG9i8RG hhKyZAHLAhawMmgTkdHxMl+vEE+Fx9zeP5VOVavSoc9ktlp0k2uaMm4Lc/12Gr+dmfI826bpjVpp NonA2DskpD4m4X4CIb7aDsNEDkz/Ua+z9SZHVi/lgPZzzv354sBVLqc+JuHGaQL1OxqDQtgfn6b7 W4gi604Uq6cv5wIApXht1Bb2/hrGojU72fCjN2UAuM+FVbv4M7sOIACU/HswkM+DtEGU2nSfe5Bj 9x+TkPqYy/G7GdXMRbNtJyu2HNfr0E/j/+3de3zN9R/A8deWxCaXxDa5LreEMn7EzJAw19y3yTWW kcglmuQSK6GGQiOXFoYhNHOLhlFiNBIzc5lsc7dsxJzv749z3dk52znb2QXv5+PxfTzsnO/5+ny/ n8/38/1+7hd2hRKapPnTeTjBcX8QNNqHjqNXcDguDG9nzXdJO4k8dlP3y9xJJuqTt3Cr1QS/qWt0 DUrZUp3n1+836Xo7O/ku59drD9V5Udo9jkZMoal2X2vCm+M87j4Xonbo8ziPuYRfCydgQB+8Z2zO EJ7k1buJsSg+c+o/bkSvYubAdwnKaoRi6mEWd2+Nt38EFQJ/JHhNGMGr+sF8X7zr92WxUUNbwVFI T9jB4ukh6vRR6BoBCnv4gPQL7Aqaw9q4u4W0keI+V7YtZM4PxwtpI8VjEMc2Vcjy5RyxMB8Edfxe O8KGgHcZHBhhMDK04KmubGJCs8b4BSTTfdFagteEsfgDWOrTmA5+P3CuIKdJs3se17fHMClwlskt YGI/XnMEhzKOFCs0t4qK1OgVzLCkzPO4ephA9NZNRGzJog5Ru4+uns3YQ1IuRBO1eTnLguawOGgB oRt2En2+kK5bJYQo9PKxIeU+8Rsm06dPXyZviHsyW8uVa0TPH4GfT0/z2/zf1PPjquLYOqYvQ7wm s/WctpLtLue3TMVv1BbO3zP5FCikNOH26cag0SuI+dfUI0m7z3dEXzNeDPI/kqPm84HH63T0Gsg3 m3/n9Mlj7AsezTstG9DB5zO2nzXXQJOdB1yN3sTiIa9pepJUpPcny7LpnWhJjx/j42bRoybLHi59 CI0zrmRNIT5yWYb53M3OY65KJGbzHEa76o/ZaMgcIqITc3CP/UfyrzPpU+4ZGn2yNx96mOYXS+Kz sLAkDozTnqk0fZ/4lX1MpDfjLWP6y3kvMYP1SHLcU0sh/c41TugSeX26zpnNe7qu7BZSXWTH3Hn6 CsAsqOKj2LpbO2rFDf+AD/GqXlL9p30F3Md+hL+usvUQJ+I0xVHVDRJitL9zocWUj3m3kYv6gepY i3YDe9FC8y1E89tf13R/5VSmuGk3kVBTeUK2cnI/2CJ+DVmShrORKe97jdFBm4gxOc2QitS4vRnX 17A4bVvKwutq8x7z2cWNDa61RR6SvG89y4/eUv9Zph8TPuzAS8XsgWK81LwtbbS7Jh3jzMV7Br81 5yYxu3bqp1JpM4oPRjSjvObN1d65NcMDBuhGl2Ss0L9L4tl47S+p8sFA2lYoqvvbvkIjWrd21fx1 m6u3LQmPJR6QknRZX3FVfQDTZ79PxYw7ZXb3CvEntXmKJ0OGd+dlR+0relHKew5ikK/14c1xHkc6 d29p8y0XWvh6UdcwPO4daV1N+7ubpKRlSng28Ig70auZO6QNzZpP5I/qPfBtWMZ4J437xIfNZeb+ Bkw6EEnQaB+8unbDq9s4vjoQhrezcUNbAVISifpmDiFxd4HX6fPp8MLVCFDYw0c6N34NZtaSaHUj Rf9xDOtQmBopQLn2K0unLNM0UvRj3Oh2hauRotDHsa0VrnzZOtbkg8Cto2z4bBBv12lCwKFK9B/U 3HiPgqO6yI7PphLKcILjNhMwoCdeXbvRcXQw2yKm4Lo6gE/Dzuag/GojdhVoPHgMw0aPM7GNovv/ ypKS2oyBg1tRobDczqlHCPn4W/D10TfqPWnuxbF9VE/8vPvzydKj3DVVRabdR1vPZij9H34PGkyn Ov/D22cW24+c4PSJnfwwzIuur7ozdMZm8w002clUFvEicOXerNdNsmSkWKbjmq/fUcUto6+uTGG0 ZSoXmCkPbTK91lOmsmeWZa1sWHLeuWLL8o4l9THG8nJkWM6OnSn+sqo7yJTmLEjLFrNB3GQKX1Zp 0XRdqqn7JzfysSHlOSp3mMSqtav4rEf1/PyP8499Lby3XNb0VDHYUm+wY05PHKjKW50bUcEesK/K WzNXsjTiMzq//OS8vKbtmU9Q6F8YNw2Y9x/Jv87hg7c/5UTjGYTGnCdyxzqClv7Iisi/iNr1OY3O zGVoj6lEJFh+VDXNlBbNezIzwYvZa8IIXjWaCquH4t12EhFXTN14lvT4eUDS5rF0aN6TmXsaMGlV GMFr1jLbN5mZPo3pMGJTxql87l4h/iQ0HfOduodkhm04jV30lTvqjLIvnl5D2VhpNIvXhBG85keG EKKexzzosD7zU10kYkR7OvpM4EDrWZp9v6N7QhB+zdszYfNFyzOL9GRi1nzCyF6fWjZn8GPDkvgs JCyKA0vT9DOUqN4hU28q3TZzIj0auoBjSRyeU+fGueolZvF6JJYoQZX2HzE7YgOz/Dx50aqHxQOS ts7R9GB3ocW875iorezLxKjHtXNbPBu8kHGXkq0IiNfm5XsY5lZC/bnqLrfPaQvXNfGo91KGZ5p9 1dfwMPv/5kDqYYIHdDWImx+ZVCmC8V69mGrNfZ7T+8Gm8WtpGs6CLu8L4oqvJl9d1Q/m96RjsxFG c5WrSI2ez6D6bRj/x2vq/88wbRvn1zli4XXNix7zWcaNDa61pZTL/L5xB+ouDyWo/cE7Gefaf7Ey tXX3xH0eWDLqNkODJVRp/RpVMuQH9jzfoA3dTTYEGHKhSpkSGddOUKVx56q20qs05UsXN/zWBmrx 5pglrN0SRL+mlXjG+Gtj5vIarQzhtVQu8rjspKVw09rgWO0hN05s45f7nkzespNVX/vRoIyZ92XV RQ5viII23Wj7eukMX9k716FhXReSY85zLdf3em4p3Duxke+W/QaAQ8dh+HWqXogaAQp7+IB7MWwO Wq0e+ebYkaGjOlL52cJSqwmQwt/rl7Aq9i5QlbdG+tG2moPxTgXoMYjjPFMY8mVrWZEPAqobf/LT 9oe0/DyCrVu+wqex9gFZ8FTxv/DjypM4+XanuUHHBihKeY8BDBpQln0borhQ4Pm0CfdOEP5tGMmd BtOnWTnjbwuG6iIR44YykxEEDG/Jk766EVxm/8wgNp22YsaC9MtEffEe/QNO4TZnB5GJJ1j340qC vt/C1vNnCZvTjLjA/gyctIUrVs+AcpuY+X4ZyiKLA53Y6N+G3uM2myhbWDhSzKr6HRWp/5zjDG3x 15TdM2xjm+Oke282KA+tdtLUX2nKQ31b49l9PjEGZX19vcAxmmvLLIu8uBLQk47NxlpRhrDwvHPF huUdi+pjjOXlyLAcHtuqugNr07I1bBA3VpX7tXWpn3L8f1M194K6LjXz/ZM7VlVR5Y4dRcrVp0Vn T1xLZPvq8gRRSL+8lx8Xb4fWHzLunXqoX3+eo2y9N2nnWRPHwvT+nyv1aerxHLsWBLPzvIXZ5K0o lo3+koMvDeezz/1xr/6C/sW2SCkquw/l41lDqBa3jK9WH8eq11XtlBbOEwldH4h31254dRvDzLC5 NE1ayOSFhvN6W9HjRzvU22Mu4SeWMaxbN7y69sR7xhrCAzuQvDKQZfuNW9pdeP2tt9U9JDNsnrjq ejdppyQ6RtPAQ0QuHUfHrt3w6urDsOAtBA8oy6H5mzmu6XGrfiG9YbTvEAI2bmSSxw1CPwzOft53 5QYxa6YxulVDOn5wmGp+g3jNeJ/HkhXxWdCsiQOL0/SzlHcfYKJHlXp7z/sNHO/c5+VhPrSoWDSX vcQ065HQkh66aXZywp4SDd9nR0wcv2z4HG9PVxyNd8mG6ko4cz9cqO7B7jGOCb3rZ1FQzthjndaN qFHSwkdikYYM+yuLwvX1S5y2eO6I7Gh7WrvgHxGiiRsfhs1bYvl9nqv7wVbxq2FxGjZH21gG3mui CJ0xRN/z/OAO3q8RwfhxYfoeWNr/z2Mu4Rs1/58mbf+8ZjiYzK8tZc11zYse89nETa6vtRWSjhO5 TXs/1aTVG9XJ0DSRk4r3DA2W1nqB+m+11YxWSWTf6ghO6gqID0ja+g1ztCM1PPrSqZFRA0OOleG1 URvYlxDNihmDaVa1pA0Wv37A1f1r2agNr3N72v1Pv8qLebnI43CgWoOmBtdvLYd0vb4ekLR3Ixu1 06a1+R+1yudFNWwxXAf8yLYfZ/BOmzqUyqpHv7Yj05bBuBqdoirpFEdPQose7lS19PTzinKZqGUr 2Z8KOHZhzMc9qFl45ogp/OHjIcm/rmLFnstARTwmjaZbbQsb//KJkhjJqsW7SQMcWn/AaO9XNeW+ QqLQx3FeKEz5srWsyAcB++qDCYlaxbghbalZxrCxoqBpK3xdqFWjQub3e3snar1RG3bv4HChmw5X m+9UZuCIjrgWioZb7btwZSZ9PpD6Fj/bH2OvtaCpy06WzAvnkiWdcXjE7ahgJgXux2XkTCb7t8G1 lLa5yY5nSrjSxH8Kn/rV5PySBWyItm72E+000k5jQvheUxbpODqIZabqgqwYKZaj+h1nNzy7dc9c z+RZU3+vGZaHdPVX+vKQ0/5V/HxEOz2hdnrcDhnLLAMCWX7AijKEFeedK7Yo71hTH2MsL0eG5ejY 1tUdWJWWrZXruLGu3K+vS93Icu2+urpUMp17buQ611Vd2MRnQwbzyZq/MJ6wiWt7WfDeQMYvOco9 FO5FL2H8kFGE6DIqw88uEh8RRIBXA82QpQdciZjO6CHT2X05Y0uVcjmcL4Zoj6ul4v7lA6z9bDC9 Xy1FJYfa9B4SwPKIMwZrkBQA7fDpxBa8P9mbOsW1D987xCwZxWj/JcSkZRVAhfTEvXw3ajBjJ4cR f1+773/ciPmJ78b3oEO5ZzTnO5XQyPgCPN8adPpgHH0IZc68X0jONhzp3PhtK6tiX6Tth/1xL2eq IP4sTm90o2//bryaeoNb2R5TTz2lBbSY0p+muhcMexzd3mHUGDejaUAs7/GjO26GqS4ASlO3Uzda kMhfF27oKp1VV8/zl7bCIUva3qPudO9UP+NLpvYFMymOhKsPst7XsT5tfd0N9s2Ccp1ToXu4/9ZU fty3kRmDmmnmsX/cWR6fBc6KOLAuTZuTwt+bVhCW2J5h/d+gtF1ueok9IGnzZAYHwKSZw3njOePv rWGPQ8VXqVO9HM/lpIyibQxKAuigLlg4mm9GydTbvW5lyiQdZWeup116QNLvezig+9uNN17NRe81 XU9rf7w9XtR/7tiIvgEDcLJoXu6c3g+2jF+1XKdhbUO2cyfeblUp40gg5xYMGN4NJ8OCuHZqjudK UqK44d5FcCytmeIox6y4rjbvMZ993OT6WltMxb+xR4jU9txybEbjOkYNSmm3uWrRc9CAfQlKv6xv ILoYEc5vBkO4VUkHWTJmNItMHtee5z38+GxAXfWf+8fSsVxHAlf+yOIh/+N/PpoGV+fBzF4wmPoZ nuW5UYIK9epTrayZdGCxu8QEtdbkQ8VpqFv0vS3vL/+YdhnyaTNylcfZ87zHCOZp11DZPw1v166m r9+cnpkaLwqWitS4SPW6hJvmMKb5SC72W8HX/WrlvtCTKwr3Tmxm2SrNlFR9B/O28QihAlXYw6fv Fa6eMqsng/s0oERO3hfyjOb9SrN2S88R3an3fBbvIfnuMYjjPFGI8uWnlj2OL71MLeOPdYpSrmp1 nIgn/h8rRhzkh0I4GkXdcWwfrdZ8g59bxnfKJ1a5txn6iTf8MIfvdl8m2yohJZkjGzdzzrEzw4a0 oKypZ4VdBRr16kcf35dJvXEn+2PqaOthejJuYFOe131emvqDx+DvHM3GXSd0FcSWjxSztn7nAdcu xOmnwM2C+fqropR/tQG1DOuvzJZZ7HF83YvubSwrs1h+3rljk/KOFfUxGeTlyLCcHtuqugPr0rK1 ch03VpX7tQ328GyZUhk79Nk7UrKsbZ/RuS5T2L9UmxopkaxcsoezDwyzn3RuHNnCdyHneKFmJYqj kP7vBfauPkjCv9omF+1n29j11fsMnnEYx1bD6Ne4HPaouH/1Lzas/ovr9zNeXOV+MidWh7D3Ygrp 2s+u7eTLTm/z7dmaDAzeRfiBJQytm8TyHr5M2XBWt1/+esTtfYuZsuAkLw/7kH6NDRIyD/n34kE2 7LjAv1kNJbx7gg1TxzEjshxewzvjWsxO/SIcs4SRb45iz3NdmRT+O+EHFvOOy2GmeA1g/r6rxkfJ J3YUrdUZv5FtSQ7+kmXZhuM2p6MOcIc6uLtVMj+svExz3lu8gqDpHa2Yk1SbKbjwatWyRgm9BC41 XI0eRJb3+LGvPphVaZdZNcCaQrkrri9l12uuGK4D1pKQthbv6kYv+6pkzvx2Gtq0o7Frsaz3tYZ9 Lbw3R7L40yF4vlI2i977jxvL47PAWRwH1qZp09S9JSNxGTaY9tUdDB461vcSU7/Ib8I1cDL93Mpm +C5/qUg9vonlmkWpncaMoW92BQuj3u73/1zAmGaNedd/tsE0SSfZEOCLd/0+zIq8YmZETkaqpH2s XGiwOOmYYXTMxT2qXePAqX41ymWIdG2hNGPDrWk5ux9sH782SMPahpG6L+NSwjgH1hYGotgapRm6 W7Ienr5ucPIYZzLMo5rC+WMxJDu/QYMaOW1QseK62rjHfPZxY4NrbbH7JMae0hfkXqtD5Rcy5mSP rpzjiO6vcpQuafaJr2dfjZbvdtOtgaKuzC+um++2iqsH01drF6I3pSgvte9HD125bSeL/Acwc/VJ 9cL1gWGEH/wW75o5jf/85oZ/RAgTPCtY9u6R2zzOvgLuU743WJDe8PoBzsMJPlAYr98DkqMWqtcl 7DuBA61HM6B1ZWzWVpYd5T4pyTdINX63zzASoA0DB3vilEWWkWcKe/hQ8d+dq9xMNS65GY1GGdYX d8PpA/PT/dtcu3E30yLFGUejDKBvy4o2GPmQA4U+jp8kVubLTzF7l7p4eGA0QlRNlbSHhYErLaoQ zl/afKc8PQe1oVphGI2i6Ti2t91Uxnau8hSlu+d5uZMfQzve5IePl3DwlnEObOTfMxzeehLqNaF+ FXPTtz5DafcPmLN0CRO9qlieX2srqp2rU6m8UeVsiQq4GnWOsnykWA7rd0yWiTIyX3/1gKt/HeMM 7nR216SnLMos1rD8vHPDRuUdi+tjDOXlyLCcH9uqugMr07J1bBA3VpX7tVM+J3Lmt1MZ10FNjefE H4k4tWvEy5mOkzO5P8qzVWjcsSkOJ34nxnDxUOUmpw8e4U7NVrSob6qQb+gqFxx7EbwjhEkfvUf7 V6ztHZPOzSM7WBdbjfbvDqGDe2Pqu3nw1ogJjBvZgPSYWK5m0VaRZ/49ytrZKzlXfQifDPegtMW5 s0b6ZaKCAvh0Y3Wm//AxbVy0XU7TSPgrgfLdR/LBKF/cGzeivltLunwwgh5lDrJq4x/cKIjzBeB5 anqPZkzrS6yYvcbMwvMa2t6SZapT2dmKh4XN2LrXi6nMQltJnc7tvyKsW2QpNZaozZuI2LyGxX5d 8IvvQWjwO9k/0LLKEMUTLrs0nXk0So57iele5Bcw/4PGmRtg8pPhOhHOw/lsuLtBjwrLJK8N4SeT PdsBdvLNoM/Zkd08nqknWffJWL7Zr50yaArz3rc+LNZJ5MzZK6YXjsuNAovfbNKw5qXOHPvy1XjV 2fCavEjT9z/n/Rqb8Bv0KaGbNxGxOYzQT3zoGJBeQL1Ic9lj3mZxk821tlga1y7q14Yp1aAa5TOU QNK5kXCOi9o/LX42FcW5zXuM89WMKsnElaYebgZ/16JKhWLq6xv7A6OrV6SjzwQ2mLyvT7IhIJiI M9ezaYQsTKJZ5PUmoxcczFg4sJDVeVzqGSI+fRfv2TsNd9RLWohfcz+WHLHt4o25p62IeETC3css a3mdlV69mLTypO3zyQwU0hP3sKC3G69Wc8VrRAixugVsFdLjdrNGNxJgIB3r5XcDVGEPn6bc86U3 b7q48FrTEaz922CqlYdx7F3+k340Srd6GXsb5ov/SI6czeCGVXCr5MlHP8QYzAKQxvmdaw1Go3Tl Fd0sBPnlMYjjJ07u8uWniuPrdA/wo+n+sXSsN5jFmzYRsXkT4UEDaew6lwf/a6nvOFFYaEejFGTD aAYpnAuZweQdLfhsckecLXppfIIUe5VuH3+Axz8r+XalmYXnNbQzgpSq54pTQTSAnTxH4l0bZgom 63e0U7he48yeICsWCk8hPnKL5v7zo5NPHL0ivqa3BY035ivpCzNblXcyysuRYXl5bKvrDmydljPI Jm6sLfeXdGfI8im4rhzJB58uVZe1Ny8lsHt3ZuLHvCm2yzdtcJjiVG72Js05xC9H/tEXpu6e4bet f/Ny55a8Wjq7Nr2atPftQM1cr52Syo1r+lEqPFuLLrOWWjmSwVbuEhsaxFd7XqTPp8MyLrpqkbvE r5/Jx4G38P1hNv3qG95AjtT0mUXQd+MyTodVtjr1G7pw53wyd7J4sOS55xvSZ/wAXCxdeP45B4pr Fry2He2DxdRIEG3FsCU9uS2nSjrA+tVROA0IYLDhMDoAfmLmh5uho2bRI+0iS1ksMKxKPMBCn574 +byjXtR+mCcuz2fXi1c7Z29ZvL/2MxhCJx5/uU/T2tEoTn370Kq6fvFT63uJaXpJFIoXec06EfsT gbp4fz3Osopxo2mDoC3+wYc4ele79sk9jkZM0c9HmrSJH3edN3ttVUm7mdW9PeN1vbUHM3vBaNyd LQiLWVmPFlK/PJCLniLm5FX85j4NY+9EndYNYPcmdh43yjtVV4ia+2WmqZ7snRvTK2CuepE9n574 +fRh/Ffgv+h9vGq9aIsXISvlpse8pXFjg2ttsXukJOnjovRLZY0aD1O4EBOj/9NkryIzHOviHbyd 8DWzDEaWuNB0zHd8f2Ann/u66vet9jIvvVgE1ZXNTG0/SNOA4kLTMSsJj7+nvq+vnSJ4jH6ERabG g0KjBPVH79E1BoQHj9fkRSfZMMGf2VstWCwxN3mc6iIR43rj95WmEcVjIsExtzS/u0Xkmonq3yWF ML2FH8Fm3mMKnL0L9d8Zx6gxRdkwbY1ujbm8YUeR51+k/AvFgbucDxmJ3/TtJKcrQAqnwtezs0BH AhT28AHPPE855zLqPDluKeN8Atmd+B/qKakiWPPzhQIejVKEEuWdKPMMwHHWDfNnzvZL6nLnvVPs XLG9gEejPAZx/FizQb78VCtKec+JfHMgjEmtjzGzb0/8fEay8noL5sWspG+Nh4VsRIrBaJQCaRg1 piI1ehkf+x+mlaVlnSfOM5Ro4MOIYZUtXni+2PMOFLV11GXVS96+LJXqu2Tf094q2dTv7A5gcmg6 b32tWUBes1C48QLyOqpEDs8djp9PT4YFHKN54ECav1Qi+/KQ6gqHQtazL4edFvNGfpZ3DOTlyLBc HdvKuoM8Tcs2iBury/1FKd/Im1GrRlNh9XvqsrbPeyziHWaP7EgNizryWca6eDHJjiJV3+CtVrBv ezRJCuoX3r+j2B77Cu3a1LV+JIbVilD2jZ6855nKuv6dGPLRfLb8epTzN7Ktws8jCuln1zMrYC10 ep/hXaubn7bKpPskRc7n4w92Un3OAsa1r2z+9/dvc+1yLKeijxJz7CT//FtQ52zoGUq3GMonfi9Y t/D840zbE/1st0yVW/YvteWzNT8TfjBYt7CX4QLDM6du1C+MbEA9BFNT2RHWhpuL+9J71I+cM/VA BHXGGRtK4KBpxA/IScYrnmza0SiemQvQVvUSU6ezLz7cVwhe5FWkRq9gRsA29Z8eg+jXJuP8mWbZ O1CqvL4/a5XAGUx4pzHldT8uSnmPPnRvo62INN97Q5W0m9kDBupHojgPZvb2uYVwyhtLFKb4NaU0 db1H8b7HMWY292R00BrdyI7R1Rsz779XDSrcUTe0BfXF02sFNzuv43SauhL5Yvw0apz9ho7NxhKR 7xXpOe0xX0jjRpXGnavaEcmuNKpWPuOQ+EeJnIk8o/mjBHVa16eiRTephr0L9buOIyhe2wBwmXUz htD29Qf8sSFKt5tTt4ZUK3KdQwsDNWslAR7j+ORjX+prGzQda+H10Uf4a9NINg2khYKuMUA7+uYk od//YmLNKiO5yOO062ap9WT2t5Pxqq7Nz0ri2nUyXyzqqfl7G0s3Hsvx/Ml5Tzt9gCXrSeVSiXr0 mDqL0Z4Vgbuc++ZTZv8Ux8NbRwlfoU6rpXq8U3AjAQp7+OxKUdN3Mp8HeOEAELuY6dN+4tKDq0Rv 2kQ0QJnO9CuQ0SgAz+D4Sh8+mv8RzRwBfmPphC/Zdv4utw9vIfT3W0AtOg/tUnCVroU9jp8UOc2X n3pFKe/WjWFL/zR4ng/GXfd8MVXhVkAK22gU3aLNDXhZFc2OzeqyWsTmTeyIiuUh8PDsfnZs3pL1 jBePO7vyNBv+Ef2tWnj+cZZV/U5RXN6aTPC6w2wL1i5Mb7iA/BxmhZ3N/I6rnbor7REX45fgfn0F 3m3HEhqbVbpJ4VzIFEbNvmJ5p8UnVl6ODMvLYz+OrCz3px5mcffWeC++Rbud2g5g9zj6eV3iF3Sl w4hNJGW6IXLGNlGjmd6L3b9x6no6kMr5I1GctmhaLxsp487IsL2sXdoPlxMLGdGhMS1qv8XYoHDi dcOa80n6BXZ9s5CdvM2ET3rgau1wwv9Osmv1Bg7yOs2bV8cx088V0q8dJyJoKJ0qVaHbu9NYF76b g/sOc/aGdv2ZAmZXkZajsll43q4oDmWK56KVMyuagrPJ4WLahblMzddnPVXSQZaM6sv4PY2ZvX0m XhkeLPY4VvfEq6uXviJH+00FD972dTO59kRGRSnv5svIgAGwegFrj5iqCHjA1SOLmdR+EAdaL2ft nK6S8T5xcpem9aNRTE3nYEUvsdQjhIwM4ECOeknYWhrn9m3Rz/e/fywdyz2rW0OhUsnGzDyv/TKe DT5V1Z8P2cRVylHLYFqgi3v+5KLxg9WoIjI56TYGE1hqXm5/YEyzdhmm8wq12boL+rlMTTXiaIet 23R4dZ7Gb+7SsJa9cxvGr9xMcGADDgS8o+5tsvg6byzfw/dD6nDNoGeKKm4jswKO0WJREBO71tL1 zLF3bkyvj6cxqcYmJi+MKrhKYGt6zFsVN7a51haxew6H0iZWu9dQnf+d7Qdvaf5qSKdm1bFF8Us7 vYCaG93fqsfzxguse3nwqvFQnwzDxBO5eOuuFQuM5oX7xK/so8+3hmwi8wpzpanxv0b6P8/dJPtR 9jnN49K5/tcf7NN9+gKlShh35ylCidL6aXiTNx3lvPGSFvlIFbeMvg4V6bvyTOYKg3xlRxGXNxkx /3N6Vy8BHGet/0TmfbeGiNi7QDP6+rgX4EiAwh4+oEhF3MfNJrDf6+pRFT8EMPWLhWzZHAOU4OXB 3WnqXBCjUbSew6nlKD6f70c1gLhFjP9oBj+si+AcQM2edGvxUgFWuj4GcfxYyKt8WZikWxxZuxZo QdOORilC815vUrOgGkYNaXuOJ4VoymkGm/9sDpHIoa/ew89nOAujCtuUm7Zl5/Im732a9cLzds85 UsYxL0btG7xHmprySPseavE0tlnJrn6nJK6eXfDq1NCgkwzqqXFbdae7cyL7NkRl2cBr79yYXh99 hD/LmPPDUdPlIVUixxd8QB//wzRftIqpXbMrg+SnfCzvgLrsn2cjw2xxbCvrDvI0Ldsmbiwv998n PmwuM/e7G3UAU9eljvp8HK4rA1m2/7r+4LmQVZitoJne68Ee9hy5Cg/i+C3smIXTetmQoyvNfD/m 823HOXnqEMHjq/BHgC8DP9lmuiI/Tzwkedc3fL7kKh6TJtA7U4WlBZ5riPeUaQx5aTezJgRz1Hgx rXvH+GFQV/xWlMQv6jyRO1YxdfIEho0aTMuqhWOQHdhRpFpHg4XnTUzMbVeO6k1qA6eJOWuqcUDj 3iki5s1h8aKdNu51kPteL+qe6L2ZntDDhpWnpmgzxWg27jph9JB7wNXIL3i/RSBX+u1gW3B/Xjau OBJPCXNpOovRKDqW9BIronlAlaV5rfsc26rvDRWxdT/x/wH/xXJ46yYiImMzPbwLF+2QUg1TDZoZ etpDlbqV0XcNUJEa+yOTdFMIaRpRVk7M5XRe1jI9dDdntC8gBRm/5tJwRvbODfEavYIjmhEmCTu+ wNuzpuY6aK+JqXWrDBQvRennIHn1bmKyasDIc5b0mM+LuLHsWmfLrqhBQ8otEq6mGBTg73Dy5zB9 pXyTTnjWK6X5Q+HR3cvEnjjL1UwLSycQMaSGbk2xTBXkqovsmDtPf1zntng2eCHzAuvXU8g0JlZb GQGAC1XKlCjASk8yNUqw5whnM6XH+ySd147qMSE9hSt//0V8kuEC2DnN4+wpXvoFg1GIN7lz1zh+ 0rl72yCtvvwCxjMC5Cd7V3c6t4F9q9dyKMmoY05qDDtXR+nTSJ6zo1iNHnw0axgvA6T+xLzpy9Rr ezTpRsfG5Yx/kM8Ke/iAYrXpOnU6Q2qWAC6w64sZrI67C7jj3a1hPsx0kJ0SuPb6mE/ffwOAtPDZ zF4eDZTBbWAX3NRzfxWgxyCOCz0b5Msio5S9BLo+QyN/4x7BKZwLmcOc3WXxfvdNqhbgs0RHMxrl fM2+DO5S0/zMIPmpZCsCdCNzDbeHnIqYiBMutFh0iosmFxR/0jhQOcPC85k7Ets51cKtXhk4eoL4 G8bvMFoK9/7eTHDQXJbvjtcvD2ALpqZKsko+1u9oFxU3VR5SXSFq2mA6T0imV0QEXw2oa6MyZ36y UXkH8nZkWF4eOwMr6w5ynZazYlncWFTuN7mOkO4IFC9ZkmdN1qXmjI2uiHZ6rzQOHvybaxeOEXWi mo2m9Uoj7Z6V2ZpdMUpVbYzX+EA+7v8S57f8Rty/xi8/eeTWfpZ9vJTzNQcwYkBDSuTo/O14tkIH xi6bTsMjn/Hh1C1cSdc2ICg8jIti655UGvn1w6vmCxmn0ChUShgsPL+cQzeN49GRGq060cLxAgd2 HDXT2KWQfvl3wmZM4JvTD3EsYukFLUZV93a0MDnvnma+PpM3maX0PdHXVwpgq7nKU+1L4yd7zd+w 2nCozhDapSKVuiwzOdWXaSmcWzmCDl4bqDBrHd9MaWPUI0E8OXKeptWjUXZDq060fMXKxtYMvcTS NXNdnmSDtkeAbnuPRfsTYf9s9ToUcw+QbHE6Lgj2PO/Rn3G6aW3CGD/iS6J0lXDagp2+x3uHBlU0 +e0DrkbOYNDr+kYUJ9/l/LrxE9P5QC6oKwhdTPSo0s+BarKRIEe0c5nmVfzmPA1bRttw4k5ndyt6 S+XpC6Ja7nvMWxs3eX2tDb2Aa8N6mn/f4vDG3Zy8+wh4yJ3oEIJm7tB8V5W2A72oU9wOULh/dg0f NXuVN5vUxqP9p/yaaFgQLk5JZ+3acInsm/aNfi0TVSLHv53CZN3UU3X1c0YbrQuSvHoloYaLoWea T9fKtJInivDiq/+jhfbPpJXM+3KzwSKhKlJjN7JsfqTuF+ppzDR/3P+bDSNa0aRhfTzrdWbmTm3v zJzmcdqOG1phzPlincG0og+4emQZ86eF6faw6ag4Q8pNYndvVhckt+zh9K378N95orf/pC5YHk5Q V3zY16Dz1HE03T8Nb9euBK4M0w/9r9eUmfvr8f7yEZnnFc8zz+HUfhTTRqor2tUM039BK+zhs6OI SzvenzNc3RCg4dCpF21z0kEtLxSpzJvjJzO0pkEFgGN7fDrWKaBpx4wV9jgu7HKZL9uSpfkgAI9I +XuPpvJtK1EnrwL/cum3CE3Hi9+5YtNOiVYo2ZA+UwbDyp508ptD+OZNRGwOI/STPrT0j8B1/FzG ZzvaNj/oR6O0/dCHJgXeMCpMMlx4ftmvZFqprWgNmvu0xuHWAfYeSTQ5agXukXh4PXMDfuDsw2KW N5jZV6FxD3fTs6poOuvk7r3IkvodFf9GTqKRw/8IjDTfw14dDu0Iuz6ExmU1C4qR1JOE+nnhHeLE p/uWMd6zQiG4P43lZ3knj0eG2ejYVtUd5Glazuu4yUm538pGpCxY9v9Z4tkqNO7YhMStP7Pl5+0c eCm303oVoVT5CpTiEnGXDVrclFQu//knCYa7coeYJaMYPWw+hw1Hb9g5UPJFW1wmCyk3iVm5gBWx Nen/+VCa5erBa08Jt6F8sagfLBnHJ8HHSNU8AdLvpXKXYjg4FjdoRFFIT47jzCWz1fUFQ7fwfBDz VhgsNgvqBqPaHRjUtybng79gsXbBRkPpCfy6ZCk7U5vRt/v/KGvFu7++h2LGBbRVcVtY+FU0Tr5t qJ+jQrV2mGUAV3zDWDdvGK+bqzwtWQ9PXzeSV2/kgNE8/Kor+/lptUE4tBnZ7vWs33/FKLO5zcmf N7FPO30JmsqkBR/Qx/8y3desY+bIZiYeslqPSL0QyYYlIeyLu2P8pXhM5CxNa0ajxNVn4IiOpqca tLiX2Iu4z/jDRG+oRyQk7VavO9BmCZF3H5GwZTCuxkHJVhqxa8YxeshA9fbeVLYYzKVwbf1Uxmi/ G/EjsY8MFv40taUcZlI17a9d6bHmgvrzpd0oj0Hlm3aX/dPwdi2u6QVfhpb+y/RTmnn0pVOjF9Qv IdELed9rmn5KMSB59SBaGk4rZri9OoeYTJmbhXT5gtEia6qzhM9dSbJxL+vUeA6uWcra3bG6Z4bl 8jp+rUzDSgqXItcQ8sNugyk6rxP1yf+o5DrSaG0TFamx65g/LQynAd60dC1m8AIXzcbQ/UZpW0Xq 8Qg27oamrevilINzsYbVPeYzxaP1cWPVtc6V56jcrD1tta9bkWPo1e5tRr3Tjo7NR7FLMzzGoeNE JvSprSmophIbvpR1ceqh3mlH1/PTYcORqy/weve+BguhL8SvuubeLFGRzhNCdPemk+Gc0fbVaPlu N/1oiqQQpreoSBXtvViiEt6zNQuog0FasaFHp9gwQpNPDRnImBlruab7MpYtM4bpvpuw5hSPAPvq 3ZkQ2EGzTyKHvuqJpy4/eZbaBo220IEh3RvoFvl8dCqcr0OOq/9I3ceSdX/o/78c5XHG4THO34rT sMVIg/D0ZNzApnmz6Khyjej5I9SFSN/3+f7oLbi1li8H9sLPpyeTtsRpplu0x9HtA5bH7NEsstpH /Zu+QVzxXUJozFom5HcFgF0FWoyeSP/qmop2x6a81ayK5RU1ea2wh48ilH1zOJ/4aaenq0rzjm9Q 2dQ7TAGxK/cm730+RD3FF+DQ6k0aVy0czSjwOMRxPsrnfNmmLM4HAR5y/fB3mso3bwK+3QecJXza QPVno7Zw/p7VL4c2UpKXB8xlXcRqhhDCMJ+e+Pn0YfwfrzE7Yg/Lp5mqLC4AhXE0ijDBYOH52bNY k2nyE0dqdOpHz+qx/PDxN/yS+J/R9wrpiXsJ+XoraTW70vEN/Tjc7GnLF1Fs/DnGYBT4feI3LWZR kkF9jbUsrt+x5/kGbejubKqM84CkvRvZqAuHQXhDDnDVZHkoMUO5QDd1fUIngnfOZ2gjF/PvUCbL a/nHuvJOLuvE8nJkWE6Onam8aG3dQR6mZWvjxmQ6sqLcr2sU+pmf9iaYqUttgEc9J+vixRzFCoAC KAlpj0xs6cr5P5cqbR0rKlWquSgvj92lnEg1/P6hcipiouKEm+IfkZzFZ8bHQ3HwnKh8u+uQEv7r DuXbKb6Km0cL5VVQnMbsVk6lPVIS0h4oJyImKS9TVXlzyiZlx6kE5Wj8BSVy10Kld/UySjW/n5Qj GcKS+y3ztUhX4o8uVFo4olB9gDJp5XoleE2YiW2Lsjk2VUlIS1ZCx7gpOE9UQpMeao5h4rOUi0po gJfi4OiljN52UTmf9khJ+GeXMrxmCcXBc5oS8ucl5Wj8eeWXiGBliK+30qFBGYU2S5TIu5nDnNst 8zlrN0246anMjknN/H3qBWW5n5vm9yb2uXpMmdPvdQVqKW+O+VYJjohSwg8cUjb8tFIJ6NdMcaCi 0mzSL8pxq+PwoXL6wFylKSh4jFdmrwlTglfNUno4o+A8XAmOu5dx/9Rryi9bNqrjafU3yrsNyyiU 6aN8tEIdl0t/vaCcNzymcz9l0irj+NVs6w4rRzVxcDEuTPF2RoG2iv+itervF43XHMMoHNcOKZM8 XBRwUZqO+U5zvB+VSb511Z+N36E57g0lPLCDAihOvrOUxcb/v2b7/sBl5WLaIyUhNU75tperAigO vVYrvxtey8QTyirN/t/N+0B5DZRS3T9TvsmQXo2vbd5t5tOZlZtF8Wnid9lsNguf4WZxHFiZptMe KZfO/aT0r15Ccei0VIm8k57pe/V2S/l10WDFKUN6WqvMHtPWKN1lsSXtVvydyTL/yf7a3VHCAz11 +2W5VZulhKcY/95oSzmsTKqm/Y2r0mPNhcz7pN1TjkZMUV9Tc5vHFCU0Xntt/1OOrvHLvE9WWxZh 1e5j/HmGTZcvaPMQbZ5QV/FeE6++xzXn8vsPgxUHUHAcrHx7xiA95PZ+sEn8PrIqDV86s1rp6ogC rkrXH+KUS9rfH1+u2d8gD9bmqRni6lGGtK37/9aEKYsD+2k+M97fyvOx+LoanLfhs0B77rRV3o9I 0MRlFvFoajMbN5Zfa8PNovM23lKvKeGBXdRhNrE5eE5XQs+lGfzmX+WXeV0M9qmvvLvlitFxDeLO 5OaiNB0TpkRe075Daba7l5WtszTxm8Xm5Ltc+dX4txZs2t8bf67bMuQ7WW9VAg8rF7S/u/anMtu3 bqZ9Mm5tFf81p5TTBv/fxaMLlcYG+5QaEaGcyBAma/M468KjT7emN+2+xp8Xli1vw/dQifsnXvnl 4Anl4D85e5d6usP3SEm4eU05ePSY8svf15Q4q8sB6i1Pw5iaqpz8+4Sy7Wi8cvKm9flJQl6H73GI 41xuFoUvn/Nl4027r/HnhWWT8OVuK+zhS3gMwmg2fGbfcdWbtpwLpvZ5oJw+ulzpXb2EQrUuiv+8 9Uror78r4QcilZDvA5XeDV0UHL2UD3dd0ZQxrNm0dTH6Ohtt2cJpQJjyh1E4/jq6S1M/E6oEjmih QA2l45QV6s/WHlR+v5Nuff1O2j3ljzXDjco42vK7cTj0x862PKQrd9ZVegT+mOn/V28/K+Ga/U2X 16w5b+Nrq9/MposMmxXlnTyrE9PWa7soLRadMvtebNn5GG/mjp1FedHiuoNHVqZl/WbZuVgeN6bT kZXlft0zO7u61Myb9nwsZaeoG0gsYmen7gWUkGampfHh34T27cT4nyswPGIDH3uWN/hSxb+Rk2nl tZPuEREEeL5o5jNDqVyK+Jqp42az6/xdcGxG72kzGN/qHGMbDuXMmN3sndFK3UKmpHDpl5Usnvst IZFn1T93bEbvSRMZMaQ9riVyMzoks0oO6uPpr4X2XL7Q9+4zyQ3/iAgCPCHqEy+8V7cl9PhnuJe0 17S4GX8G3I1m+aBefHqmLUEbZtOjRnFS/17LTL+PCDmaCNTizTET+WB4fWKHdWI804n8KWe9hbOS +Zy1NOH+ypXZMSvxrm7cu1Mh/fw6Jnb1Y21ce9P73L/E4XXLWL0qlA37NfGHC/W698Nn4Lt0f7M6 jjnqhPaAq9HhbFw4lZmrTwIuNB0znVEDexqs/aChOkPo228yXjfNRUZOY3azd0ZTrq0cgKe/fkoL k5wnZohDVdJRdu9Yz1L/2Zpe7HXpETiVwd4dMy1CT2osUTu3sH7sBIO1F8YzO2AwnbVzAWYTVi11 mFvxPGlc+mkyw0ccoX7Qd3zaqzbaGFDFLaNf/aEGC8sa0qZX43sz75hPZ1bK5hrpr411bBY+A9bF gRVpmhROLRxEt3FXGZgpTzaWQnxkBDtDAjXHNZHuspKyl8DX27Co7hKz+U/21+4uMUFd6BignyrB rGqzCP9zHPWz6iqWfpTFr2kXnHelx5o9BHWtZLwXmLxHNec/3IvGbTxw1c1Lm87VzSNp6BOs/3F2 sghr9tdETZV0lB2hC5gcoOmJbzJuFNLPb2RK/4n86TaD+bN641pMk3Hm9n6wSfxqWZiGH8axbfy7 fHTUjcBln9GlhnYKFRWpcfv59eflTNFeD9riv+gjvHt6GsSV1gOuRu9iz8ZvGP+VZjSCcz8mzR1E 27aGcZuRRedj1XU1FW5T555FPJqSZdxYeK0NWHTepqTfIHbHCr774mvWHdVcj2pt6Td0OAMHtKdm mYwLRCvXDrJixmd8v/omr437lAmjOlA503maiDvq0iNwIh1atKSNm7kecuprvS8qguWG97Tmt+0a NKSFJfmaCdlenwz5TtaqBB4mcnRDg9HFKcRH/sLhXcEG56tNr92pV69l5nhTbnIqZCbTZq3kn1rD mfTlR3hpe6AbsDyPM5RCfOSv/H1so0Ga1f7OkzpN3sz8DmMk2+tVwCR8uVPYw8djEEYJX+5YFL78 zpeNWBTGAiThy53CHj4egzCaDV+W77gAaVwK+4h3+i/ifBtT+6i4f/kgm5cvY0PoBg6d1yx67diI ju8NxvddH1pUy/r+NUuVSMzWVSz7UFtnY64scp/4rOqPtPVGJc5mWabQyli2MPGe7NyPSV+PpHtn 40XoTZT1TYQ563oJLYP6CbPlNQvPO4vR8WbTRSaWlnfyqk5MWxe8klqLfiHEzGgUy8/HkLljZ11e tKzuQLuzpWlZz/JzsTBuzKYjU+XnLMKnSiRmWzg/L5iqnvoacPKdxbR+XWhp6tw1tOdjafOIbRtS 8sr921y7/YDnSr9IyWKmI1IvndQbN0h9aEcxi/bPGcsTTh5Kv8vN6//yqHgZypUybrywvfw5Z238 QZHny/KCo4maR/FEy590lnOFPXyFmVy7zJ6ka/IknQtP4PlYKtfnrdwn5eot7lOcUuVL85xx28hj LtfX5ylT2K+XhC93Cnv4eAzCKOHLncIePh6DMEr4cqewh4/HIIz5Ej5N3Vk6RXF88QUr1t4VBSVf 0kU+epLO50k6FwzOx9LmkbxpZbC1YqUp51zewkaRIjiWdaK8xfs/xoqU4AVnl3xpRMk/2vhzkkYU IYQQ4nFjV4ySTi6Ud3ryGlGEEEIIIcRjSFN3Vt65rDSiCCFy5QlvaRBPHM2i2JWMF3POsPUhNO6+ 8S+FEEIIIYQQQgghhNBQ8W/kJBplqlcy2rosIz7jKtZCiKeQNKSIx0vJVgTEPyIhLattbeY1WIQQ QgghhBBCCCGE0LHnec+ZHMlUr2S0bTFeg0UI8TSSbEAIIYQQQgghhBBCCCGEEMIMaUgRQgghhBBC CCGEEEIIIYQwQxpShBBCCCGEEEIIIYQQQgghzJCGFCGEEEIIIYQQQgghhBBCCDOkIUUIIYQQQggh hBBCCCGEEMIMO0VRFOMPzbGzszP+SAghhBBCCCGEEEIIIYQQ4rFjafOIjEgRQgghhBBCCCGEEEII IYQwI0cjUhLSHhl/9dSp5PAMPGXX4mk8Z5H/Cns6K+zhK8zk2mX2JF2TJ+lceALPx1JP63lbSq6P dQr79ZLw5U5hDx+PQRglfLlT2MPHYxBGCV/uFPbw8RiEsbCHTxSMJy1dPEnn8ySdCwbnY2nziIxI EUIIIYQQQgghhBBCCCGEMEMaUoQQQgghhBBCCCGEEEIIIcyQhhQhhBBCCCGEEEIIIYQQQggzpCFF CCGEEEIIIYQQQgghhBDCDGlIEUIIIYQQQgghhBBCCCGEMEMaUoQQQgghhBBCCCGEEEIIIcyQhhQh hBBCCCGEEEIIIYQQQggzpCFFCCGEEEIIIYQQQgghhBDCDGlIEUIIIYQQNqbwKPUGV5OSuZmabvxl LmmPnci1O/eNvzRDxX93rnI1KZGrN+7yyPhrIYQQQgghhBAiC9KQIoQQQgDwiDu/z6FPuWeo5PAM lRxaszj6rtE+d4kJaq353tLN1HGEeFI9IvVsON+N6oBnufI0dK3Aa+Xq0mfUAiLPpxjvnAMq7ifs IKinGw1dO/DtH3eMd8goNZ6Dqz/nY686VHdxoaFrRRpWKkUdj8EsCDvKjXTF+BeFw60oFnhV0eUj zYOO5rzxJzWWqM1LCWxXUZ8vuQ5k8aYIYpIeGO+dUWosUZvmMNpVm59VpPcnS9kZnYjKeF8hhBBC CCGEeIJJQ4oQQgjBf1z9PZgpQz/jYKrxd0IIy/xH8q9fMLhZF2Ys2cm1Bh3o7uvDmw3ucnDJaN7p OoWIBEtHkJigpHBp99eM7diHoMjLQE1qVy1lvJeGQnribub2bEWfIZ/wY+Rd6rX3oYevD282cCHt 6Eq+7N+d4bMiuVGo2lIU0pOiWD7+A76MvGz8pZVUpMb+wOh6r+Dt8x6L9ifqv0oKYWbfTnRs5seS I6YbRVRJu5nVvTXefSewIUn7aSKHvnqPd5u3Z8zKk0h2KYQQQgghhHhaSEOKEEKIp1g6qQlHiPjy XXq2ep8NcTJyRIicUUg//xOzP/iSg6mv03vRHxyO3MK8pT+yYudO5g9xg7hlfLX6OPeMf5olFf/d usipyFAWDevIW12mE/3oRRwAKtbBtcJzxj9QUy7z66yPCYq8TbV+i/npzCm2bvyRoKU/suLAGX7f Mo1mjpc5OHM6q/+4bfzrAqDw6O4lYjbPYlTbDny6+rjxDtZLPULIyACDRhATkkKY3juQHVeMRqao zrDObyDfGDa+ZHCSDf59mbr5oslGmAKVfpmoGZ2o5fA/AiOvG38rhBBCCCGEEDmSvw0pd2M5uDWS +Ls5npzgqafciGHP5k1sj4wl1VwPSuUO8ZFbiNi8k1M3bD0veRYeJhC9dRMRu0+RYips6be4dHgn P69cwOKgOSxeuIyfdx/m0p2HxnsKIUQ+SCbqk7dwq9UEv6lrOG/8tUkO1BoUytH4y1lsF9n9/RB0 /eSbdKLZK44ZDyPEk0a5zK/z5rA27lncpn7DtP5ulCpip/7O8RU6+w/Bg7uc3hjF2f9MvSSYkXaQ b5q40s6rL4Eb7ek+72dWfNmNZwGHVvWpUlzzf2SgcO/YehYER0PDj5jzxWAaVirJM9qv7Ryp8OZg hvrWBY4SfuRizqfNsolH3Px1Cp2rVaOjzyS22KRB9z7xYXOZqWsIacv7EQlcTHtEQtpDTseE4e/h ov4qaSGTF0bxr+63Kv7d/wNzdmt/W5cei/7kdNojLsbv4H3t7zhJ6Pe/cKHQtKQopF87woaAdxkc GEGa8ddCCCGEeMwopF/+nR2bN7Pv75vGX6o7otyJJ3p3GKEL57I4aC7LVoYReTielMI6fasQ4rGW jw0p94nfMJk+ffoyeUNc4eu9Zispewl0fYZKrpOISjFzltp9uiwjXrfLdaI++Z+JufUNti7LOP9c Gn/NGMjQUaH8ddfM8e/9Tfi4fvjNiOZ+cV21Qd67F8f2UT3xm/8b1zM8s1TcT9jJAh933Ft64f/l Jo6fPMnfuxcxtktT3Jv1ZUHEWTMNQynERy7LMK93oyFziDCcm1t1htAuBvN+m9syXO8HXI3exOIh r5k/rgFV0lEiggbSSHusdhMJjYzNekoLi3pEmj6/8OyObdJ/JP86kz7lnqHRJ3sNKkSedprpXbyq ZH1fFnY5SufGbhMT1JlKDhXpu/JMprSeKZ27DmTx5qNcNd7Ryn0LrwekJF3WV7ZVH8D02e9TMeNO Rux5rlR5yju7mN/K/suxTbtRr9xQiz6je1LPZGWv5TJdb0vyICNWHUOVSMxmw3URvAhcuZf4VFtE sHH+W5HenywjKi4n62dYku8Z/38FmF5tcF0zxaPDa4wO2mRmrQtbPmOyopB+ehvLgqPB+V3GDGlM iQxJ3o4iVV6lYUXgRBz/3LK82UJ15RJJLcYz6fvt7DwRwedDX+O/sye4QxnqNqpJOZO31r+c3beD aFzw6N8VtzIm3oXsSlK+WlngLncf5GOnE5MU0u9c44QuUurTdc5s3quScS/rXOPM/mj9n2160cuj gubF3x7H6l0ZGTAAJ83XyV8tJjxOO+3aTWJ27SRZ99tRfNCvLo6AvXNrhhv8jt07OByfi+nabOXW UTZ8Noi36zQh4FAl+g9qbryHEEIIIR47CvfObWGSzwi+O3wtY/lVSeXK7i8Z2qwBXbu8yzebf+f0 yWPsCx7NOy0b0MHnC34xtz5faixRKyfSO4v3aVXcMvrqvje3ZSxXZ3pPz7LMYVxGsaRMZEndhorU uL2EfuKVseyzKdKqMoeaJf9fQcvJdTRm3TEyxXNW5eqnmnXXNWuFp9yfjw0pz1G5wyRWrV3FZz2q 5+d//JipS4/AHwleE5Z5G9scpxK1ce/ZEGJ/5fe/TSU+hXsnf2XLX1C7Z0tecTBZw5CPFNIT9/Ct 31C+PNOM6bvOcvrPX1i8dAXzNh4i+tQvTG96ji97DGTO9ktkrMq4TUxQXzy9hrKx0mgWrwkjeM2P DCEEv+btmaCdTsLueVzfHsOkwFkmt4CJ/XjNERzKOFLMDuABSZvH0qF5T2YmeDHb6LiZ5vxOPUzw gK74BSTTfdFagtf8yKRKEYz36mVmSgtLe0SaP79hXq0ZFHTY8ow4PZmYNZ8wstensr5DBv9xI3oV Mwe+q5lP/zFmdTo3piI1egUzArYZfwGA6somJjRrbJDOw1j8ASz1aUwHvx84Z/DSZc2+j4davDlm CWu3BNGvaSV9r/UcecTtg2tY/PMF9Z9NhtC/bSVMRomlrM6DTLDqGLeJme9HR58grvh+p47fQCc2 +reh97jNJFn0H5qjIjV6Ie8b5r+rRlNh9VC8204iwnh6oaxYlO8Z5Pd7GjBpVRjBa9Yy2zeZmT6N 6TBiUy7Pxxq5v676e+8YzbXvCou8uBLQk47NxhpdPxs+Y7KVSuzen9lPCWq/143GL5i4i4oWx/FZ gDNcvGJ5xbt9dV9mL/2CYT5v8YqzAyhXOXvwNFCNhjWdzLxPFsG53eeEH/iZGd1rUMT4awDlFv/8 fQVwoUqZErm7R22mBFXaf8TsiA3M8vPkRdMnZ5n0q1w8FK/7s0rr16iS4Xj2PN+gDd2dtX/HE/+P ZiRM+kVObNI3wjjVr0Y53W/teb5WI/TNFNH89tc13V8FRXXjT37a/pCWn0ewdctX+DTWnZgQQggh njj/kRwZxIc+gcQ1/ZywU5eI3LFOPYVr5F9E7fqcRme+YGC3mexO/C/jT1MPs7h7a7z9I6igfZ9e 1Q/mZ3yftitRkw4myt3qLZBRvs1woDhlHItiZ3UZOSdlIkvqNlSkRs9nUP02jF/tpCn7aMLRtzWe 3ecTY3FZ3ZL/r6Dl5Doas/IYVpWrn2ZWXtesFLJyf26KaFayo0i5+rTo7IlrCRMFbKFRlPIN3sKr a7fMm2dNHCnFK63aUpsY9hy5QOZJsVI5fySK0zSkS6vaFDf+Or8p1/h94TSCIisy9KvpDHR3xVE7 1QdFcKzakkGzZzO85kmWTlhI1DVtU4q20vcYTQMPEbl0HB27dsOrqw/DgrcQPABCPwzmUIoK7CrQ ePAYho0eZ2IbRff/lSUltRkDB7eigh2oroQz98OFMCCMPyK+wFt33AhCx1dgg/9nbNX1ytROjeGC f0QIAQN6qvedt4RJHjf0YdCyokekKm4js8yeX1kOzd/M8exa/JUbxKyZxuhWDen4wWGq+Q3iNeN9 nkqPuBO9mrlD2tCs+UT+qN4D34ZljHd6vFiZzjNJPULIx9+Crw9Njb9TXWTHZ1MJZTjBcZs16bwb HUcHsy1iCq6rA/g07Kz6pcCafQu9Mrw2agP7EqJZMWMwzaqWzH1l6sNYtn+7inMAVKXtQC/q5Go0 ipV5kEnWHUOdN23DaUwI388YoonfIJYFdiB5ZSDL9psbYWcB1Vm2Tp3DIeeJhK4PVOe/3cYwM2wu TTNNL2SGNfme6jy/fr+JZI+5hJ9YxrBu3fDq2hPvGWsIt8X5WCH31/U+F3aFEprUgUkHIgka7aN+ NxgQyPIDma+fTZ4xlnp0kaMbDwF1ad+8Zt6+e/ybwJkjl4Ha1KryvPG3Gg6Uf8WN+m6v41rW9Boq StIRfvn5LNCAN91eys8XYhPsKdHwfXbExPHLhs/x9nQl15MB2peg9MvaKbjg/vWUzB07SlanQWtX zR/RbDummeLs+iVO6+Y6dKX5/6qT4Uq/WJna1bR/xHPk/NUCnhoN7KsPJiRqFeOGtKVmmaLGXwsh hBDiSXIrimWjv+TgS8P57HM/mlQtpe8MV6QUld3fY+qCUbwcu5jpX+/lhm72k9vELPmMmfsbZHyf 7jaOrw6E4Y3+fdrOuTl9M5W7NdsoX14vcZ+0mj74vFkZO2vLyFaViayo29AeN0PZRx2On9cMx2n/ Kn4+YmqKNENW/H8FzarraIZVx7CuXP1Us+q6mlFIy/25LjeqLmzisyGD+WTNX5kr9a/tZcF7Axm/ 5Cj3ULgXvYTxQ0YREq2e8IQMn10kPiKIAK8GmqFxD7gSMZ3RQ6az+3LGlirlcjhfDNEeV0vF/csH WPvZYHq/WopKDrXpPSSA5RFnzEwZ9biyo/gr7rSv+ZAjYfs5+8Do5B7E8VvYIXi1Le51dTP0F5zr fxC+7CAOnYbwjqeL6UrKMm/Q58POOMRtYH1kAuozusnxjas45DyAUYMbZaxQsK+C16I/SYifiXvJ bJLwvROEfxtGcqfB9GlWzqAiyo3u3h44G/7cvgJN3/PD2zmKrVGalmTVRQ5viII2/nh7vKjf17ER fQMG4JS0k8hj+geR5T0i73Mhagf7cKd7p/pG5+dErTdqQ1IcCVezaaVVrnMqdA/335rKj/s2MmNQ M/26DE+1h9w4sY1f7nsyectOVn3tR4MyxYx3enJkSudGVBeJGDeUmYwgYHhLnjX+Ov4Xflx5Eiff 7jSvYFgBVZTyHgMYNKAs+zZEcUFl3b6FXwkq1KtPtbK2ShsPSd72LTO0o1Fq9mVwl5qme8Nbyso8 yCSrjqHNm3oybmBTg8rT0tQfPAZ/52g27jqR/UuPGar4KLbuhhZT+tNUl3/b4+j2DqPGuJG8ejcx 2b18WpHv6f4/Xy/qOhpm+KWp26kbLUjkrws38qHhzwbXVReP3Wj7emmDL+xxfN2L7m1cSI45zzUV tnvGWEhJOMavB29BmWY0qmMmNm4lcfEqQC2qVMj5Paf6J5ajScBrjXmlkulGkmyln2f7F4GsvVWC an5+dKxbwniPfGaPQ8VXqVO9HM+ZfFHKAfuyVKqvb0hJXr2a8FiDkcypsewPmszk1fpRK9rGFtXd W2Q5xsSSRhohhBBCiDyRzo3ftrIq9kXaftgf93KmSlvPULqZD8M6vcj55RuI0tYpphzj5/nbcBoz hr5uhu/TYF+hG7PjH3FkRquMHUgyUbh3YjPLVt2k7Yc+NCnzjNVlZOvKRJbXbZgv+xSl/KsNqGVR 2cfy/6+gWXcdTbPqGFaVq59uVl1XcwppuT+bWujs2b9UmxopkaxcsseoUj+dG0e28F3IOV6oWYni KKT/e4G9qw+S8K+2yUX72TZ2ffU+g2ccxrHVMPo1Loc9Ku5f/YsNq//i+v2Mp6rcT+bE6hD2XkzR TQWlXNvJl53e5tuzNRkYvIvwA0sYWjeJ5T18mbLhrNGUUY+5ErV4o3N9+G0nv50xHNekkH7xGFEn HvJy+8a45qoXtC2o+PfUQXbeKkOdlg2o9Ky58BSnklsT6hDPb8cvcBcg5QSRq6Nx8m1D/ewaS8x6 SPKvq1ixpzIDR3TE9Vk74C6JZ+MBV1xfylxxYu9ch4Z1Mag0jmLr7kSjaS1QZwAvvZzpQWR5j8hi uA5YS0LaWryrGz2UVMmc+e00tGlHY9dsHlj2tfDeHMniT4fg+UrZXE5J9CQphuuAH9n24wzeaVNH v+DxE8lUOjf0gKStc5i8sjKTPh9o4n5SkfrPOc7gQq0aFTL3gtZWuu7eweH4NCv2tXzqnifGvT/Z FBSqWRulqu7FOjeszYNMseoY2pdD5+pUKm+Uh5WogGtdw8p6a2kr9114tWpZoxeQErjUcLWsct+K fM+++mBWpV1m1YBauX/hyQ1bXFf7WnhvuUzClsG4ZnsyNnrGWETh3j/nOAng/hrVSpuOEdWdZC6l As4vUNIh2xMwI51rsX9yEijVvBYVTP9XWUu/TNQXIxm9JBoHz4nMnuSFk3G2+UR4gde799WPQExa xvjXy+jnCy73Cr4BIfp1UIDkpNvcA5SUm1w0+DwTewdKldePO9L+TgghhBAi793mdNQB7lAHd7dK 5jutPVuJ+i3rQOpxTsanqOunju1mY5Ib3d+ql01jSRaUy0QtW8n+l7Sd5qwpT9/PQZnI8roN82Wf B1z96xhncKeze5VsykWW/38Fy9rraIp1x7CqXP1Us+66mlVIy/25P/6zVWjcsSkOJ34n5qJBMUq5 yemDR7hTsxUt6pc1/IUJV7ng2IvgHSFM+ug92r/ygvEO2Ujn5pEdrIutRvt3h9DBvTH13Tx4a8QE xo1sQHpMLFfzfVTKP5z4ZTMRmzdl3n45ylXj3a1hV5ZX27TiZU4RFZ1g0Ej0gCtHfuVAan3atalL 6QLP7x5w7UIcybzEK9XKZ+oFr2fHs86uvFIGXUWS6up5/kpyoVYNJ4iLJDwnCzmZ7KWvuWnN0fbg PHmOxLuWZH+JnDl7JfuwZCc1lqjNm4jYvIbFfl3wi+9BaPA7FlSWiaeeyXSup57Kbh+t1nyDn1Gv GzXtQ9+copSrWh0n4on/J82KfTVz7T81HpK8cwXf/H5L/actRqNYxBZ5kJXHsDh/zIn8SjtZvdwV kFxcV/Mv9Rp5+ox5wPVLcVwBKjasbqZRQlvABFwrUy5DLyFrpHAx5k/ScOG1ulUoafx1du7+xRbN +mV4TmfZsjE0MdmL8Ulgj6PbYD5fNFi/MLwxDx96eOhHlgghhBBCFHqqGyTEJEKZ6lR2zqpTUDGc qlWnlK5yW1s/5YrrSyriI9fmYBHszKNRrCtPW1rOsWZfc1KIj9xCxOZNhAf50cknjl4RX9PbuJPV E80W19GaY1hZrn6qWXNdc8P25X4bHKM4lZu9SXMO8cuRf/Qtb3fP8NvWv3m5c0teNdM7Ua8m7X07 UDPXa6ekcuOafpQKz9aiy6ylBE3vaHrNgLyUFMLMvj3x8zGx9Z3AhiTjH2g94OqxXZkbXzZHEJOk ba17htL1W9Ku5nUO7InRNxIpVzi+/SBpFjVe5aeilHDIanQG8JwDJXQzdOgrXB7uD+Td+n1Zeb05 n60JI3jNd/jzI+O9ejHJeFH4DLS99MvTc1Abqul66RfFqV5TmhLFxp9jjH7/gKuRC5n3lXaB1ax7 FtiXr8arzvrGn9xQJR5goU9P/HzeUS+MNMwTl+ef1ModYTvm0rmGZq7Wve2mMraz+Z4n9i518fCA fasjOGm0+JwqaQ8LA1fqei1bs+9TJQ9Go9gmD7LyGHevEH8yEeq+jEsJoxSjbWi2pPeISVmNCNQW MPKnF48q6QDrV0fhNCCAwYbDsvNKXl5X1RUOhaxnn/NwPhvubrJ3Xd4+Yx5yO/kfoCJ1Kr+I6af9 PRL+OkYy4PRGTVxyemuorhH/x0XgZd54xdlsnpbZI1LPhzO3VwdGfPMbTv2+Y/0P43B3yeHUYI+N krw84Fu2HdjC7DFt9R8792PSmsMcjficdpX0I0uq1K1MWcCu5AtU0e+dmSqNO1f1naecnEvn7bo4 QgghhBDGnnOg+HNZvQ3aU9TBAX2zgbYsco3fvvDG02sFNz0mqxebX/QOfDUU77ZjCTWcCtWYdjSK y9v4tK2u6zRnXRk5n8pEqkQOzx2On09PhgUco3ngQJq/VMKK9+fCzhbX0ZpjWFmufqpZc13zVl6U +21wD9lRpOobvNUK9m2PJklB3Ur7dxTbY1/Jp5ERRSj7Rk/e80xlXf9ODPloPlt+Pcr5GwU4tYzz REKTHpKQ9ijzlrQbf3NLZ3CSDQHvZG588fmUn88YZOil69Kic33Stu3miGa+R+XyYXZuu2ph49Xj IJFDCVUYFHOKdZqFeb26DiFg43Zm+8KGaWvML5Sr7aXfegB9W1Y0WJvFHsfXezNqfD0OBTTFc8gc wrW9dIf8j4aB13jdt26GQ+UH9TC0RySk3eNoWBtuLu5L71E/cs7oISxEBmbTOUAK50JmMHlHCz6b 3DHjekDGHF+ne4AfTfePpWO9wSzepG7ADQ8aSGPXuTz4X0t9j2Zr9n1qFNRoFJEjqSdZ98lYvjnb Lft7o9BL4VzIFEbNvoL31+Nol2FOZr38ecYU5XmH50yvhaa6TMz2GKAGnsYLl1vjzkVOH00Ex9d5 pZrxS7kZSipXds9hZCdfgiJfoEvgFtZ/+y71yz3pjShaRSnv1hHvGRH699D4FQzr2pDyGDaIuFCl TAnsAPsSZcg8vtGA6i63zyXq/iz2YkkcMuwghBBCCFFYxXLFeSSR18J1i8J7DQhk+fHl9GAZc344 ambdQu1olKt4DOuLu4vBnCuFsYysnRY47REX45fgfn1F9g1FQjxJ8qjcb5vDaKb3YvdvnLqeDqRy /kgUp/NzZEQZd0aG7WXt0n64nFjIiA6NaVH7LcYGhRN/95Hx3oWYG/4RyZkbX9L+IMDToPVMO71X 6mF+O3ldPb3Zyd/4tdBM6wVgTzHHkjhY0NKo3LnKlX/BoYwjxey0QyNdaOHbn3bVjSbvcKxOY4/a YHYhJ4Ne+iO68orxWjH2FXCfsozwNbNovmcCw3x64ufzAzc9gohc74/r1RvaHXXzHJoanqeefgzz U6nkSFHKu/kyMmAArF7A2iOmzk8IsknnKlKjl/Gx/2FaZVG5qleU8p4T+eZAGJNaH9OMphvJyust mBezkr41Hhr0oLFm36dEhtEoZWjk153GuR6Ngo3yICuPoVmvw+Q0U9ph9KbW+bCIdmpFU8N4tUPt bTfk1hRV0kGWjOrL+D2Nmb19Jl7Z3hs2khfXVZXI8QUf0Mf/MM0XrWJqV/OjzvQK5hmj/HOcA4cS wdEDT7ecFiMV/jt7lB23gNfqUPkFC+6x9H/4fd4wvLsEsOuZLnwS8RNzR3niVGjnes5n2pFSAIb3 3ouVqV1Nu1M8B/6Iy1ihcP0Sp89r/3ClUbXyWc5ZLIQQQghhM3ZFcShT3ILR3On8e+0q/1KcMo5F sdOVRdzpPtAL1wxTzdrjWL0Jb9R1Mb8Itm40Sk8Gd6tnNBrXmjJy/peJ7J0b0+ujj/DPsqHocWOL 62jNMawsVz/VrLmueSMvy/02CrNmeq8He9hz5Co8iOO3sGP5PzLC0ZVmvh/z+bbjnDx1iODxVfgj wJeBn2wjOd/XSMlrz1C6ThOalTnJlu3HuKFc5dj2PRauSZNfnqVcrfrUIZE/o+O4ZTYOHnEn/i9O ppahTpNalLPTDosznUFlOxQsy176GvYu1O86jqB4bUNVBAEDWuGqnV7O1PQrJpke1pc72gw6mo27 TjwhDzlhc1mlc9VZtk6dwyHnBrysimaHwTSBO6JieQg8PLufHZu3GMwDW5Tybt0YtvRPzT1xmXUz BuOua8g0HJZpzb5POqPRKGW88ev2ahZrQtmaLfIgK49hcf6YE3mXdlRJu5k9oDfTE3oQevBbvGta vcJG3rLmuqquEDVtMJ0nJNMrIoKvBtS1PP7y7Bmj4uFDUx1XUjm7fT2bU6GU79u4V8zpS+wDks+d 4jJQwfNVKmb5eqmQnhTF8mFd6BmwBXrOJTR8Me95VqGYyZeCx1x6Clf+/ov4pLvoYyCBiCE1dPN+ 9115xuh96QFJezeyUTvVrHNbPBto1igsUoV63dx0e2acokDFv2eOcED3rRtvvJrl+BUhhBBCCNux K0f1JrWB08SczaJTkHKb83+eJo3auNUqh112a5VkOd1uFqNRdGxZRrZmXwtpOnaZbSh6ItniOlpz DCvL1U81a66rdfK63G9hiT072um90jh48G+uXThG1IlqNhoZkUbaPf1y6haxK0apqo3xGh/Ix/1f 4vyW34j79wnMKF5sQOuedbkT+Tun40/yR+Q/+d94Zei/NO7+px1VgnoR+VoedH6jDHf27uFY0kPj X6gpVziyKYJzNKbdG9XUFZBZZvJZtWBqe+kXoXmvN6lpPBolG+oFe6FFD3eq2oO9qzud27iYmOdQ Pz9i5jBYQHWG0C4VqdRlGfHGpydEtrJJ59pexqbWavKfzSESOfTVe/j5DGdhVGLmxkhDqosc3hAF bdrR2DWbhems2fdJcesgP87Rj0ZxGz+QliZfrHPGFnmQVcewr0LjHu6mCxCadJXzXjbFqOrejhYm G8E186haOyrDIipSY39gTLN2rK8UwNaVE3F3tvX/kQ1bXtfUk4T6eeEd4sSn+5Yx3rNC5vjP12dM cV6qVQ8HLvD74VhuZ+g0oZCesJMVC3YB7Xh/QHPK6rIrFfeTznDixAVS0s32tDDwLwl/nQaq0uiV illMJfUfN6JX8GmvPny6WkWXwE2EBn+Ae6UntEhz/282jGhFk4b18azXmZk7L6O+muWo5aFtDElk 37Q5rNNN5fCAq0eW8sWHCzW9I11o+kFXXi+pTUkvUP+ttvopKHbPY36Iel26TPN8F5r8/hEpf+/R dBrYStTJq8C/XPotQv3Z1t+58tCSdCaEEEKIwkPFg7Q07utGlQA4UsOjLY24wIEdR812mlaSfmfb 5hho0opG1R2z70yU1Shx7WgUPOjyVm3r1obLVEbOqzLRfeJX9qGSQx9C4wpwmYN8Y4vraN0xrCpX P9Wsu662kz/lftvF77NVaNyxCYlbf2bLz9s58FJuR0YUoVT5CpTiEnGXDebwU1K5/OefJBjuyh1i loxi9LD5HL5l0BvSzoGSLz6hBWcAu/I0aN+aUrE72Lx4FTtiX6JZs9o2aLzKCYV750/wx60SVK5T hTLaMBR9lY7jB1Atbikzvt5JcqbKkv9IjvyBJatiqTZ0KF3qa1oK7WvQcewAnJJWMm/ZkYyjUlJj 2Lk6Cjz60qmRpveklqaX/nmzaxSo+DdyEo0cXmP85osZb+jUk6z7Yh77nLvxzlvVMlYq7t7EzuO3 9fuqzhI+dyXJhj04raE77nrW779ilLHc5uTPm9iHG93fqqeeS15J4VLkGkJ+2P2YTVUn8kR26bxk KwJ0o60Mt4ecipiIEy60WHSKi2mXWTWgFvYpewl0fYZG/ptIypAYUzgXMoc5u8vi/e6bVLUHrNn3 cfDoFBtGDGT0EPU2ZsZarum+jGXLjGG67yasOWXQ2xsgjfgtSwg+qh+NMqzPa9a9WGfH2jwoNZ6D a5aydncsqdrs1qpjaF96otj4c4xB3nuf+E2LWZRkkC/lgPrlM/NCjKq4LSz8Khon3zbU11bm2iTf e8DVI4uZ1D6AK75hrJs3jNfz4GUqe1ZeV1PxiMEQ5YROBO+cz9BGLqZf5Kx9xuTKM7zweks6l4Hk 5QsJOZiIuvuLivuXI/n+448JiXuW1wIm4NOglO5XqoSfmNy2MR2aeDL0mz9MjD418ugfzvwSC9Si YS0zIyDSb3Bq/af4txtCyJ1Wmqm8WlOhmMmrVMikEbtmnC6/Gf3eVLZc1X97bf1Uxmi/G/EjsZpb 4tGpcL4OOa7+I3UfS9b9ocnDiuHabZh+Tb6kZYx/vYxmhEpxGrYYyQbtaBQPP0Z5v27Qe86e5xt1 ZYiHi+bvk2zwf43aDs9QxbUd3+zXTgdWtxDl9w+5fvg7TacBbwK+3QecJXzaQPVno7Zw/p7xO6gQ QgghCre7XIz5kztUolblMpqGFDuerfs2I/xqcj74CxZvv6R59zSQfpmD339HWFxN+o3uRh1Nx0P7 6l0YPsaN5K++YlW0QbkIFanHI9i4G6POJRiMRonl5WGDaV/dRHceK8vIVpWJLGZQ3gg5wFXjiv7j EWzcnZjx2GbKHI8L667jI1IvRLJhSQj74tTdIK0+hlXl6qebVdf1MSv32ymKYvHtYmenznwS0kyd mEL62RW812wqZ8o/okj3H/hpemuDSn0V/0ZOppXXTrpHRGjW+zD1mfHxhnCg0URmf9KVqs+mcGHv Sr7fc5n/9u/j+pjd7J3Riud5xO3IabzttYqqU77moz6NeLHYI+6e28a3/pP4o/Vy1n/dGScbNjBU clCP+sh0LVL2Evh6GxYxkdDjn+FuKvPT7lN3CZE/DcbVHuA6UZ944f3VA3oETqRdNRO9+0q/SgvP mhmHiV0LJ+D1LoTcAsp8wPLjs2lTLlO1qk2YPOf068SfiCPxUjS7Fs7i++hGTPtlOYO1DSIASjJH 54/jw4+3QPfRDO/bhjpODnDvCqf2b+LHuRu43XIyXy0cTWPDsKuuEDXtXbxn78TJdxbTOr+MPTc4 tnAqi/bX4/2I74164j4kOWIivXr8RI1FP/PdgFcyVzCj6c07qi/jV2NwrbM4buphFnfvzsz99fBf 9C4NSj/k4tYvmLkavNdsYVaGeekfkfJ3JFGxd4B0rh9YSMC3iXScMomutUuAfQVea9+YCs/aGRwX mo6ZyqD/lQXua459g6bjV/DNlDaUtwclYS0j3XzZnOpK1x92sqBnNf1UTndOse/XM6QCytV9LBw1 nwvdP2Nmr1coSlGcGr6JW0UT6amQMpnOckK5Sewv+9WLKStJ/D53Mt/Ht+Wjr3tS/Tk77F0a8Wbj SqbTSBZsFr4cszCdm6TNc1dSa9EvhAyopUm7KZxbOZY+/stAd6894s4f3zP+qxMZ0qJ1+2ZU8NfO hPSjLH6tMTN18/2bVyXwMJGjG+rXAri1h89bdWNh7F31aJTA7YSObmRVQ4pF18TiPOgBV8JG0Kr/ MtIcB/Nt9Ld0qaR5ebD4GAC3iQnqR8eAY7q8SXV+M1MCQmBAGD9/283kQm0WnQsqUqPnM6j5WA55 jGf28CaUUp1jx9gJbGA4wQfm6uYvzX2+V1T/fzn3Y9LcrlQxEW6eqUzDDg0zpVnLzscall5XM/Go i8Oy5t8TKMZLTd6kvrPh/tk/Ywzl7Lzvcm7l+3T1D+EONWjavQkVnrtJ7JZtnEgtQbV+C1g6ty81 tdNnAo+i5+DZfAIXAXzDOLq0G+UND3l5LSNq+rLF8LNMytB4XiTrh76KPekkb/6AFj7fkWa8mznN FvLLjveoacVA3pxdH0vcJSaoCx0DIo2/yKzaLML/HEf9IqD6+zt6NRzOYc1XpUZEcGB2W0qD+n6L /ZFJ7QfpG02MeUwk+NsJeBmvR4d2WPxAg4YTQ3XpsWgVM7OZVi7vrpdtSPhyp7CHj8cgjBK+3Cns 4eMxCKOEL3cKe/h4DMKYOXwK6Tfi+PtcApf//JnlAfP4s8k8Nq0foWsQAVCuRbFk7Pt8FgYdPx5J z9Z1KV8c7ief5LcNy/l29Q3cpy1i9jhPgxHRhu83Bu/Ut39nuf9sDnlMIdS4F7uSwO4PuzNoVS1m HwzGu4aJhhSry8iWl4nAmroNbXljG2iPC7oyR3KG8zNT5rDq/8s7mdOFKVZcR+U8Wwa2ZcT6eBx6 rWbvij5UsLPyGFhbrtaz7HweD5adi+XXtbCU+y1tHrFhQwrw8G9C+3Zi/M8VGB6xgY89DYvEphpN TH1mKJVLEV8zddxsdp2/C47N6D1tBuNbnWNsw6Gc0TWkoG7B+mUli+d+S0jkWfXPHZvRe9JERgxp r1/7wkbMJpxcN6REG++t18Zwfw3lCrtHezFoyUlKDd1CZFDHDA8JWzJ5ztpzSQKHhu8y4Ysp9Hd/ KXOGqqRwad8G1i1ZzJKNR3SVHA4NvBnqN5TePT2o7GgqjlKIjwwjNPBTFu1PVE8/MWYqQ7p3pI2b UU/ce9Es69WNKZcHELp3Cu5ZLfacGkvUzi2sHztBU7ngQtMx0xk1sKfBHJZ6qqSj7AhdwOSAEPV0 Fh7jmR0wmM7GDVvcJ37lADz9wzJ8quNslC4yhcPMsR/GsW38u3x01I3AZZ/RpYZ+LkFV3DL61R/K Pt0nhtzwN3lvFV4m01lOqM4Q+vabjN9tqgIInAzzDyvYLHw5ZU06z8RcQwqaey2CnSGBzFx9Uv2R qbRo9b56BX7tTMlxQ0oa8Sv98PJfo87PyvgTfORrvKyc1svSa2JZHqSQfn4jU/pP5E+3Gcyf1RtX gwUhLDuGdudEYrauYtmH2rypLf6LPsK7p6fRwox6lp4LPOBqdDgbF07VpB8z+W+u870SWefHWsb5 sobl52MFi66r6XjM+py1jPJ8S58xBnJ83uk3OPXTN8z/egnhx9T5rkMDb4a+549v72aZR4XcP82W Ce8xfrcTI4MXMMLdyWCtJ4W0qOm0ems6VzL8yNgbjN61lbHuL1j2HmWkwseR7J3cPItpwjLL8fXJ Vs4aUlBucipkJtNmreSfWsOZ9OVHeFXPON+wKukou3esZ6n/bA5pP/QYz+zhXjRu42H2ngZTaSiL 9zAT8u562YaEL3cKe/h4DMIo4cudwh4+HoMwSvhyp7CHj8cgjJnDpy2zfkEyLrzWbyKTpw6lictz GX4HmhEVYSv4IXiZ7v0TXKjXfTD9hw6kcwtXHE3Vj6XGEhW2jHm6d6O2+C96n07t3lJ3SNJRuBfz Le++OYkrwzYZdRY3Zm0Z2cIyEdbWbZgIhxVlDrD2/8sbmdOFOZZexzQu/TSZ4SOOUD/oOz7tVRt9 tzRLj6FmVblaw/LzKfwsPxcLr2shKfdb2jxi24aUvHL/NtduP+C50i9S0rggnkk6qTdukPrQjmIW 7Z8zliecJ4fJc1buk3L1FvcpTqnypXnO7ENFS+FR6k1u3DzBRv93Wf3yHELnvk2FItn+UDwlTKaz QqSwh68wk2uX2ZN0TZ6kc+EJPB9L5fq8rX4veLzk+vo8ZQr79ZLw5U5hDx+PQRglfLlT2MPHYxBG CV/uFPbw8RiE0WT47t/m2u17ULwM5UqZGoVtLJ3UG9e4fXo1498OperSdUzvWi1zB1/x2DCZLh5j T9L5PEnngsH5WNo8kjetDLZWrDTlnMtb2ChSBMeyTpS3eH+RK3bFKOnkQnknSytL7HjGsSzlKzWn 18dDcFk9kN69x7B45VoiNocTfflpWBRLCCGEeEJZ/V4ghBBCCCGEgWKlKefsYmEjCpp6QBdeavYO o0Y7scGnI0PGzyE0bCMRW3/nykPLKkiFECI70tIgCkgRyrqPYUH4At52OMjX/r74+Uxl+7m7xjsK IYQQQgghhBBCCGGenRNNJgSzZnFPih0MYnz/XviN2sL5e9KQIoSwDWlIEQXoOco37s+4H3/nzM0b RMeH836TF4x3EkIIIYQQQgghhBAia0Uq4NZ/OoujLhGXmMjRQ+Np9LxUfQohbENyE1E4WDV9mxBC CCGEEEIIIYQQptjzXKnyMt2sEMKmpNZaCCGEEEIIIYQQQgghhBDCDGlIEUIIIYQQQgghhBBCCCGE MEMaUoQQQgghhBBCCCGEEEIIIcyQhhQhhBBCCCGEEEIIIYQQQggz7BRFUYw/NMfOTlZoEkIIIYQQ QgghhBBCCCHE48/S5hEZkSKEEEIIIYQQQgghhBBCCGGGVSNShBBCCCGEEEIIIYQQQgghniYyIkUI IYQQQgghhBBCCCGEEMIMaUgRQgghhBBCCCGEEEIIIYQwQxpShBBCCCGEEEIIIYQQQgghzJCGFCGE EEIIIYQQQgghhBBCCDOkIUUIIYQQQgghhBBCCCGEEMIMaUgRQgghhBBCCCGEEEIIIYQwQxpShBBC CCGEEEIIIYQQQgghzJCGFCGEEEIIIYQQQgghhBBCCDOkIUUIIYQQQgghhBBCCCGEEMIMaUgRQggh hBBCCCGEEEIIIYQw4/+DsNIzrMaMuQAAAABJRU5ErkJgglBLAwQUAAYACAAAACEADhG+Ld8AAAAJ AQAADwAAAGRycy9kb3ducmV2LnhtbEyPQUvDQBCF74L/YRnBm92kGokxm1KKeiqCrSDepsk0Cc3O huw2Sf+940lvM/Meb76Xr2bbqZEG3zo2EC8iUMSlq1quDXzuX+9SUD4gV9g5JgMX8rAqrq9yzCo3 8QeNu1ArCWGfoYEmhD7T2pcNWfQL1xOLdnSDxSDrUOtqwEnCbaeXUfSoLbYsHxrsadNQedqdrYG3 Caf1ffwybk/HzeV7n7x/bWMy5vZmXj+DCjSHPzP84gs6FMJ0cGeuvOoMSJFg4CFNElAip3Eqw0F8 yyc56SLX/xsUPwAAAP//AwBQSwMEFAAGAAgAAAAhAKomDr68AAAAIQEAABkAAABkcnMvX3JlbHMv ZTJvRG9jLnhtbC5yZWxzhI9BasMwEEX3hdxBzD6WnUUoxbI3oeBtSA4wSGNZxBoJSS317SPIJoFA l/M//z2mH//8Kn4pZRdYQde0IIh1MI6tguvle/8JIhdkg2tgUrBRhnHYffRnWrHUUV5czKJSOCtY SolfUma9kMfchEhcmzkkj6WeycqI+oaW5KFtjzI9M2B4YYrJKEiT6UBctljN/7PDPDtNp6B/PHF5 o5DOV3cFYrJUFHgyDh9h10S2IIdevjw23AEAAP//AwBQSwECLQAUAAYACAAAACEAsYJntgoBAAAT AgAAEwAAAAAAAAAAAAAAAAAAAAAAW0NvbnRlbnRfVHlwZXNdLnhtbFBLAQItABQABgAIAAAAIQA4 /SH/1gAAAJQBAAALAAAAAAAAAAAAAAAAADsBAABfcmVscy8ucmVsc1BLAQItABQABgAIAAAAIQDI XZ0kqAQAADcfAAAOAAAAAAAAAAAAAAAAADoCAABkcnMvZTJvRG9jLnhtbFBLAQItAAoAAAAAAAAA IQAV44LW7IEGAOyBBgAUAAAAAAAAAAAAAAAAAA4HAABkcnMvbWVkaWEvaW1hZ2UxLnBuZ1BLAQIt ABQABgAIAAAAIQAOEb4t3wAAAAkBAAAPAAAAAAAAAAAAAAAAACyJBgBkcnMvZG93bnJldi54bWxQ SwECLQAUAAYACAAAACEAqiYOvrwAAAAhAQAAGQAAAAAAAAAAAAAAAAA4igYAZHJzL19yZWxzL2Uy b0RvYy54bWwucmVsc1BLBQYAAAAABgAGAHwBAAAriwYAAAA= ">
                <v:shape id="Picture 1921309048" o:spid="_x0000_s1027" type="#_x0000_t75" style="position:absolute;left:338;width:51339;height:514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M0HzQAAAOMAAAAPAAAAZHJzL2Rvd25yZXYueG1sRI9PSwMx EMXvQr9DmII3m7RK2W6bllIsCCJoK0hvw2bcrN1Mlk32j356cxA8zrw37/1msxtdLXpqQ+VZw3ym QBAX3lRcang/H+8yECEiG6w9k4ZvCrDbTm42mBs/8Bv1p1iKFMIhRw02xiaXMhSWHIaZb4iT9ulb hzGNbSlNi0MKd7VcKLWUDitODRYbOlgqrqfOadjb4TW+/ByLjy67PHZfz1m/PAetb6fjfg0i0hj/ zX/XTybhrxbze7VSDwk6/ZQWILe/AAAA//8DAFBLAQItABQABgAIAAAAIQDb4fbL7gAAAIUBAAAT AAAAAAAAAAAAAAAAAAAAAABbQ29udGVudF9UeXBlc10ueG1sUEsBAi0AFAAGAAgAAAAhAFr0LFu/ AAAAFQEAAAsAAAAAAAAAAAAAAAAAHwEAAF9yZWxzLy5yZWxzUEsBAi0AFAAGAAgAAAAhANiIzQfN AAAA4wAAAA8AAAAAAAAAAAAAAAAABwIAAGRycy9kb3ducmV2LnhtbFBLBQYAAAAAAwADALcAAAAB AwAAAAA= ">
                  <v:imagedata r:id="rId22" o:title=""/>
                </v:shape>
                <v:rect id="Rectangle 2130671233" o:spid="_x0000_s1028" style="position:absolute;left:40;top:15496;width:51935;height:983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dMBsygAAAOMAAAAPAAAAZHJzL2Rvd25yZXYueG1sRI9La8Mw EITvhf4HsYHeGvkBSXCjhFAo5JBL7V5yW6z1o7FWrrVNnH9fFQo9DjPzDbPdz25QV5pC79lAukxA Edfe9twa+KjenjeggiBbHDyTgTsF2O8eH7ZYWH/jd7qW0qoI4VCggU5kLLQOdUcOw9KPxNFr/ORQ opxabSe8RbgbdJYkK+2w57jQ4UivHdWX8tsZ+Dpums8qk75cD6daqnN5aE53Y54W8+EFlNAs/+G/ 9tEayNI8Wa3TLM/h91P8A3r3AwAA//8DAFBLAQItABQABgAIAAAAIQDb4fbL7gAAAIUBAAATAAAA AAAAAAAAAAAAAAAAAABbQ29udGVudF9UeXBlc10ueG1sUEsBAi0AFAAGAAgAAAAhAFr0LFu/AAAA FQEAAAsAAAAAAAAAAAAAAAAAHwEAAF9yZWxzLy5yZWxzUEsBAi0AFAAGAAgAAAAhADx0wGzKAAAA 4wAAAA8AAAAAAAAAAAAAAAAABwIAAGRycy9kb3ducmV2LnhtbFBLBQYAAAAAAwADALcAAAD+AgAA AAA= " filled="f" strokecolor="#c00000" strokeweight="1pt"/>
                <v:rect id="Rectangle 2134954553" o:spid="_x0000_s1029" style="position:absolute;left:40;top:11759;width:51935;height:139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z+RuygAAAOMAAAAPAAAAZHJzL2Rvd25yZXYueG1sRI/NSsNA FIX3Qt9huII7O2naqI2dllIU6tKmC5eXzDUZkrkTMpMm+vROoeDycH4+zmY32VZcqPfGsYLFPAFB XDptuFJwLt4fX0D4gKyxdUwKfsjDbju722Cu3cifdDmFSsQR9jkqqEPocil9WZNFP3cdcfS+XW8x RNlXUvc4xnHbyjRJnqRFw5FQY0eHmsrmNNjIbezzr1m/FUN6bgr/8TUeB7NX6uF+2r+CCDSF//Ct fdQK0sVytc5WWbaE66f4B+T2DwAA//8DAFBLAQItABQABgAIAAAAIQDb4fbL7gAAAIUBAAATAAAA AAAAAAAAAAAAAAAAAABbQ29udGVudF9UeXBlc10ueG1sUEsBAi0AFAAGAAgAAAAhAFr0LFu/AAAA FQEAAAsAAAAAAAAAAAAAAAAAHwEAAF9yZWxzLy5yZWxzUEsBAi0AFAAGAAgAAAAhALPP5G7KAAAA 4wAAAA8AAAAAAAAAAAAAAAAABwIAAGRycy9kb3ducmV2LnhtbFBLBQYAAAAAAwADALcAAAD+AgAA AAA= " filled="f" strokecolor="#0b769f [2407]" strokeweight="1pt"/>
                <v:rect id="Rectangle 630043263" o:spid="_x0000_s1030" style="position:absolute;left:40;top:38722;width:51935;height:139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MQyCyQAAAOIAAAAPAAAAZHJzL2Rvd25yZXYueG1sRI9BS8NA FITvQv/D8gQv0u6aSJS021JaRYsn2+L5kX1Ngtm3YXdN4r93BcHjMDPfMKvNZDsxkA+tYw13CwWC uHKm5VrD+fQ8fwQRIrLBzjFp+KYAm/XsaoWlcSO/03CMtUgQDiVqaGLsSylD1ZDFsHA9cfIuzluM SfpaGo9jgttOZkoV0mLLaaHBnnYNVZ/HL6vh5bB/8js87wc79tntA74dPlqv9c31tF2CiDTF//Bf +9VoKHKl7vOsyOH3UroDcv0DAAD//wMAUEsBAi0AFAAGAAgAAAAhANvh9svuAAAAhQEAABMAAAAA AAAAAAAAAAAAAAAAAFtDb250ZW50X1R5cGVzXS54bWxQSwECLQAUAAYACAAAACEAWvQsW78AAAAV AQAACwAAAAAAAAAAAAAAAAAfAQAAX3JlbHMvLnJlbHNQSwECLQAUAAYACAAAACEA9DEMgskAAADi AAAADwAAAAAAAAAAAAAAAAAHAgAAZHJzL2Rvd25yZXYueG1sUEsFBgAAAAADAAMAtwAAAP0CAAAA AA== " filled="f" strokecolor="#00b050" strokeweight="1pt"/>
                <v:rect id="Rectangle 979230080" o:spid="_x0000_s1031" style="position:absolute;left:40;top:48438;width:51935;height:139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TFa7yAAAAOIAAAAPAAAAZHJzL2Rvd25yZXYueG1sRI/LasMw EEX3hf6DmEI3JZHqQh5OlFCSliR0lQdZD9bENrVGRlJt9++rRaDLy31xluvBNqIjH2rHGl7HCgRx 4UzNpYbL+XM0AxEissHGMWn4pQDr1ePDEnPjej5Sd4qlSCMcctRQxdjmUoaiIoth7Fri5N2ctxiT 9KU0Hvs0bhuZKTWRFmtODxW2tKmo+D79WA27w/bDb/Cy7WzfZi9T/Dpca6/189PwvgARaYj/4Xt7 bzTMp/PsTalZgkhICQfk6g8AAP//AwBQSwECLQAUAAYACAAAACEA2+H2y+4AAACFAQAAEwAAAAAA AAAAAAAAAAAAAAAAW0NvbnRlbnRfVHlwZXNdLnhtbFBLAQItABQABgAIAAAAIQBa9CxbvwAAABUB AAALAAAAAAAAAAAAAAAAAB8BAABfcmVscy8ucmVsc1BLAQItABQABgAIAAAAIQD8TFa7yAAAAOIA AAAPAAAAAAAAAAAAAAAAAAcCAABkcnMvZG93bnJldi54bWxQSwUGAAAAAAMAAwC3AAAA/AIAAAAA " filled="f" strokecolor="#00b050" strokeweight="1pt"/>
                <v:rect id="Rectangle 213140587" o:spid="_x0000_s1032" style="position:absolute;top:43634;width:51934;height:139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TzzdyQAAAOIAAAAPAAAAZHJzL2Rvd25yZXYueG1sRI/LasMw EEX3hfyDmEJ3jWz3kcSNEkJIIV02zqLLwZrYwtbIWHLs9OurQqHLy30c7no72VZcqffGsYJ0noAg Lp02XCk4F++PSxA+IGtsHZOCG3nYbmZ3a8y1G/mTrqdQiTjCPkcFdQhdLqUva7Lo564jjt7F9RZD lH0ldY9jHLetzJLkVVo0HAk1drSvqWxOg43cxi6+zepQDNm5KfzH13gczE6ph/tp9wYi0BT+w3/t o1aQpU/pc/KyXMDvpXgH5OYHAAD//wMAUEsBAi0AFAAGAAgAAAAhANvh9svuAAAAhQEAABMAAAAA AAAAAAAAAAAAAAAAAFtDb250ZW50X1R5cGVzXS54bWxQSwECLQAUAAYACAAAACEAWvQsW78AAAAV AQAACwAAAAAAAAAAAAAAAAAfAQAAX3JlbHMvLnJlbHNQSwECLQAUAAYACAAAACEACU883ckAAADi AAAADwAAAAAAAAAAAAAAAAAHAgAAZHJzL2Rvd25yZXYueG1sUEsFBgAAAAADAAMAtwAAAP0CAAAA AA== " filled="f" strokecolor="#0b769f [2407]" strokeweight="1pt"/>
                <v:rect id="Rectangle 2111673025" o:spid="_x0000_s1033" style="position:absolute;left:13459;top:395;width:2217;height:902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O6vzAAAAOMAAAAPAAAAZHJzL2Rvd25yZXYueG1sRI9BS8NA FITvgv9heYI3u9lIo6TdllQQigWhsUh7e2Rfk9Ds25hd2/jv3YLgcZiZb5j5crSdONPgW8ca1CQB QVw503KtYffx+vAMwgdkg51j0vBDHpaL25s55sZdeEvnMtQiQtjnqKEJoc+l9FVDFv3E9cTRO7rB YohyqKUZ8BLhtpNpkmTSYstxocGeXhqqTuW31fC5nR5ptcp28v1QfBWqXI+bt73W93djMQMRaAz/ 4b/22mhIlVLZ02OSTuH6Kf4BufgFAAD//wMAUEsBAi0AFAAGAAgAAAAhANvh9svuAAAAhQEAABMA AAAAAAAAAAAAAAAAAAAAAFtDb250ZW50X1R5cGVzXS54bWxQSwECLQAUAAYACAAAACEAWvQsW78A AAAVAQAACwAAAAAAAAAAAAAAAAAfAQAAX3JlbHMvLnJlbHNQSwECLQAUAAYACAAAACEAPPjur8wA AADjAAAADwAAAAAAAAAAAAAAAAAHAgAAZHJzL2Rvd25yZXYueG1sUEsFBgAAAAADAAMAtwAAAAAD AAAAAA== " filled="f" strokecolor="#0a2f40 [1604]" strokeweight="1pt"/>
                <v:rect id="Rectangle 235752527" o:spid="_x0000_s1034" style="position:absolute;left:21020;top:395;width:2217;height:902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S4JkywAAAOIAAAAPAAAAZHJzL2Rvd25yZXYueG1sRI9Ba8JA FITvhf6H5RV6qxsjUUldJQqCtCCYiujtkX0modm3MbvV9N+7BaHHYWa+YWaL3jTiSp2rLSsYDiIQ xIXVNZcK9l/rtykI55E1NpZJwS85WMyfn2aYanvjHV1zX4oAYZeigsr7NpXSFRUZdAPbEgfvbDuD PsiulLrDW4CbRsZRNJYGaw4LFba0qqj4zn+MgsMuOdNyOd7L7Sm7ZMN8039+HJV6femzdxCeev8f frQ3WkE8SiZJnMQT+LsU7oCc3wEAAP//AwBQSwECLQAUAAYACAAAACEA2+H2y+4AAACFAQAAEwAA AAAAAAAAAAAAAAAAAAAAW0NvbnRlbnRfVHlwZXNdLnhtbFBLAQItABQABgAIAAAAIQBa9CxbvwAA ABUBAAALAAAAAAAAAAAAAAAAAB8BAABfcmVscy8ucmVsc1BLAQItABQABgAIAAAAIQDWS4JkywAA AOIAAAAPAAAAAAAAAAAAAAAAAAcCAABkcnMvZG93bnJldi54bWxQSwUGAAAAAAMAAwC3AAAA/wIA AAAA " filled="f" strokecolor="#0a2f40 [1604]" strokeweight="1pt"/>
                <v:rect id="Rectangle 457451238" o:spid="_x0000_s1035" style="position:absolute;left:23235;top:395;width:2217;height:902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a4HwyQAAAOIAAAAPAAAAZHJzL2Rvd25yZXYueG1sRE9Na8JA EL0L/Q/LFHrTTdSoRFeJQkFaEExF9DZkxyQ0O5tmt5r+++6h0OPjfa82vWnEnTpXW1YQjyIQxIXV NZcKTh+vwwUI55E1NpZJwQ852KyfBitMtX3wke65L0UIYZeigsr7NpXSFRUZdCPbEgfuZjuDPsCu lLrDRwg3jRxH0UwarDk0VNjSrqLiM/82Cs7H5Ebb7ewkD9fsK4vzff/+dlHq5bnPliA89f5f/Ofe awXTZD5N4vEkbA6Xwh2Q618AAAD//wMAUEsBAi0AFAAGAAgAAAAhANvh9svuAAAAhQEAABMAAAAA AAAAAAAAAAAAAAAAAFtDb250ZW50X1R5cGVzXS54bWxQSwECLQAUAAYACAAAACEAWvQsW78AAAAV AQAACwAAAAAAAAAAAAAAAAAfAQAAX3JlbHMvLnJlbHNQSwECLQAUAAYACAAAACEAWmuB8MkAAADi AAAADwAAAAAAAAAAAAAAAAAHAgAAZHJzL2Rvd25yZXYueG1sUEsFBgAAAAADAAMAtwAAAP0CAAAA AA== " filled="f" strokecolor="#0a2f40 [1604]" strokeweight="1pt"/>
                <v:rect id="Rectangle 1957304670" o:spid="_x0000_s1036" style="position:absolute;left:34439;top:395;width:1345;height:902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iSdBzQAAAOMAAAAPAAAAZHJzL2Rvd25yZXYueG1sRI9BS8NA EIXvgv9hGcGb3bS2qcZuSyoUigWhsYjehuw0Cc3Oxuzaxn/vHASPM/PmvfctVoNr1Zn60Hg2MB4l oIhLbxuuDBzeNncPoEJEtth6JgM/FGC1vL5aYGb9hfd0LmKlxIRDhgbqGLtM61DW5DCMfEcst6Pv HUYZ+0rbHi9i7lo9SZJUO2xYEmrs6Lmm8lR8OwPv+9mR1uv0oF8/8698XGyH3cuHMbc3Q/4EKtIQ /8V/31sr9R9n8/tkms6FQphkAXr5CwAA//8DAFBLAQItABQABgAIAAAAIQDb4fbL7gAAAIUBAAAT AAAAAAAAAAAAAAAAAAAAAABbQ29udGVudF9UeXBlc10ueG1sUEsBAi0AFAAGAAgAAAAhAFr0LFu/ AAAAFQEAAAsAAAAAAAAAAAAAAAAAHwEAAF9yZWxzLy5yZWxzUEsBAi0AFAAGAAgAAAAhAFyJJ0HN AAAA4wAAAA8AAAAAAAAAAAAAAAAABwIAAGRycy9kb3ducmV2LnhtbFBLBQYAAAAAAwADALcAAAAB AwAAAAA= " filled="f" strokecolor="#0a2f40 [1604]" strokeweight="1pt"/>
                <w10:wrap type="topAndBottom"/>
              </v:group>
            </w:pict>
          </mc:Fallback>
        </mc:AlternateContent>
      </w:r>
    </w:p>
    <w:p w14:paraId="1559F17F" w14:textId="650FA153" w:rsidR="007153DB" w:rsidRPr="009C5E35" w:rsidRDefault="007153DB" w:rsidP="009C5E35">
      <w:pPr>
        <w:pStyle w:val="Heading2"/>
      </w:pPr>
      <w:r>
        <w:t xml:space="preserve">Virus Read Counting with </w:t>
      </w:r>
      <w:del w:id="1112" w:author="Claude" w:date="2026-06-10T00:00:00Z">
        <w:r>
          <w:delText>TaxonomicClassifier</w:delText>
        </w:r>
      </w:del>
      <w:ins w:id="1113" w:author="Claude" w:date="2026-06-10T00:00:00Z">
        <w:r>
          <w:t>TaxonomyClassifier</w:t>
        </w:r>
      </w:ins>
      <w:r>
        <w:t xml:space="preserve"/>
      </w:r>
    </w:p>
    <w:p w14:paraId="2D1BFF70" w14:textId="7EFDB620" w:rsidR="007153DB" w:rsidRPr="00D140B5" w:rsidRDefault="007153DB" w:rsidP="00D140B5">
      <w:r>
        <w:t xml:space="preserve">We developed an in-house Python tool, </w:t>
      </w:r>
      <w:ins w:id="88" w:author="Xu, Joshua" w:date="2026-05-15T16:32:00Z" w16du:dateUtc="2026-05-15T21:32:00Z">
        <w:r>
          <w:t>“</w:t>
        </w:r>
      </w:ins>
      <w:del w:id="89" w:author="Xu, Joshua" w:date="2026-05-15T16:32:00Z" w16du:dateUtc="2026-05-15T21:32:00Z">
        <w:r>
          <w:delText>`</w:delText>
        </w:r>
      </w:del>
      <w:r>
        <w:t/>
      </w:r>
      <w:del w:id="1100" w:author="Claude" w:date="2026-06-10T00:00:00Z">
        <w:r>
          <w:delText>taxonomic_classifier.py</w:delText>
        </w:r>
      </w:del>
      <w:ins w:id="1101" w:author="Claude" w:date="2026-06-10T00:00:00Z">
        <w:r>
          <w:t>taxonomy_classifier.py</w:t>
        </w:r>
      </w:ins>
      <w:r>
        <w:t xml:space="preserve"/>
      </w:r>
      <w:ins w:id="90" w:author="Xu, Joshua" w:date="2026-05-15T16:32:00Z" w16du:dateUtc="2026-05-15T21:32:00Z">
        <w:r>
          <w:t>”</w:t>
        </w:r>
      </w:ins>
      <w:del w:id="91" w:author="Xu, Joshua" w:date="2026-05-15T16:32:00Z" w16du:dateUtc="2026-05-15T21:32:00Z">
        <w:r>
          <w:delText>`</w:delText>
        </w:r>
      </w:del>
      <w:r>
        <w:t xml:space="preserve">, to classify paired-end sequencing reads from query-name-sorted BAM files into host, viral, discordant, secondary, supplementary, QC-fail, and unmapped outputs. The </w:t>
      </w:r>
      <w:commentRangeStart w:id="92"/>
      <w:r>
        <w:t xml:space="preserve"/>
      </w:r>
      <w:del w:id="1114" w:author="Claude" w:date="2026-06-10T00:00:00Z">
        <w:r>
          <w:delText>TaxonomicClassifier</w:delText>
        </w:r>
      </w:del>
      <w:ins w:id="1115" w:author="Claude" w:date="2026-06-10T00:00:00Z">
        <w:r>
          <w:t>TaxonomyClassifier</w:t>
        </w:r>
      </w:ins>
      <w:r>
        <w:t xml:space="preserve"> </w:t>
      </w:r>
      <w:commentRangeEnd w:id="92"/>
      <w:r>
        <w:rPr>
          <w:rStyle w:val="CommentReference"/>
          <w:sz w:val="24"/>
          <w:szCs w:val="24"/>
        </w:rPr>
        <w:commentReference w:id="92"/>
      </w:r>
      <w:commentRangeStart w:id="211"/>
      <w:commentRangeEnd w:id="211"/>
      <w:r>
        <w:rPr>
          <w:rStyle w:val="CommentReference"/>
        </w:rPr>
        <w:commentReference w:id="211"/>
      </w:r>
      <w:r>
        <w:t>determines host origin by parsing reference contig names with viral assignments linked to a contig metadata table, and when applicable, an accession-to-taxonomy mapping file for grouping by organism, NCBI taxonomy ID, or taxonomy name. Read pairs were evaluated jointly so that concordant host-host pairs mapping to the same chromosome context were assigned to the host category, concordant virus-virus pairs mapping to the same selected viral group were assigned to the viral category, and mixed host-virus or otherwise discordant pairs were separated into a discordant output. Reads flagged as secondary, supplementary, or QC-fail were written to dedicated BAM files, whereas unmapped or half-</w:t>
        <w:lastRenderedPageBreak/>
        <w:t>mapped pairs were exported as paired FASTQ files. The tool also generated tab-delimited summary reports of total reads, mapped and unmapped reads, host and viral counts, discordant pairs, and per-virus read and pair counts, enabling downstream quantitative assessment of host and viral sequence composition.</w:t>
      </w:r>
    </w:p>
    <w:p w14:paraId="3FE5E6D3" w14:textId="77777777" w:rsidR="00D140B5" w:rsidRPr="00D140B5" w:rsidRDefault="00D140B5" w:rsidP="000E5BD5">
      <w:pPr>
        <w:pStyle w:val="Heading2"/>
      </w:pPr>
      <w:r>
        <w:t>Advanced Analytics</w:t>
      </w:r>
    </w:p>
    <w:p w14:paraId="71D502D1" w14:textId="174BCA07" w:rsidR="00D140B5" w:rsidRPr="00D140B5" w:rsidRDefault="00D140B5" w:rsidP="00D140B5">
      <w:r>
        <w:t>The AdVentSeq workflow is intended to generate downstream-ready inputs for host-response analysis and viral mutation analysis after the alignment and quantification stages. These analyses were not in scope for the present study. Accordingly, the finalized project outputs supplied here were used to evaluate detection, subtraction, and coverage-aware quantification rather than to interpret differential-expression, pathway-enrichment, variant-calling, or phylogenetic results.</w:t>
      </w:r>
    </w:p>
    <w:p w14:paraId="13DA07C9" w14:textId="77777777" w:rsidR="00D140B5" w:rsidRPr="00D140B5" w:rsidRDefault="00D140B5" w:rsidP="000E5BD5">
      <w:pPr>
        <w:pStyle w:val="Heading1"/>
      </w:pPr>
      <w:r>
        <w:t>Code Availability</w:t>
      </w:r>
    </w:p>
    <w:p w14:paraId="2E69673D" w14:textId="1CAB9339" w:rsidR="00D140B5" w:rsidRPr="00D140B5" w:rsidRDefault="00D140B5" w:rsidP="00D140B5">
      <w:r>
        <w:t xml:space="preserve">The project directory contains the source codes of `AdVentSeq.py`, `pipeline_creator.py`, ` </w:t>
      </w:r>
      <w:del w:id="1102" w:author="Claude" w:date="2026-06-10T00:00:00Z">
        <w:r>
          <w:delText>taxonomic_classifier.py</w:delText>
        </w:r>
      </w:del>
      <w:ins w:id="1103" w:author="Claude" w:date="2026-06-10T00:00:00Z">
        <w:r>
          <w:t>taxonomy_classifier.py</w:t>
        </w:r>
      </w:ins>
      <w:r>
        <w:t xml:space="preserve">`, ` ViraQuant.py `, and Python and R scripts used to prepare data and generate Analysis results. A public repository URL, license statement, and release tag should be inserted at the time of manuscript submission or release.</w:t>
      </w:r>
    </w:p>
    <w:p w14:paraId="76CA8386" w14:textId="6B226FCE" w:rsidR="00F521D3" w:rsidRPr="00180C1B" w:rsidRDefault="00D140B5" w:rsidP="00180C1B">
      <w:pPr>
        <w:pStyle w:val="Heading1"/>
      </w:pPr>
      <w:r>
        <w:t>References</w:t>
      </w:r>
    </w:p>
    <w:p w14:paraId="2F9BD2B3" w14:textId="77777777" w:rsidR="00F4511C" w:rsidRPr="00F4511C" w:rsidRDefault="00F521D3" w:rsidP="00F4511C">
      <w:pPr>
        <w:pStyle w:val="EndNoteBibliography"/>
        <w:spacing w:after="0"/>
        <w:ind w:left="720" w:hanging="720"/>
      </w:pPr>
      <w:r>
        <w:rPr>
          <w:b/>
          <w:bCs/>
        </w:rPr>
        <w:fldChar w:fldCharType="begin"/>
        <w:instrText xml:space="preserve"> ADDIN EN.REFLIST </w:instrText>
        <w:fldChar w:fldCharType="separate"/>
      </w:r>
      <w:r>
        <w:t>1</w:t>
        <w:tab/>
        <w:t>Cleveland, M. H.</w:t>
      </w:r>
      <w:r>
        <w:rPr>
          <w:i/>
        </w:rPr>
        <w:t xml:space="preserve"> et al.</w:t>
      </w:r>
      <w:r>
        <w:t xml:space="preserve"> Report of the 2019 NIST-FDA workshop on standards for next generation sequencing detection of viral adventitious agents in biologics and biomanufacturing. </w:t>
      </w:r>
      <w:r>
        <w:rPr>
          <w:i/>
        </w:rPr>
        <w:t>Biologicals</w:t>
      </w:r>
      <w:r>
        <w:t xml:space="preserve"> </w:t>
      </w:r>
      <w:r>
        <w:rPr>
          <w:b/>
        </w:rPr>
        <w:t>64</w:t>
      </w:r>
      <w:r>
        <w:t>, 76-82, doi:10.1016/j.biologicals.2020.02.003 (2020).</w:t>
      </w:r>
    </w:p>
    <w:p w14:paraId="27F091AD" w14:textId="77777777" w:rsidR="00F4511C" w:rsidRPr="00F4511C" w:rsidRDefault="00F4511C" w:rsidP="00F4511C">
      <w:pPr>
        <w:pStyle w:val="EndNoteBibliography"/>
        <w:spacing w:after="0"/>
        <w:ind w:left="720" w:hanging="720"/>
      </w:pPr>
      <w:r>
        <w:t>2</w:t>
        <w:tab/>
        <w:t>Khan, A. S.</w:t>
      </w:r>
      <w:r>
        <w:rPr>
          <w:i/>
        </w:rPr>
        <w:t xml:space="preserve"> et al.</w:t>
      </w:r>
      <w:r>
        <w:t xml:space="preserve"> Report of the second international conference on next generation sequencing for adventitious virus detection in biologics for humans and animals. </w:t>
      </w:r>
      <w:r>
        <w:rPr>
          <w:i/>
        </w:rPr>
        <w:t>Biologicals</w:t>
      </w:r>
      <w:r>
        <w:t xml:space="preserve"> </w:t>
      </w:r>
      <w:r>
        <w:rPr>
          <w:b/>
        </w:rPr>
        <w:t>67</w:t>
      </w:r>
      <w:r>
        <w:t>, 94-111, doi:10.1016/j.biologicals.2020.06.002 (2020).</w:t>
      </w:r>
    </w:p>
    <w:p w14:paraId="23B2DB67" w14:textId="77777777" w:rsidR="00F4511C" w:rsidRPr="00F4511C" w:rsidRDefault="00F4511C" w:rsidP="00F4511C">
      <w:pPr>
        <w:pStyle w:val="EndNoteBibliography"/>
        <w:spacing w:after="0"/>
        <w:ind w:left="720" w:hanging="720"/>
      </w:pPr>
      <w:r>
        <w:t>3</w:t>
        <w:tab/>
        <w:t>Khan, A. S.</w:t>
      </w:r>
      <w:r>
        <w:rPr>
          <w:i/>
        </w:rPr>
        <w:t xml:space="preserve"> et al.</w:t>
      </w:r>
      <w:r>
        <w:t xml:space="preserve"> Report of the third conference on next-generation sequencing for adventitious virus detection in biologics for humans and animals. </w:t>
      </w:r>
      <w:r>
        <w:rPr>
          <w:i/>
        </w:rPr>
        <w:t>Biologicals</w:t>
      </w:r>
      <w:r>
        <w:t xml:space="preserve"> </w:t>
      </w:r>
      <w:r>
        <w:rPr>
          <w:b/>
        </w:rPr>
        <w:t>83</w:t>
      </w:r>
      <w:r>
        <w:t>, 101696, doi:10.1016/j.biologicals.2023.101696 (2023).</w:t>
      </w:r>
    </w:p>
    <w:p w14:paraId="665D6C5B" w14:textId="77777777" w:rsidR="00F4511C" w:rsidRPr="00F4511C" w:rsidRDefault="00F4511C" w:rsidP="00F4511C">
      <w:pPr>
        <w:pStyle w:val="EndNoteBibliography"/>
        <w:spacing w:after="0"/>
        <w:ind w:left="720" w:hanging="720"/>
      </w:pPr>
      <w:r>
        <w:t>4</w:t>
        <w:tab/>
        <w:t>Khan, A. S.</w:t>
      </w:r>
      <w:r>
        <w:rPr>
          <w:i/>
        </w:rPr>
        <w:t xml:space="preserve"> et al.</w:t>
      </w:r>
      <w:r>
        <w:t xml:space="preserve"> IABS/DCVMN webinar on next generation sequencing. </w:t>
      </w:r>
      <w:r>
        <w:rPr>
          <w:i/>
        </w:rPr>
        <w:t>Biologicals</w:t>
      </w:r>
      <w:r>
        <w:t xml:space="preserve"> </w:t>
      </w:r>
      <w:r>
        <w:rPr>
          <w:b/>
        </w:rPr>
        <w:t>81</w:t>
      </w:r>
      <w:r>
        <w:t>, 101662, doi:10.1016/j.biologicals.2022.12.001 (2023).</w:t>
      </w:r>
    </w:p>
    <w:p w14:paraId="518B82C7" w14:textId="77777777" w:rsidR="00F4511C" w:rsidRPr="00F4511C" w:rsidRDefault="00F4511C" w:rsidP="00F4511C">
      <w:pPr>
        <w:pStyle w:val="EndNoteBibliography"/>
        <w:spacing w:after="0"/>
        <w:ind w:left="720" w:hanging="720"/>
      </w:pPr>
      <w:r>
        <w:t>5</w:t>
        <w:tab/>
        <w:t>Ng, S. H.</w:t>
      </w:r>
      <w:r>
        <w:rPr>
          <w:i/>
        </w:rPr>
        <w:t xml:space="preserve"> et al.</w:t>
      </w:r>
      <w:r>
        <w:t xml:space="preserve"> Current Perspectives on High-Throughput Sequencing (HTS) for Adventitious Virus Detection: Upstream Sample Processing and Library Preparation. </w:t>
      </w:r>
      <w:r>
        <w:rPr>
          <w:i/>
        </w:rPr>
        <w:t>Viruses</w:t>
      </w:r>
      <w:r>
        <w:t xml:space="preserve"> </w:t>
      </w:r>
      <w:r>
        <w:rPr>
          <w:b/>
        </w:rPr>
        <w:t>10</w:t>
      </w:r>
      <w:r>
        <w:t>, doi:10.3390/v10100566 (2018).</w:t>
      </w:r>
    </w:p>
    <w:p w14:paraId="04245B29" w14:textId="77777777" w:rsidR="00F4511C" w:rsidRPr="00F4511C" w:rsidRDefault="00F4511C" w:rsidP="00F4511C">
      <w:pPr>
        <w:pStyle w:val="EndNoteBibliography"/>
        <w:spacing w:after="0"/>
        <w:ind w:left="720" w:hanging="720"/>
      </w:pPr>
      <w:r>
        <w:t>6</w:t>
        <w:tab/>
        <w:t>Khan, A. S.</w:t>
      </w:r>
      <w:r>
        <w:rPr>
          <w:i/>
        </w:rPr>
        <w:t xml:space="preserve"> et al.</w:t>
      </w:r>
      <w:r>
        <w:t xml:space="preserve"> Report of the fourth conference on next-generation sequencing (NGS) for adventitious virus detection in biologics for humans and animals: Validation and implementation of NGS. </w:t>
      </w:r>
      <w:r>
        <w:rPr>
          <w:i/>
        </w:rPr>
        <w:t>Biologicals</w:t>
      </w:r>
      <w:r>
        <w:t xml:space="preserve"> </w:t>
      </w:r>
      <w:r>
        <w:rPr>
          <w:b/>
        </w:rPr>
        <w:t>92</w:t>
      </w:r>
      <w:r>
        <w:t>, 101859, doi:10.1016/j.biologicals.2025.101859 (2025).</w:t>
      </w:r>
    </w:p>
    <w:p w14:paraId="3E2D8DD4" w14:textId="77777777" w:rsidR="00F4511C" w:rsidRPr="00F4511C" w:rsidRDefault="00F4511C" w:rsidP="00F4511C">
      <w:pPr>
        <w:pStyle w:val="EndNoteBibliography"/>
        <w:spacing w:after="0"/>
        <w:ind w:left="720" w:hanging="720"/>
      </w:pPr>
      <w:r>
        <w:lastRenderedPageBreak/>
        <w:t>7</w:t>
        <w:tab/>
        <w:t xml:space="preserve">Alston, A., Bova, R. A. &amp; Hasson, B. Validation of a Next Generation Sequencing Method for adventitious agents detection in a live vaccine matrix. </w:t>
      </w:r>
      <w:r>
        <w:rPr>
          <w:i/>
        </w:rPr>
        <w:t>Biologicals</w:t>
      </w:r>
      <w:r>
        <w:t xml:space="preserve"> </w:t>
      </w:r>
      <w:r>
        <w:rPr>
          <w:b/>
        </w:rPr>
        <w:t>90</w:t>
      </w:r>
      <w:r>
        <w:t>, 101828, doi:10.1016/j.biologicals.2025.101828 (2025).</w:t>
      </w:r>
    </w:p>
    <w:p w14:paraId="3C808317" w14:textId="77777777" w:rsidR="00F4511C" w:rsidRPr="00F4511C" w:rsidRDefault="00F4511C" w:rsidP="00F4511C">
      <w:pPr>
        <w:pStyle w:val="EndNoteBibliography"/>
        <w:spacing w:after="0"/>
        <w:ind w:left="720" w:hanging="720"/>
      </w:pPr>
      <w:r>
        <w:t>8</w:t>
        <w:tab/>
        <w:t>Khan, A. S.</w:t>
      </w:r>
      <w:r>
        <w:rPr>
          <w:i/>
        </w:rPr>
        <w:t xml:space="preserve"> et al.</w:t>
      </w:r>
      <w:r>
        <w:t xml:space="preserve"> Report of the international conference on next generation sequencing for adventitious virus detection in biologicals. </w:t>
      </w:r>
      <w:r>
        <w:rPr>
          <w:i/>
        </w:rPr>
        <w:t>Biologicals</w:t>
      </w:r>
      <w:r>
        <w:t xml:space="preserve"> </w:t>
      </w:r>
      <w:r>
        <w:rPr>
          <w:b/>
        </w:rPr>
        <w:t>55</w:t>
      </w:r>
      <w:r>
        <w:t>, 1-16, doi:10.1016/j.biologicals.2018.08.002 (2018).</w:t>
      </w:r>
    </w:p>
    <w:p w14:paraId="7B7A4B37" w14:textId="77777777" w:rsidR="00F4511C" w:rsidRPr="00F4511C" w:rsidRDefault="00F4511C" w:rsidP="00F4511C">
      <w:pPr>
        <w:pStyle w:val="EndNoteBibliography"/>
        <w:spacing w:after="0"/>
        <w:ind w:left="720" w:hanging="720"/>
      </w:pPr>
      <w:r>
        <w:t>9</w:t>
        <w:tab/>
        <w:t>Lambert, C.</w:t>
      </w:r>
      <w:r>
        <w:rPr>
          <w:i/>
        </w:rPr>
        <w:t xml:space="preserve"> et al.</w:t>
      </w:r>
      <w:r>
        <w:t xml:space="preserve"> Considerations for Optimization of High-Throughput Sequencing Bioinformatics Pipelines for Virus Detection. </w:t>
      </w:r>
      <w:r>
        <w:rPr>
          <w:i/>
        </w:rPr>
        <w:t>Viruses</w:t>
      </w:r>
      <w:r>
        <w:t xml:space="preserve"> </w:t>
      </w:r>
      <w:r>
        <w:rPr>
          <w:b/>
        </w:rPr>
        <w:t>10</w:t>
      </w:r>
      <w:r>
        <w:t>, doi:10.3390/v10100528 (2018).</w:t>
      </w:r>
    </w:p>
    <w:p w14:paraId="0EF880F5" w14:textId="77777777" w:rsidR="00F4511C" w:rsidRPr="00F4511C" w:rsidRDefault="00F4511C" w:rsidP="00F4511C">
      <w:pPr>
        <w:pStyle w:val="EndNoteBibliography"/>
        <w:spacing w:after="0"/>
        <w:ind w:left="720" w:hanging="720"/>
      </w:pPr>
      <w:r>
        <w:t>10</w:t>
        <w:tab/>
        <w:t>Wesolowska-Andersen, A.</w:t>
      </w:r>
      <w:r>
        <w:rPr>
          <w:i/>
        </w:rPr>
        <w:t xml:space="preserve"> et al.</w:t>
      </w:r>
      <w:r>
        <w:t xml:space="preserve"> Dual RNA-seq reveals viral infections in asthmatic children without respiratory illness which are associated with changes in the airway transcriptome. </w:t>
      </w:r>
      <w:r>
        <w:rPr>
          <w:i/>
        </w:rPr>
        <w:t>Genome Biol</w:t>
      </w:r>
      <w:r>
        <w:t xml:space="preserve"> </w:t>
      </w:r>
      <w:r>
        <w:rPr>
          <w:b/>
        </w:rPr>
        <w:t>18</w:t>
      </w:r>
      <w:r>
        <w:t>, 12, doi:10.1186/s13059-016-1140-8 (2017).</w:t>
      </w:r>
    </w:p>
    <w:p w14:paraId="0E389DFD" w14:textId="77777777" w:rsidR="00F4511C" w:rsidRPr="00F4511C" w:rsidRDefault="00F4511C" w:rsidP="00F4511C">
      <w:pPr>
        <w:pStyle w:val="EndNoteBibliography"/>
        <w:spacing w:after="0"/>
        <w:ind w:left="720" w:hanging="720"/>
      </w:pPr>
      <w:r>
        <w:t>11</w:t>
        <w:tab/>
        <w:t>Fabozzi, G.</w:t>
      </w:r>
      <w:r>
        <w:rPr>
          <w:i/>
        </w:rPr>
        <w:t xml:space="preserve"> et al.</w:t>
      </w:r>
      <w:r>
        <w:t xml:space="preserve"> Strand-Specific Dual RNA Sequencing of Bronchial Epithelial Cells Infected with Influenza A/H3N2 Viruses Reveals Splicing of Gene Segment 6 and Novel Host-Virus Interactions. </w:t>
      </w:r>
      <w:r>
        <w:rPr>
          <w:i/>
        </w:rPr>
        <w:t>J Virol</w:t>
      </w:r>
      <w:r>
        <w:t xml:space="preserve"> </w:t>
      </w:r>
      <w:r>
        <w:rPr>
          <w:b/>
        </w:rPr>
        <w:t>92</w:t>
      </w:r>
      <w:r>
        <w:t>, doi:10.1128/JVI.00518-18 (2018).</w:t>
      </w:r>
    </w:p>
    <w:p w14:paraId="0AB62837" w14:textId="77777777" w:rsidR="00F4511C" w:rsidRPr="00F4511C" w:rsidRDefault="00F4511C" w:rsidP="00F4511C">
      <w:pPr>
        <w:pStyle w:val="EndNoteBibliography"/>
        <w:spacing w:after="0"/>
        <w:ind w:left="720" w:hanging="720"/>
      </w:pPr>
      <w:r>
        <w:t>12</w:t>
        <w:tab/>
        <w:t xml:space="preserve">Bhuvaneshwar, K., Song, L., Madhavan, S. &amp; Gusev, Y. viGEN: An Open Source Pipeline for the Detection and Quantification of Viral RNA in Human Tumors. </w:t>
      </w:r>
      <w:r>
        <w:rPr>
          <w:i/>
        </w:rPr>
        <w:t>Front Microbiol</w:t>
      </w:r>
      <w:r>
        <w:t xml:space="preserve"> </w:t>
      </w:r>
      <w:r>
        <w:rPr>
          <w:b/>
        </w:rPr>
        <w:t>9</w:t>
      </w:r>
      <w:r>
        <w:t>, 1172, doi:10.3389/fmicb.2018.01172 (2018).</w:t>
      </w:r>
    </w:p>
    <w:p w14:paraId="586E58BB" w14:textId="77777777" w:rsidR="00F4511C" w:rsidRPr="00F4511C" w:rsidRDefault="00F4511C" w:rsidP="00F4511C">
      <w:pPr>
        <w:pStyle w:val="EndNoteBibliography"/>
        <w:spacing w:after="0"/>
        <w:ind w:left="720" w:hanging="720"/>
      </w:pPr>
      <w:r>
        <w:t>13</w:t>
        <w:tab/>
        <w:t xml:space="preserve">Yasumizu, Y., Hara, A., Sakaguchi, S. &amp; Ohkura, N. VIRTUS: a pipeline for comprehensive virus analysis from conventional RNA-seq data. </w:t>
      </w:r>
      <w:r>
        <w:rPr>
          <w:i/>
        </w:rPr>
        <w:t>Bioinformatics</w:t>
      </w:r>
      <w:r>
        <w:t xml:space="preserve"> </w:t>
      </w:r>
      <w:r>
        <w:rPr>
          <w:b/>
        </w:rPr>
        <w:t>37</w:t>
      </w:r>
      <w:r>
        <w:t>, 1465-1467, doi:10.1093/bioinformatics/btaa859 (2021).</w:t>
      </w:r>
    </w:p>
    <w:p w14:paraId="44BFDE4C" w14:textId="77777777" w:rsidR="00F4511C" w:rsidRPr="00F4511C" w:rsidRDefault="00F4511C" w:rsidP="00F4511C">
      <w:pPr>
        <w:pStyle w:val="EndNoteBibliography"/>
        <w:spacing w:after="0"/>
        <w:ind w:left="720" w:hanging="720"/>
      </w:pPr>
      <w:r>
        <w:t>14</w:t>
        <w:tab/>
        <w:t>Beurdeley-Fehlbaum, P.</w:t>
      </w:r>
      <w:r>
        <w:rPr>
          <w:i/>
        </w:rPr>
        <w:t xml:space="preserve"> et al.</w:t>
      </w:r>
      <w:r>
        <w:t xml:space="preserve"> Evaluation of a viral transcriptome Next Generation Sequencing assay as an alternative to animal assays for viral safety testing of cell substrates. </w:t>
      </w:r>
      <w:r>
        <w:rPr>
          <w:i/>
        </w:rPr>
        <w:t>Vaccine</w:t>
      </w:r>
      <w:r>
        <w:t xml:space="preserve"> </w:t>
      </w:r>
      <w:r>
        <w:rPr>
          <w:b/>
        </w:rPr>
        <w:t>41</w:t>
      </w:r>
      <w:r>
        <w:t>, 5383-5391, doi:10.1016/j.vaccine.2023.07.019 (2023).</w:t>
      </w:r>
    </w:p>
    <w:p w14:paraId="4F23C8D8" w14:textId="77777777" w:rsidR="00F4511C" w:rsidRPr="00F4511C" w:rsidRDefault="00F4511C" w:rsidP="00F4511C">
      <w:pPr>
        <w:pStyle w:val="EndNoteBibliography"/>
        <w:spacing w:after="0"/>
        <w:ind w:left="720" w:hanging="720"/>
      </w:pPr>
      <w:r>
        <w:t>15</w:t>
        <w:tab/>
        <w:t>Abu Mazen, N.</w:t>
      </w:r>
      <w:r>
        <w:rPr>
          <w:i/>
        </w:rPr>
        <w:t xml:space="preserve"> et al.</w:t>
      </w:r>
      <w:r>
        <w:t xml:space="preserve"> Metatranscriptomic RNA-Seq Data Analysis of Virus-Infected Host Cells. </w:t>
      </w:r>
      <w:r>
        <w:rPr>
          <w:i/>
        </w:rPr>
        <w:t>Methods Mol Biol</w:t>
      </w:r>
      <w:r>
        <w:t xml:space="preserve"> </w:t>
      </w:r>
      <w:r>
        <w:rPr>
          <w:b/>
        </w:rPr>
        <w:t>2813</w:t>
      </w:r>
      <w:r>
        <w:t>, 79-94, doi:10.1007/978-1-0716-3890-3_5 (2024).</w:t>
      </w:r>
    </w:p>
    <w:p w14:paraId="3F03AA0A" w14:textId="77777777" w:rsidR="00F4511C" w:rsidRPr="00F4511C" w:rsidRDefault="00F4511C" w:rsidP="00F4511C">
      <w:pPr>
        <w:pStyle w:val="EndNoteBibliography"/>
        <w:spacing w:after="0"/>
        <w:ind w:left="720" w:hanging="720"/>
      </w:pPr>
      <w:r>
        <w:t>16</w:t>
        <w:tab/>
        <w:t xml:space="preserve">Deschamps-Francoeur, G., Simoneau, J. &amp; Scott, M. S. Handling multi-mapped reads in RNA-seq. </w:t>
      </w:r>
      <w:r>
        <w:rPr>
          <w:i/>
        </w:rPr>
        <w:t>Comput Struct Biotechnol J</w:t>
      </w:r>
      <w:r>
        <w:t xml:space="preserve"> </w:t>
      </w:r>
      <w:r>
        <w:rPr>
          <w:b/>
        </w:rPr>
        <w:t>18</w:t>
      </w:r>
      <w:r>
        <w:t>, 1569-1576, doi:10.1016/j.csbj.2020.06.014 (2020).</w:t>
      </w:r>
    </w:p>
    <w:p w14:paraId="145E0919" w14:textId="77777777" w:rsidR="00F4511C" w:rsidRPr="00F4511C" w:rsidRDefault="00F4511C" w:rsidP="00F4511C">
      <w:pPr>
        <w:pStyle w:val="EndNoteBibliography"/>
        <w:spacing w:after="0"/>
        <w:ind w:left="720" w:hanging="720"/>
      </w:pPr>
      <w:r>
        <w:t>17</w:t>
        <w:tab/>
        <w:t xml:space="preserve">Frith, M. C. Gentle masking of low-complexity sequences improves homology search. </w:t>
      </w:r>
      <w:r>
        <w:rPr>
          <w:i/>
        </w:rPr>
        <w:t>PLoS One</w:t>
      </w:r>
      <w:r>
        <w:t xml:space="preserve"> </w:t>
      </w:r>
      <w:r>
        <w:rPr>
          <w:b/>
        </w:rPr>
        <w:t>6</w:t>
      </w:r>
      <w:r>
        <w:t>, e28819, doi:10.1371/journal.pone.0028819 (2011).</w:t>
      </w:r>
    </w:p>
    <w:p w14:paraId="087D5B30" w14:textId="77777777" w:rsidR="00F4511C" w:rsidRPr="00F4511C" w:rsidRDefault="00F4511C" w:rsidP="00F4511C">
      <w:pPr>
        <w:pStyle w:val="EndNoteBibliography"/>
        <w:spacing w:after="0"/>
        <w:ind w:left="720" w:hanging="720"/>
      </w:pPr>
      <w:r>
        <w:t>18</w:t>
        <w:tab/>
        <w:t xml:space="preserve">Hansen, K. D., Brenner, S. E. &amp; Dudoit, S. Biases in Illumina transcriptome sequencing caused by random hexamer priming. </w:t>
      </w:r>
      <w:r>
        <w:rPr>
          <w:i/>
        </w:rPr>
        <w:t>Nucleic Acids Res</w:t>
      </w:r>
      <w:r>
        <w:t xml:space="preserve"> </w:t>
      </w:r>
      <w:r>
        <w:rPr>
          <w:b/>
        </w:rPr>
        <w:t>38</w:t>
      </w:r>
      <w:r>
        <w:t>, e131, doi:10.1093/nar/gkq224 (2010).</w:t>
      </w:r>
    </w:p>
    <w:p w14:paraId="4D809F95" w14:textId="77777777" w:rsidR="00F4511C" w:rsidRPr="00F4511C" w:rsidRDefault="00F4511C" w:rsidP="00F4511C">
      <w:pPr>
        <w:pStyle w:val="EndNoteBibliography"/>
        <w:spacing w:after="0"/>
        <w:ind w:left="720" w:hanging="720"/>
      </w:pPr>
      <w:r>
        <w:t>19</w:t>
        <w:tab/>
        <w:t xml:space="preserve">Archer, N., Walsh, M. D., Shahrezaei, V. &amp; Hebenstreit, D. Modeling Enzyme Processivity Reveals that RNA-Seq Libraries Are Biased in Characteristic and Correctable Ways. </w:t>
      </w:r>
      <w:r>
        <w:rPr>
          <w:i/>
        </w:rPr>
        <w:t>Cell Syst</w:t>
      </w:r>
      <w:r>
        <w:t xml:space="preserve"> </w:t>
      </w:r>
      <w:r>
        <w:rPr>
          <w:b/>
        </w:rPr>
        <w:t>3</w:t>
      </w:r>
      <w:r>
        <w:t>, 467-479 e412, doi:10.1016/j.cels.2016.10.012 (2016).</w:t>
      </w:r>
    </w:p>
    <w:p w14:paraId="5DFEB0EE" w14:textId="77777777" w:rsidR="00F4511C" w:rsidRPr="00F4511C" w:rsidRDefault="00F4511C" w:rsidP="00F4511C">
      <w:pPr>
        <w:pStyle w:val="EndNoteBibliography"/>
        <w:spacing w:after="0"/>
        <w:ind w:left="720" w:hanging="720"/>
      </w:pPr>
      <w:r>
        <w:t>20</w:t>
        <w:tab/>
        <w:t xml:space="preserve">Gallego Romero, I., Pai, A. A., Tung, J. &amp; Gilad, Y. RNA-seq: impact of RNA degradation on transcript quantification. </w:t>
      </w:r>
      <w:r>
        <w:rPr>
          <w:i/>
        </w:rPr>
        <w:t>BMC Biol</w:t>
      </w:r>
      <w:r>
        <w:t xml:space="preserve"> </w:t>
      </w:r>
      <w:r>
        <w:rPr>
          <w:b/>
        </w:rPr>
        <w:t>12</w:t>
      </w:r>
      <w:r>
        <w:t>, 42, doi:10.1186/1741-7007-12-42 (2014).</w:t>
      </w:r>
    </w:p>
    <w:p w14:paraId="549D1B1E" w14:textId="77777777" w:rsidR="00F4511C" w:rsidRPr="00F4511C" w:rsidRDefault="00F4511C" w:rsidP="00F4511C">
      <w:pPr>
        <w:pStyle w:val="EndNoteBibliography"/>
        <w:spacing w:after="0"/>
        <w:ind w:left="720" w:hanging="720"/>
      </w:pPr>
      <w:r>
        <w:t>21</w:t>
        <w:tab/>
        <w:t xml:space="preserve">Langmead, B. &amp; Salzberg, S. L. Fast gapped-read alignment with Bowtie 2. </w:t>
      </w:r>
      <w:r>
        <w:rPr>
          <w:i/>
        </w:rPr>
        <w:t>Nat Methods</w:t>
      </w:r>
      <w:r>
        <w:t xml:space="preserve"> </w:t>
      </w:r>
      <w:r>
        <w:rPr>
          <w:b/>
        </w:rPr>
        <w:t>9</w:t>
      </w:r>
      <w:r>
        <w:t>, 357-359, doi:10.1038/nmeth.1923 (2012).</w:t>
      </w:r>
    </w:p>
    <w:p w14:paraId="5651AE7A" w14:textId="77777777" w:rsidR="00F4511C" w:rsidRPr="00F4511C" w:rsidRDefault="00F4511C" w:rsidP="00F4511C">
      <w:pPr>
        <w:pStyle w:val="EndNoteBibliography"/>
        <w:spacing w:after="0"/>
        <w:ind w:left="720" w:hanging="720"/>
      </w:pPr>
      <w:r>
        <w:lastRenderedPageBreak/>
        <w:t>22</w:t>
        <w:tab/>
        <w:t xml:space="preserve">Kim, D., Paggi, J. M., Park, C., Bennett, C. &amp; Salzberg, S. L. Graph-based genome alignment and genotyping with HISAT2 and HISAT-genotype. </w:t>
      </w:r>
      <w:r>
        <w:rPr>
          <w:i/>
        </w:rPr>
        <w:t>Nat Biotechnol</w:t>
      </w:r>
      <w:r>
        <w:t xml:space="preserve"> </w:t>
      </w:r>
      <w:r>
        <w:rPr>
          <w:b/>
        </w:rPr>
        <w:t>37</w:t>
      </w:r>
      <w:r>
        <w:t>, 907-915, doi:10.1038/s41587-019-0201-4 (2019).</w:t>
      </w:r>
    </w:p>
    <w:p w14:paraId="7E101F07" w14:textId="77777777" w:rsidR="00F4511C" w:rsidRPr="00F4511C" w:rsidRDefault="00F4511C" w:rsidP="00F4511C">
      <w:pPr>
        <w:pStyle w:val="EndNoteBibliography"/>
        <w:spacing w:after="0"/>
        <w:ind w:left="720" w:hanging="720"/>
      </w:pPr>
      <w:r>
        <w:t>23</w:t>
        <w:tab/>
        <w:t xml:space="preserve">Shinder, I., Hu, R., Ji, H. J., Chao, K. H. &amp; Pertea, M. EASTR: Identifying and eliminating systematic alignment errors in multi-exon genes. </w:t>
      </w:r>
      <w:r>
        <w:rPr>
          <w:i/>
        </w:rPr>
        <w:t>Nat Commun</w:t>
      </w:r>
      <w:r>
        <w:t xml:space="preserve"> </w:t>
      </w:r>
      <w:r>
        <w:rPr>
          <w:b/>
        </w:rPr>
        <w:t>14</w:t>
      </w:r>
      <w:r>
        <w:t>, 7223, doi:10.1038/s41467-023-43017-4 (2023).</w:t>
      </w:r>
    </w:p>
    <w:p w14:paraId="66048A65" w14:textId="77777777" w:rsidR="00F4511C" w:rsidRPr="00F4511C" w:rsidRDefault="00F4511C" w:rsidP="00F4511C">
      <w:pPr>
        <w:pStyle w:val="EndNoteBibliography"/>
        <w:spacing w:after="0"/>
        <w:ind w:left="720" w:hanging="720"/>
      </w:pPr>
      <w:r>
        <w:t>24</w:t>
        <w:tab/>
        <w:t xml:space="preserve">Wood, D. E., Lu, J. &amp; Langmead, B. Improved metagenomic analysis with Kraken 2. </w:t>
      </w:r>
      <w:r>
        <w:rPr>
          <w:i/>
        </w:rPr>
        <w:t>Genome Biol</w:t>
      </w:r>
      <w:r>
        <w:t xml:space="preserve"> </w:t>
      </w:r>
      <w:r>
        <w:rPr>
          <w:b/>
        </w:rPr>
        <w:t>20</w:t>
      </w:r>
      <w:r>
        <w:t>, 257, doi:10.1186/s13059-019-1891-0 (2019).</w:t>
      </w:r>
    </w:p>
    <w:p w14:paraId="059ED3A6" w14:textId="77777777" w:rsidR="00F4511C" w:rsidRPr="00F4511C" w:rsidRDefault="00F4511C" w:rsidP="00F4511C">
      <w:pPr>
        <w:pStyle w:val="EndNoteBibliography"/>
        <w:spacing w:after="0"/>
        <w:ind w:left="720" w:hanging="720"/>
      </w:pPr>
      <w:r>
        <w:t>25</w:t>
        <w:tab/>
        <w:t xml:space="preserve">Jurasz, H., Pawlowski, T. &amp; Perlejewski, K. Contamination Issue in Viral Metagenomics: Problems, Solutions, and Clinical Perspectives. </w:t>
      </w:r>
      <w:r>
        <w:rPr>
          <w:i/>
        </w:rPr>
        <w:t>Front Microbiol</w:t>
      </w:r>
      <w:r>
        <w:t xml:space="preserve"> </w:t>
      </w:r>
      <w:r>
        <w:rPr>
          <w:b/>
        </w:rPr>
        <w:t>12</w:t>
      </w:r>
      <w:r>
        <w:t>, 745076, doi:10.3389/fmicb.2021.745076 (2021).</w:t>
      </w:r>
    </w:p>
    <w:p w14:paraId="43B7493A" w14:textId="77777777" w:rsidR="00F4511C" w:rsidRPr="00F4511C" w:rsidRDefault="00F4511C" w:rsidP="00F4511C">
      <w:pPr>
        <w:pStyle w:val="EndNoteBibliography"/>
        <w:spacing w:after="0"/>
        <w:ind w:left="720" w:hanging="720"/>
      </w:pPr>
      <w:r>
        <w:t>26</w:t>
        <w:tab/>
        <w:t xml:space="preserve">Ritsch, M., Brait, N., Harvey, E., Marz, M. &amp; Lequime, S. Endogenous viral elements: insights into data availability and accessibility. </w:t>
      </w:r>
      <w:r>
        <w:rPr>
          <w:i/>
        </w:rPr>
        <w:t>Virus Evol</w:t>
      </w:r>
      <w:r>
        <w:t xml:space="preserve"> </w:t>
      </w:r>
      <w:r>
        <w:rPr>
          <w:b/>
        </w:rPr>
        <w:t>10</w:t>
      </w:r>
      <w:r>
        <w:t>, veae099, doi:10.1093/ve/veae099 (2024).</w:t>
      </w:r>
    </w:p>
    <w:p w14:paraId="0A070556" w14:textId="77777777" w:rsidR="00F4511C" w:rsidRPr="00F4511C" w:rsidRDefault="00F4511C" w:rsidP="00F4511C">
      <w:pPr>
        <w:pStyle w:val="EndNoteBibliography"/>
        <w:spacing w:after="0"/>
        <w:ind w:left="720" w:hanging="720"/>
      </w:pPr>
      <w:r>
        <w:t>27</w:t>
        <w:tab/>
        <w:t>Deng, X.</w:t>
      </w:r>
      <w:r>
        <w:rPr>
          <w:i/>
        </w:rPr>
        <w:t xml:space="preserve"> et al.</w:t>
      </w:r>
      <w:r>
        <w:t xml:space="preserve"> An ensemble strategy that significantly improves de novo assembly of microbial genomes from metagenomic next-generation sequencing data. </w:t>
      </w:r>
      <w:r>
        <w:rPr>
          <w:i/>
        </w:rPr>
        <w:t>Nucleic Acids Res</w:t>
      </w:r>
      <w:r>
        <w:t xml:space="preserve"> </w:t>
      </w:r>
      <w:r>
        <w:rPr>
          <w:b/>
        </w:rPr>
        <w:t>43</w:t>
      </w:r>
      <w:r>
        <w:t>, e46, doi:10.1093/nar/gkv002 (2015).</w:t>
      </w:r>
    </w:p>
    <w:p w14:paraId="634582E0" w14:textId="77777777" w:rsidR="00F4511C" w:rsidRPr="00F4511C" w:rsidRDefault="00F4511C" w:rsidP="00F4511C">
      <w:pPr>
        <w:pStyle w:val="EndNoteBibliography"/>
        <w:spacing w:after="0"/>
        <w:ind w:left="720" w:hanging="720"/>
      </w:pPr>
      <w:r>
        <w:t>28</w:t>
        <w:tab/>
        <w:t>Xiang, X.</w:t>
      </w:r>
      <w:r>
        <w:rPr>
          <w:i/>
        </w:rPr>
        <w:t xml:space="preserve"> et al.</w:t>
      </w:r>
      <w:r>
        <w:t xml:space="preserve"> Evaluating the performance of low-frequency variant calling tools for the detection of variants from short-read deep sequencing data. </w:t>
      </w:r>
      <w:r>
        <w:rPr>
          <w:i/>
        </w:rPr>
        <w:t>Sci Rep</w:t>
      </w:r>
      <w:r>
        <w:t xml:space="preserve"> </w:t>
      </w:r>
      <w:r>
        <w:rPr>
          <w:b/>
        </w:rPr>
        <w:t>13</w:t>
      </w:r>
      <w:r>
        <w:t>, 20444, doi:10.1038/s41598-023-47135-3 (2023).</w:t>
      </w:r>
    </w:p>
    <w:p w14:paraId="2072145E" w14:textId="77777777" w:rsidR="00F4511C" w:rsidRPr="00F4511C" w:rsidRDefault="00F4511C" w:rsidP="00F4511C">
      <w:pPr>
        <w:pStyle w:val="EndNoteBibliography"/>
        <w:spacing w:after="0"/>
        <w:ind w:left="720" w:hanging="720"/>
      </w:pPr>
      <w:r>
        <w:t>29</w:t>
        <w:tab/>
        <w:t>Ma, X.</w:t>
      </w:r>
      <w:r>
        <w:rPr>
          <w:i/>
        </w:rPr>
        <w:t xml:space="preserve"> et al.</w:t>
      </w:r>
      <w:r>
        <w:t xml:space="preserve"> Analysis of error profiles in deep next-generation sequencing data. </w:t>
      </w:r>
      <w:r>
        <w:rPr>
          <w:i/>
        </w:rPr>
        <w:t>Genome Biol</w:t>
      </w:r>
      <w:r>
        <w:t xml:space="preserve"> </w:t>
      </w:r>
      <w:r>
        <w:rPr>
          <w:b/>
        </w:rPr>
        <w:t>20</w:t>
      </w:r>
      <w:r>
        <w:t>, 50, doi:10.1186/s13059-019-1659-6 (2019).</w:t>
      </w:r>
    </w:p>
    <w:p w14:paraId="5B84A78B" w14:textId="77777777" w:rsidR="00F4511C" w:rsidRPr="00F4511C" w:rsidRDefault="00F4511C" w:rsidP="00F4511C">
      <w:pPr>
        <w:pStyle w:val="EndNoteBibliography"/>
        <w:spacing w:after="0"/>
        <w:ind w:left="720" w:hanging="720"/>
      </w:pPr>
      <w:r>
        <w:t>30</w:t>
        <w:tab/>
        <w:t xml:space="preserve">White, D. J., Wang, J. &amp; Hall, R. J. Assessing the Impact of Assemblers on Virus Detection in a De Novo Metagenomic Analysis Pipeline. </w:t>
      </w:r>
      <w:r>
        <w:rPr>
          <w:i/>
        </w:rPr>
        <w:t>J Comput Biol</w:t>
      </w:r>
      <w:r>
        <w:t xml:space="preserve"> </w:t>
      </w:r>
      <w:r>
        <w:rPr>
          <w:b/>
        </w:rPr>
        <w:t>24</w:t>
      </w:r>
      <w:r>
        <w:t>, 874-881, doi:10.1089/cmb.2017.0008 (2017).</w:t>
      </w:r>
    </w:p>
    <w:p w14:paraId="3BF32285" w14:textId="77777777" w:rsidR="00F4511C" w:rsidRPr="00F4511C" w:rsidRDefault="00F4511C" w:rsidP="00F4511C">
      <w:pPr>
        <w:pStyle w:val="EndNoteBibliography"/>
        <w:spacing w:after="0"/>
        <w:ind w:left="720" w:hanging="720"/>
      </w:pPr>
      <w:r>
        <w:t>31</w:t>
        <w:tab/>
        <w:t xml:space="preserve">Li, H. Aligning sequence reads, clone sequences and assembly contigs with BWA-MEM. </w:t>
      </w:r>
      <w:r>
        <w:rPr>
          <w:i/>
        </w:rPr>
        <w:t>arXiv</w:t>
      </w:r>
      <w:r>
        <w:t>, doi:10.48550/arXiv.1303.3997v2 [q-bio.GN] (2013).</w:t>
      </w:r>
    </w:p>
    <w:p w14:paraId="4297369E" w14:textId="77777777" w:rsidR="00F4511C" w:rsidRPr="00F4511C" w:rsidRDefault="00F4511C" w:rsidP="00F4511C">
      <w:pPr>
        <w:pStyle w:val="EndNoteBibliography"/>
        <w:spacing w:after="0"/>
        <w:ind w:left="720" w:hanging="720"/>
      </w:pPr>
      <w:r>
        <w:t>32</w:t>
        <w:tab/>
        <w:t>Dobin, A.</w:t>
      </w:r>
      <w:r>
        <w:rPr>
          <w:i/>
        </w:rPr>
        <w:t xml:space="preserve"> et al.</w:t>
      </w:r>
      <w:r>
        <w:t xml:space="preserve"> STAR: ultrafast universal RNA-seq aligner. </w:t>
      </w:r>
      <w:r>
        <w:rPr>
          <w:i/>
        </w:rPr>
        <w:t>Bioinformatics</w:t>
      </w:r>
      <w:r>
        <w:t xml:space="preserve"> </w:t>
      </w:r>
      <w:r>
        <w:rPr>
          <w:b/>
        </w:rPr>
        <w:t>29</w:t>
      </w:r>
      <w:r>
        <w:t>, 15-21, doi:10.1093/bioinformatics/bts635 (2013).</w:t>
      </w:r>
    </w:p>
    <w:p w14:paraId="58EA59B6" w14:textId="77777777" w:rsidR="00F4511C" w:rsidRPr="00F4511C" w:rsidRDefault="00F4511C" w:rsidP="00F4511C">
      <w:pPr>
        <w:pStyle w:val="EndNoteBibliography"/>
        <w:spacing w:after="0"/>
        <w:ind w:left="720" w:hanging="720"/>
      </w:pPr>
      <w:r>
        <w:t>33</w:t>
        <w:tab/>
        <w:t xml:space="preserve">Chen, S. fastp 1.0: An ultra-fast all-round tool for FASTQ data quality control and preprocessing. </w:t>
      </w:r>
      <w:r>
        <w:rPr>
          <w:i/>
        </w:rPr>
        <w:t>Imeta</w:t>
      </w:r>
      <w:r>
        <w:t xml:space="preserve"> </w:t>
      </w:r>
      <w:r>
        <w:rPr>
          <w:b/>
        </w:rPr>
        <w:t>4</w:t>
      </w:r>
      <w:r>
        <w:t>, e70078, doi:10.1002/imt2.70078 (2025).</w:t>
      </w:r>
    </w:p>
    <w:p w14:paraId="42E8FFE2" w14:textId="77777777" w:rsidR="00F4511C" w:rsidRPr="00F4511C" w:rsidRDefault="00F4511C" w:rsidP="00F4511C">
      <w:pPr>
        <w:pStyle w:val="EndNoteBibliography"/>
        <w:spacing w:after="0"/>
        <w:ind w:left="720" w:hanging="720"/>
      </w:pPr>
      <w:r>
        <w:t>34</w:t>
        <w:tab/>
        <w:t xml:space="preserve">Liao, Y., Smyth, G. K. &amp; Shi, W. featureCounts: an efficient general purpose program for assigning sequence reads to genomic features. </w:t>
      </w:r>
      <w:r>
        <w:rPr>
          <w:i/>
        </w:rPr>
        <w:t>Bioinformatics</w:t>
      </w:r>
      <w:r>
        <w:t xml:space="preserve"> </w:t>
      </w:r>
      <w:r>
        <w:rPr>
          <w:b/>
        </w:rPr>
        <w:t>30</w:t>
      </w:r>
      <w:r>
        <w:t>, 923-930, doi:10.1093/bioinformatics/btt656 (2014).</w:t>
      </w:r>
    </w:p>
    <w:p w14:paraId="37616E6A" w14:textId="77777777" w:rsidR="00F4511C" w:rsidRPr="00F4511C" w:rsidRDefault="00F4511C" w:rsidP="00F4511C">
      <w:pPr>
        <w:pStyle w:val="EndNoteBibliography"/>
        <w:spacing w:after="0"/>
        <w:ind w:left="720" w:hanging="720"/>
      </w:pPr>
      <w:r>
        <w:t>35</w:t>
        <w:tab/>
        <w:t>Danecek, P.</w:t>
      </w:r>
      <w:r>
        <w:rPr>
          <w:i/>
        </w:rPr>
        <w:t xml:space="preserve"> et al.</w:t>
      </w:r>
      <w:r>
        <w:t xml:space="preserve"> Twelve years of SAMtools and BCFtools. </w:t>
      </w:r>
      <w:r>
        <w:rPr>
          <w:i/>
        </w:rPr>
        <w:t>Gigascience</w:t>
      </w:r>
      <w:r>
        <w:t xml:space="preserve"> </w:t>
      </w:r>
      <w:r>
        <w:rPr>
          <w:b/>
        </w:rPr>
        <w:t>10</w:t>
      </w:r>
      <w:r>
        <w:t>, doi:10.1093/gigascience/giab008 (2021).</w:t>
      </w:r>
    </w:p>
    <w:p w14:paraId="66FCB4D0" w14:textId="77777777" w:rsidR="00F4511C" w:rsidRPr="00F4511C" w:rsidRDefault="00F4511C" w:rsidP="00F4511C">
      <w:pPr>
        <w:pStyle w:val="EndNoteBibliography"/>
        <w:ind w:left="720" w:hanging="720"/>
      </w:pPr>
      <w:r>
        <w:t>36</w:t>
        <w:tab/>
        <w:t xml:space="preserve">Goodacre, N., Aljanahi, A., Nandakumar, S., Mikailov, M. &amp; Khan, A. S. A Reference Viral Database (RVDB) To Enhance Bioinformatics Analysis of High-Throughput Sequencing for Novel Virus Detection. </w:t>
      </w:r>
      <w:r>
        <w:rPr>
          <w:i/>
        </w:rPr>
        <w:t>mSphere</w:t>
      </w:r>
      <w:r>
        <w:t xml:space="preserve"> </w:t>
      </w:r>
      <w:r>
        <w:rPr>
          <w:b/>
        </w:rPr>
        <w:t>3</w:t>
      </w:r>
      <w:r>
        <w:t>, doi:10.1128/mSphereDirect.00069-18 (2018).</w:t>
      </w:r>
    </w:p>
    <w:p w14:paraId="505D491B" w14:textId="33D755A0" w:rsidR="00957B6D" w:rsidRDefault="00F521D3" w:rsidP="00D140B5">
      <w:pPr>
        <w:rPr>
          <w:b/>
          <w:bCs/>
        </w:rPr>
      </w:pPr>
      <w:r>
        <w:rPr>
          <w:b/>
          <w:bCs/>
        </w:rPr>
        <w:fldChar w:fldCharType="end"/>
      </w:r>
    </w:p>
    <w:sectPr w:rsidR="00957B6D">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Xu, Joshua" w:date="2026-05-14T14:43:00Z" w:initials="JX">
    <w:p w14:paraId="5E073761" w14:textId="77777777" w:rsidR="00640D65" w:rsidRDefault="00057D42" w:rsidP="00640D65">
      <w:pPr>
        <w:pStyle w:val="CommentText"/>
      </w:pPr>
      <w:r>
        <w:rPr>
          <w:rStyle w:val="CommentReference"/>
        </w:rPr>
        <w:annotationRef/>
      </w:r>
      <w:r w:rsidR="00640D65">
        <w:t xml:space="preserve">These two problems are very different. When detecting viral agents in biologics starting materials, it is more about safety or contamination. It is my understanding that there is no need to study host-pathogen interactions in this scenario. Studying host-virus interactions is crucial for identifying how viruses hijack cellular machinery to replicate, which directly enables the development of antiviral drugs, vaccines, and diagnostic tools. Understanding these molecular, immunological, and genetic interactions is essential to combat emerging diseases, counteract drug resistance, and predict pandemic threats. </w:t>
      </w:r>
    </w:p>
    <w:p w14:paraId="55E46A24" w14:textId="77777777" w:rsidR="00640D65" w:rsidRDefault="00640D65" w:rsidP="00640D65">
      <w:pPr>
        <w:pStyle w:val="CommentText"/>
      </w:pPr>
    </w:p>
    <w:p w14:paraId="29B9B338" w14:textId="77777777" w:rsidR="00640D65" w:rsidRDefault="00640D65" w:rsidP="00640D65">
      <w:pPr>
        <w:pStyle w:val="CommentText"/>
      </w:pPr>
      <w:r>
        <w:t>It may be ok to remove the second sentence.</w:t>
      </w:r>
    </w:p>
  </w:comment>
  <w:comment w:id="2" w:author="Binsheng Gong" w:date="2026-06-02T11:11:00Z" w:initials="BG">
    <w:p w14:paraId="0E7D1B58" w14:textId="708EBAFC" w:rsidR="0077020D" w:rsidRDefault="0077020D">
      <w:pPr>
        <w:pStyle w:val="CommentText"/>
      </w:pPr>
      <w:r>
        <w:rPr>
          <w:rStyle w:val="CommentReference"/>
        </w:rPr>
        <w:annotationRef/>
      </w:r>
    </w:p>
  </w:comment>
  <w:comment w:id="16" w:author="Xu, Joshua" w:date="2026-05-14T15:02:00Z" w:initials="JX">
    <w:p w14:paraId="0CF12387" w14:textId="77777777" w:rsidR="0006412D" w:rsidRDefault="0006412D" w:rsidP="0006412D">
      <w:pPr>
        <w:pStyle w:val="CommentText"/>
      </w:pPr>
      <w:r>
        <w:rPr>
          <w:rStyle w:val="CommentReference"/>
        </w:rPr>
        <w:annotationRef/>
      </w:r>
      <w:r>
        <w:t>This is the only mention in the manuscript. Remove it?</w:t>
      </w:r>
    </w:p>
  </w:comment>
  <w:comment w:id="18" w:author="Xu, Joshua" w:date="2026-05-14T15:48:00Z" w:initials="JX">
    <w:p w14:paraId="701D1D3E" w14:textId="77777777" w:rsidR="00B1451E" w:rsidRDefault="00A45CA6" w:rsidP="00B1451E">
      <w:pPr>
        <w:pStyle w:val="CommentText"/>
      </w:pPr>
      <w:r>
        <w:rPr>
          <w:rStyle w:val="CommentReference"/>
        </w:rPr>
        <w:annotationRef/>
      </w:r>
      <w:r w:rsidR="00B1451E">
        <w:t xml:space="preserve">Basic means simple? I guess you meant to say basic biology (science) versus translational science. But it might be misleading. </w:t>
      </w:r>
    </w:p>
    <w:p w14:paraId="27F7BF0C" w14:textId="77777777" w:rsidR="00B1451E" w:rsidRDefault="00B1451E" w:rsidP="00B1451E">
      <w:pPr>
        <w:pStyle w:val="CommentText"/>
      </w:pPr>
    </w:p>
    <w:p w14:paraId="0E13D2A2" w14:textId="77777777" w:rsidR="00B1451E" w:rsidRDefault="00B1451E" w:rsidP="00B1451E">
      <w:pPr>
        <w:pStyle w:val="CommentText"/>
      </w:pPr>
      <w:r>
        <w:t>How about mechanism?</w:t>
      </w:r>
    </w:p>
  </w:comment>
  <w:comment w:id="22" w:author="Xu, Joshua" w:date="2026-05-14T16:03:00Z" w:initials="JX">
    <w:p w14:paraId="351DA5F1" w14:textId="77777777" w:rsidR="002C1698" w:rsidRDefault="00614E54" w:rsidP="002C1698">
      <w:pPr>
        <w:pStyle w:val="CommentText"/>
      </w:pPr>
      <w:r>
        <w:rPr>
          <w:rStyle w:val="CommentReference"/>
        </w:rPr>
        <w:annotationRef/>
      </w:r>
      <w:r w:rsidR="002C1698">
        <w:t>What does it mean?</w:t>
      </w:r>
    </w:p>
  </w:comment>
  <w:comment w:id="23" w:author="Xu, Joshua" w:date="2026-05-14T16:06:00Z" w:initials="JX">
    <w:p w14:paraId="60BDAFA4" w14:textId="77777777" w:rsidR="007A448F" w:rsidRDefault="007A448F" w:rsidP="007A448F">
      <w:pPr>
        <w:pStyle w:val="CommentText"/>
      </w:pPr>
      <w:r>
        <w:rPr>
          <w:rStyle w:val="CommentReference"/>
        </w:rPr>
        <w:annotationRef/>
      </w:r>
      <w:r>
        <w:t>Here the framework may refer to the AdVentSeq pipeline.</w:t>
      </w:r>
    </w:p>
  </w:comment>
  <w:comment w:id="24" w:author="Xu, Joshua" w:date="2026-05-14T16:08:00Z" w:initials="JX">
    <w:p w14:paraId="4BE56EAD" w14:textId="77777777" w:rsidR="00C92FE6" w:rsidRDefault="00C92FE6" w:rsidP="00C92FE6">
      <w:pPr>
        <w:pStyle w:val="CommentText"/>
      </w:pPr>
      <w:r>
        <w:rPr>
          <w:rStyle w:val="CommentReference"/>
        </w:rPr>
        <w:annotationRef/>
      </w:r>
      <w:r>
        <w:t>So ViraQuant is not part of AdVentSeq? That will be confusing.</w:t>
      </w:r>
    </w:p>
  </w:comment>
  <w:comment w:id="39" w:author="Xu, Joshua" w:date="2026-05-15T14:28:00Z" w:initials="JX">
    <w:p w14:paraId="79C33B80" w14:textId="77777777" w:rsidR="00326F3E" w:rsidRDefault="00326F3E" w:rsidP="00326F3E">
      <w:pPr>
        <w:pStyle w:val="CommentText"/>
      </w:pPr>
      <w:r>
        <w:rPr>
          <w:rStyle w:val="CommentReference"/>
        </w:rPr>
        <w:annotationRef/>
      </w:r>
      <w:r>
        <w:t xml:space="preserve">Neither number matches the text below or Table 1. </w:t>
      </w:r>
    </w:p>
  </w:comment>
  <w:comment w:id="40" w:author="Xu, Joshua" w:date="2026-05-15T14:29:00Z" w:initials="JX">
    <w:p w14:paraId="0496441E" w14:textId="77777777" w:rsidR="00D75ADC" w:rsidRDefault="00D75ADC" w:rsidP="00D75ADC">
      <w:pPr>
        <w:pStyle w:val="CommentText"/>
      </w:pPr>
      <w:r>
        <w:rPr>
          <w:rStyle w:val="CommentReference"/>
        </w:rPr>
        <w:annotationRef/>
      </w:r>
      <w:r>
        <w:t>This is not clear. What is the denominator? All raw reads or the filtered reads?</w:t>
      </w:r>
    </w:p>
  </w:comment>
  <w:comment w:id="41" w:author="Xu, Joshua" w:date="2026-05-15T14:29:00Z" w:initials="JX">
    <w:p w14:paraId="4268E9B1" w14:textId="77777777" w:rsidR="00627737" w:rsidRDefault="00627737" w:rsidP="00627737">
      <w:pPr>
        <w:pStyle w:val="CommentText"/>
      </w:pPr>
      <w:r>
        <w:rPr>
          <w:rStyle w:val="CommentReference"/>
        </w:rPr>
        <w:annotationRef/>
      </w:r>
      <w:r>
        <w:t xml:space="preserve">See question above. </w:t>
      </w:r>
    </w:p>
  </w:comment>
  <w:comment w:id="54" w:author="Xu, Joshua" w:date="2026-05-15T15:10:00Z" w:initials="JX">
    <w:p w14:paraId="0559BD08" w14:textId="77777777" w:rsidR="004C0F7E" w:rsidRDefault="004C0F7E" w:rsidP="004C0F7E">
      <w:pPr>
        <w:pStyle w:val="CommentText"/>
      </w:pPr>
      <w:r>
        <w:rPr>
          <w:rStyle w:val="CommentReference"/>
        </w:rPr>
        <w:annotationRef/>
      </w:r>
      <w:r>
        <w:t>Virus species?</w:t>
      </w:r>
    </w:p>
  </w:comment>
  <w:comment w:id="55" w:author="Xu, Joshua" w:date="2026-05-15T15:11:00Z" w:initials="JX">
    <w:p w14:paraId="37B6B794" w14:textId="77777777" w:rsidR="00E441DB" w:rsidRDefault="00E441DB" w:rsidP="00E441DB">
      <w:pPr>
        <w:pStyle w:val="CommentText"/>
      </w:pPr>
      <w:r>
        <w:rPr>
          <w:rStyle w:val="CommentReference"/>
        </w:rPr>
        <w:annotationRef/>
      </w:r>
      <w:r>
        <w:t>See question above.</w:t>
      </w:r>
    </w:p>
  </w:comment>
  <w:comment w:id="56" w:author="Xu, Joshua" w:date="2026-05-15T15:11:00Z" w:initials="JX">
    <w:p w14:paraId="2A258AA6" w14:textId="4A19E91F" w:rsidR="00E441DB" w:rsidRDefault="00E441DB" w:rsidP="00E441DB">
      <w:pPr>
        <w:pStyle w:val="CommentText"/>
      </w:pPr>
      <w:r>
        <w:rPr>
          <w:rStyle w:val="CommentReference"/>
        </w:rPr>
        <w:annotationRef/>
      </w:r>
      <w:r>
        <w:t>See question above.</w:t>
      </w:r>
    </w:p>
  </w:comment>
  <w:comment w:id="58" w:author="Xu, Joshua" w:date="2026-05-15T15:30:00Z" w:initials="JX">
    <w:p w14:paraId="0F0EEB86" w14:textId="77777777" w:rsidR="00A5118A" w:rsidRDefault="00A5118A" w:rsidP="00A5118A">
      <w:pPr>
        <w:pStyle w:val="CommentText"/>
      </w:pPr>
      <w:r>
        <w:rPr>
          <w:rStyle w:val="CommentReference"/>
        </w:rPr>
        <w:annotationRef/>
      </w:r>
      <w:r>
        <w:t>Why the same value in each column?</w:t>
      </w:r>
    </w:p>
  </w:comment>
  <w:comment w:id="59" w:author="Xu, Joshua" w:date="2026-05-15T16:13:00Z" w:initials="JX">
    <w:p w14:paraId="06D66ECB" w14:textId="77777777" w:rsidR="00234129" w:rsidRDefault="00234129" w:rsidP="00234129">
      <w:pPr>
        <w:pStyle w:val="CommentText"/>
      </w:pPr>
      <w:r>
        <w:rPr>
          <w:rStyle w:val="CommentReference"/>
        </w:rPr>
        <w:annotationRef/>
      </w:r>
      <w:r>
        <w:t>The section reads well!</w:t>
      </w:r>
    </w:p>
  </w:comment>
  <w:comment w:id="60" w:author="Xu, Joshua" w:date="2026-05-15T16:04:00Z" w:initials="JX">
    <w:p w14:paraId="60ED2C9F" w14:textId="6A1F1571" w:rsidR="00132A53" w:rsidRDefault="00132A53" w:rsidP="00132A53">
      <w:pPr>
        <w:pStyle w:val="CommentText"/>
      </w:pPr>
      <w:r>
        <w:rPr>
          <w:rStyle w:val="CommentReference"/>
        </w:rPr>
        <w:annotationRef/>
      </w:r>
      <w:r>
        <w:t xml:space="preserve">This phrase may be misleading. BWA-MEM is conservative in leaving less read for viral realignment and thus aggressive in host subtraction. </w:t>
      </w:r>
    </w:p>
  </w:comment>
  <w:comment w:id="61" w:author="Xu, Joshua" w:date="2026-05-15T16:11:00Z" w:initials="JX">
    <w:p w14:paraId="7C355AFF" w14:textId="77777777" w:rsidR="00224490" w:rsidRDefault="00224490" w:rsidP="00224490">
      <w:pPr>
        <w:pStyle w:val="CommentText"/>
      </w:pPr>
      <w:r>
        <w:rPr>
          <w:rStyle w:val="CommentReference"/>
        </w:rPr>
        <w:annotationRef/>
      </w:r>
      <w:r>
        <w:t>Very well written!</w:t>
      </w:r>
    </w:p>
  </w:comment>
  <w:comment w:id="73" w:author="Xu, Joshua" w:date="2026-05-15T16:27:00Z" w:initials="JX">
    <w:p w14:paraId="179E97E8" w14:textId="77777777" w:rsidR="00EE2384" w:rsidRDefault="00501B93" w:rsidP="00EE2384">
      <w:pPr>
        <w:pStyle w:val="CommentText"/>
      </w:pPr>
      <w:r>
        <w:rPr>
          <w:rStyle w:val="CommentReference"/>
        </w:rPr>
        <w:annotationRef/>
      </w:r>
      <w:r w:rsidR="00EE2384">
        <w:t>Will the reviewers ask for the parameters for these mappers used during evaluation?</w:t>
      </w:r>
    </w:p>
  </w:comment>
  <w:comment w:id="78" w:author="Xu, Joshua" w:date="2026-05-15T16:22:00Z" w:initials="JX">
    <w:p w14:paraId="3C7CF355" w14:textId="3DE60D17" w:rsidR="0089309D" w:rsidRDefault="0089309D" w:rsidP="0089309D">
      <w:pPr>
        <w:pStyle w:val="CommentText"/>
      </w:pPr>
      <w:r>
        <w:rPr>
          <w:rStyle w:val="CommentReference"/>
        </w:rPr>
        <w:annotationRef/>
      </w:r>
      <w:r>
        <w:t>The special characters make this a single word.</w:t>
      </w:r>
    </w:p>
  </w:comment>
  <w:comment w:id="79" w:author="Xu, Joshua" w:date="2026-05-15T16:29:00Z" w:initials="JX">
    <w:p w14:paraId="7F718955" w14:textId="77777777" w:rsidR="00483779" w:rsidRDefault="00483779" w:rsidP="00483779">
      <w:pPr>
        <w:pStyle w:val="CommentText"/>
      </w:pPr>
      <w:r>
        <w:rPr>
          <w:rStyle w:val="CommentReference"/>
        </w:rPr>
        <w:annotationRef/>
      </w:r>
      <w:r>
        <w:t>Metrics?</w:t>
      </w:r>
    </w:p>
  </w:comment>
  <w:comment w:id="80" w:author="Xu, Joshua" w:date="2026-05-15T16:29:00Z" w:initials="JX">
    <w:p w14:paraId="10ABEA9F" w14:textId="77777777" w:rsidR="00483779" w:rsidRDefault="00483779" w:rsidP="00483779">
      <w:pPr>
        <w:pStyle w:val="CommentText"/>
      </w:pPr>
      <w:r>
        <w:rPr>
          <w:rStyle w:val="CommentReference"/>
        </w:rPr>
        <w:annotationRef/>
      </w:r>
      <w:r>
        <w:t>See question above.</w:t>
      </w:r>
    </w:p>
  </w:comment>
  <w:comment w:id="83" w:author="Xu, Joshua" w:date="2026-05-15T16:24:00Z" w:initials="JX">
    <w:p w14:paraId="106C1604" w14:textId="7BA37775" w:rsidR="00FC6E3B" w:rsidRDefault="00FC6E3B" w:rsidP="00FC6E3B">
      <w:pPr>
        <w:pStyle w:val="CommentText"/>
      </w:pPr>
      <w:r>
        <w:rPr>
          <w:rStyle w:val="CommentReference"/>
        </w:rPr>
        <w:annotationRef/>
      </w:r>
      <w:r>
        <w:t>This would be confusing. How about TaxID?</w:t>
      </w:r>
    </w:p>
  </w:comment>
  <w:comment w:id="92" w:author="Xu, Joshua" w:date="2026-05-15T16:40:00Z" w:initials="JX">
    <w:p w14:paraId="6A35E85A" w14:textId="77777777" w:rsidR="005359E4" w:rsidRDefault="005359E4" w:rsidP="005359E4">
      <w:pPr>
        <w:pStyle w:val="CommentText"/>
      </w:pPr>
      <w:r>
        <w:rPr>
          <w:rStyle w:val="CommentReference"/>
        </w:rPr>
        <w:annotationRef/>
      </w:r>
      <w:r>
        <w:t>An answer from Elsa:</w:t>
      </w:r>
    </w:p>
    <w:p w14:paraId="311FC4E6" w14:textId="77777777" w:rsidR="005359E4" w:rsidRDefault="005359E4" w:rsidP="005359E4">
      <w:pPr>
        <w:pStyle w:val="CommentText"/>
      </w:pPr>
    </w:p>
    <w:p w14:paraId="2AD17D3A" w14:textId="77777777" w:rsidR="005359E4" w:rsidRDefault="005359E4" w:rsidP="005359E4">
      <w:pPr>
        <w:pStyle w:val="CommentText"/>
      </w:pPr>
      <w:r>
        <w:t>**`TaxonomyClassifier`** is the more fitting name.</w:t>
      </w:r>
    </w:p>
    <w:p w14:paraId="41BDF376" w14:textId="77777777" w:rsidR="005359E4" w:rsidRDefault="005359E4" w:rsidP="005359E4">
      <w:pPr>
        <w:pStyle w:val="CommentText"/>
      </w:pPr>
    </w:p>
    <w:p w14:paraId="2F31C418" w14:textId="77777777" w:rsidR="005359E4" w:rsidRDefault="005359E4" w:rsidP="005359E4">
      <w:pPr>
        <w:pStyle w:val="CommentText"/>
      </w:pPr>
      <w:r>
        <w:t>Here's the reasoning:</w:t>
      </w:r>
    </w:p>
    <w:p w14:paraId="233C9879" w14:textId="77777777" w:rsidR="005359E4" w:rsidRDefault="005359E4" w:rsidP="005359E4">
      <w:pPr>
        <w:pStyle w:val="CommentText"/>
      </w:pPr>
    </w:p>
    <w:p w14:paraId="66B225EF" w14:textId="77777777" w:rsidR="005359E4" w:rsidRDefault="005359E4" w:rsidP="005359E4">
      <w:pPr>
        <w:pStyle w:val="CommentText"/>
      </w:pPr>
      <w:r>
        <w:t>- **`TaxonomyClassifier`** treats "taxonomy" as a domain noun — the script is a classifier *within* the domain of taxonomy. This follows the common Python naming convention where you pair a domain noun with a functional noun (e.g., `SequenceParser`, `SpeciesAnnotator`). It's concise and reads naturally.</w:t>
      </w:r>
    </w:p>
    <w:p w14:paraId="5B6622B5" w14:textId="77777777" w:rsidR="005359E4" w:rsidRDefault="005359E4" w:rsidP="005359E4">
      <w:pPr>
        <w:pStyle w:val="CommentText"/>
      </w:pPr>
    </w:p>
    <w:p w14:paraId="784E4E45" w14:textId="77777777" w:rsidR="005359E4" w:rsidRDefault="005359E4" w:rsidP="005359E4">
      <w:pPr>
        <w:pStyle w:val="CommentText"/>
      </w:pPr>
      <w:r>
        <w:t>- **`TaxonomicClassifier`** uses an adjective form, which is grammatically fine but slightly more verbose. It also risks ambiguity — "taxonomic" could describe *how* it classifies (using taxonomic methods) rather than *what* it classifies to (a taxonomic rank like species).</w:t>
      </w:r>
    </w:p>
    <w:p w14:paraId="6F1DA912" w14:textId="77777777" w:rsidR="005359E4" w:rsidRDefault="005359E4" w:rsidP="005359E4">
      <w:pPr>
        <w:pStyle w:val="CommentText"/>
      </w:pPr>
    </w:p>
    <w:p w14:paraId="66F6A98F" w14:textId="77777777" w:rsidR="005359E4" w:rsidRDefault="005359E4" w:rsidP="005359E4">
      <w:pPr>
        <w:pStyle w:val="CommentText"/>
      </w:pPr>
      <w:r>
        <w:t>For a script specifically classifying sequences to viral species, `TaxonomyClassifier` is cleaner and more idiomatic in Python naming conventions. If you want to be even more specific and descriptive, something like `ViralSpeciesClassifier` or `ViralTaxonomyClassifier` would make the script's purpose immediately obvious to other developers.</w:t>
      </w:r>
    </w:p>
  </w:comment>
  <w:comment w:id="200" w:author="Claude" w:date="2026-06-11T00:47:08Z" w:initials="C">
    <w:p w14:paraId="2504FF48" w14:textId="77777777">
      <w:r>
        <w:rPr>
          <w:rStyle w:val="CommentReference"/>
        </w:rPr>
        <w:annotationRef/>
      </w:r>
      <w:r>
        <w:rPr>
          <w:color w:val="000000"/>
          <w:sz w:val="20"/>
          <w:szCs w:val="20"/>
        </w:rPr>
        <w:t>Corrected from 0.938 and 0.934. These were computed over both the count_pairs and count_reads matrices, but the text specifies count-pairs only; the count-pairs-only medians across the 42 included samples are 0.945 and 0.941 (0.986 unchanged). The make_manuscript_assets.R count_kind filter has been fixed and Suppl Table 1 regenerated.</w:t>
      </w:r>
    </w:p>
  </w:comment>
  <w:comment w:id="201" w:author="Claude" w:date="2026-06-11T00:47:08Z" w:initials="C">
    <w:p w14:paraId="74C403BD" w14:textId="77777777">
      <w:r>
        <w:rPr>
          <w:rStyle w:val="CommentReference"/>
        </w:rPr>
        <w:annotationRef/>
      </w:r>
      <w:r>
        <w:rPr>
          <w:color w:val="000000"/>
          <w:sz w:val="20"/>
          <w:szCs w:val="20"/>
        </w:rPr>
        <w:t>These three columns showed the same value in every row because a pairwise mapper correlation is a property of a mapper PAIR, not of a single host mapper (a cross_join repeated them on each per-mapper row). The values were also pooled over both count matrices; corrected count-pairs medians are 0.945 and 0.941 (0.986 unchanged). The regenerated supplementary tables now report these once in a separate one-row-per-pair table (Suppl_Table1_mapper_correlations.tsv).</w:t>
      </w:r>
    </w:p>
  </w:comment>
  <w:comment w:id="202" w:author="Claude" w:date="2026-06-11T00:47:08Z" w:initials="C">
    <w:p w14:paraId="48712D53" w14:textId="77777777">
      <w:r>
        <w:rPr>
          <w:rStyle w:val="CommentReference"/>
        </w:rPr>
        <w:annotationRef/>
      </w:r>
      <w:r>
        <w:rPr>
          <w:color w:val="000000"/>
          <w:sz w:val="20"/>
          <w:szCs w:val="20"/>
        </w:rPr>
        <w:t>The numbers are correct but are per-sample statistics, which is why they differ from Table 1 (protocol-level medians). Clarified inline: 95.1% is the median per-sample retention and 70.3%-98.7% are the single-sample extremes (samples 30_S8 and 18_S2); all protocol medians fall within this range.</w:t>
      </w:r>
    </w:p>
  </w:comment>
  <w:comment w:id="203" w:author="Claude" w:date="2026-06-11T00:47:08Z" w:initials="C">
    <w:p w14:paraId="16B56AEB" w14:textId="77777777">
      <w:r>
        <w:rPr>
          <w:rStyle w:val="CommentReference"/>
        </w:rPr>
        <w:annotationRef/>
      </w:r>
      <w:r>
        <w:rPr>
          <w:color w:val="000000"/>
          <w:sz w:val="20"/>
          <w:szCs w:val="20"/>
        </w:rPr>
        <w:t>Denominator clarified inline: the adapter-trimmed fraction (like the retention and polyX fractions) is computed relative to total raw (before-filtering) reads.</w:t>
      </w:r>
    </w:p>
  </w:comment>
  <w:comment w:id="204" w:author="Claude" w:date="2026-06-11T00:47:08Z" w:initials="C">
    <w:p w14:paraId="217BEDD5" w14:textId="77777777">
      <w:r>
        <w:rPr>
          <w:rStyle w:val="CommentReference"/>
        </w:rPr>
        <w:annotationRef/>
      </w:r>
      <w:r>
        <w:rPr>
          <w:color w:val="000000"/>
          <w:sz w:val="20"/>
          <w:szCs w:val="20"/>
        </w:rPr>
        <w:t>Same denominator as above (total raw reads). The polyX median (1.25%) and Jumpcode_Trio value (20.7%) were verified against Suppl Table 3 and the fastp JSONs.</w:t>
      </w:r>
    </w:p>
  </w:comment>
  <w:comment w:id="205" w:author="Claude" w:date="2026-06-11T00:47:08Z" w:initials="C">
    <w:p w14:paraId="6916C374" w14:textId="77777777">
      <w:r>
        <w:rPr>
          <w:rStyle w:val="CommentReference"/>
        </w:rPr>
        <w:annotationRef/>
      </w:r>
      <w:r>
        <w:rPr>
          <w:color w:val="000000"/>
          <w:sz w:val="20"/>
          <w:szCs w:val="20"/>
        </w:rPr>
        <w:t>These are detected viruses from the eight-member targeted panel (EBV, FeLV, HEV, PCV1, REO1, REO3, RSV, Zika), so 'target viruses' is more precise than 'virus species'. The qualifier was added at all three occurrences; counts verified against Table 2.</w:t>
      </w:r>
    </w:p>
  </w:comment>
  <w:comment w:id="206" w:author="Claude" w:date="2026-06-11T00:47:08Z" w:initials="C">
    <w:p w14:paraId="3AC7343A" w14:textId="77777777">
      <w:r>
        <w:rPr>
          <w:rStyle w:val="CommentReference"/>
        </w:rPr>
        <w:annotationRef/>
      </w:r>
      <w:r>
        <w:rPr>
          <w:color w:val="000000"/>
          <w:sz w:val="20"/>
          <w:szCs w:val="20"/>
        </w:rPr>
        <w:t>Reworded per your note: BWA-MEM applies more aggressive host subtraction, leaving fewer ambiguous reads available for viral realignment. 'Conservatively' was removed.</w:t>
      </w:r>
    </w:p>
  </w:comment>
  <w:comment w:id="207" w:author="Claude" w:date="2026-06-11T00:47:08Z" w:initials="C">
    <w:p w14:paraId="2715A136" w14:textId="77777777">
      <w:r>
        <w:rPr>
          <w:rStyle w:val="CommentReference"/>
        </w:rPr>
        <w:annotationRef/>
      </w:r>
      <w:r>
        <w:rPr>
          <w:color w:val="000000"/>
          <w:sz w:val="20"/>
          <w:szCs w:val="20"/>
        </w:rPr>
        <w:t>Agreed - reviewers commonly request these. A placeholder sentence was inserted in Methods; please fill in the exact BWA-MEM, HISAT2, STAR, and Bowtie2 command-line parameters. The mapping step was upstream of the provided analysis files, so the parameters could not be recovered automatically.</w:t>
      </w:r>
    </w:p>
  </w:comment>
  <w:comment w:id="208" w:author="Claude" w:date="2026-06-11T00:47:08Z" w:initials="C">
    <w:p w14:paraId="07326C38" w14:textId="77777777">
      <w:r>
        <w:rPr>
          <w:rStyle w:val="CommentReference"/>
        </w:rPr>
        <w:annotationRef/>
      </w:r>
      <w:r>
        <w:rPr>
          <w:color w:val="000000"/>
          <w:sz w:val="20"/>
          <w:szCs w:val="20"/>
        </w:rPr>
        <w:t>count_pairs and count_reads are the two featureCounts count matrices (gene-by-sample). Clarified inline. They are matrices (count tables), not metrics.</w:t>
      </w:r>
    </w:p>
  </w:comment>
  <w:comment w:id="209" w:author="Claude" w:date="2026-06-11T00:47:08Z" w:initials="C">
    <w:p w14:paraId="226F3587" w14:textId="77777777">
      <w:r>
        <w:rPr>
          <w:rStyle w:val="CommentReference"/>
        </w:rPr>
        <w:annotationRef/>
      </w:r>
      <w:r>
        <w:rPr>
          <w:color w:val="000000"/>
          <w:sz w:val="20"/>
          <w:szCs w:val="20"/>
        </w:rPr>
        <w:t>'matrices' is correct here - these are gene-by-sample count matrices, not metrics.</w:t>
      </w:r>
    </w:p>
  </w:comment>
  <w:comment w:id="210" w:author="Claude" w:date="2026-06-11T00:47:08Z" w:initials="C">
    <w:p w14:paraId="20ECF24F" w14:textId="77777777">
      <w:r>
        <w:rPr>
          <w:rStyle w:val="CommentReference"/>
        </w:rPr>
        <w:annotationRef/>
      </w:r>
      <w:r>
        <w:rPr>
          <w:color w:val="000000"/>
          <w:sz w:val="20"/>
          <w:szCs w:val="20"/>
        </w:rPr>
        <w:t>Changed to TaxID.</w:t>
      </w:r>
    </w:p>
  </w:comment>
  <w:comment w:id="211" w:author="Claude" w:date="2026-06-11T00:47:08Z" w:initials="C">
    <w:p w14:paraId="4EEDF70B" w14:textId="77777777">
      <w:r>
        <w:rPr>
          <w:rStyle w:val="CommentReference"/>
        </w:rPr>
        <w:annotationRef/>
      </w:r>
      <w:r>
        <w:rPr>
          <w:color w:val="000000"/>
          <w:sz w:val="20"/>
          <w:szCs w:val="20"/>
        </w:rPr>
        <w:t>Renamed TaxonomicClassifier to TaxonomyClassifier throughout (tracked), per Elsa's recommendation, and updated the taxonomic_classifier.py reference to taxonomy_classifier.py. Please also rename the actual script and its class in the codebase to match.</w:t>
      </w:r>
    </w:p>
  </w:comment>
  <w:comment w:id="212" w:author="Claude" w:date="2026-06-11T00:47:08Z" w:initials="C">
    <w:p w14:paraId="6A4E2462" w14:textId="77777777">
      <w:r>
        <w:rPr>
          <w:rStyle w:val="CommentReference"/>
        </w:rPr>
        <w:annotationRef/>
      </w:r>
      <w:r>
        <w:rPr>
          <w:color w:val="000000"/>
          <w:sz w:val="20"/>
          <w:szCs w:val="20"/>
        </w:rPr>
        <w:t>Reworded: ViraQuant is now described as a coverage-aware quantification module included in AdVentSeq, rather than a separate 'framework', to make the relationship explicit.</w:t>
      </w:r>
    </w:p>
  </w:comment>
  <w:comment w:id="213" w:author="Claude" w:date="2026-06-11T00:47:08Z" w:initials="C">
    <w:p w14:paraId="52CB9A95" w14:textId="77777777">
      <w:r>
        <w:rPr>
          <w:rStyle w:val="CommentReference"/>
        </w:rPr>
        <w:annotationRef/>
      </w:r>
      <w:r>
        <w:rPr>
          <w:color w:val="000000"/>
          <w:sz w:val="20"/>
          <w:szCs w:val="20"/>
        </w:rPr>
        <w:t>Here 'framework' referred to the AdVentSeq pipeline, as you noted; changed to 'pipeline'.</w:t>
      </w:r>
    </w:p>
  </w:comment>
  <w:comment w:id="214" w:author="Claude" w:date="2026-06-11T00:47:08Z" w:initials="C">
    <w:p w14:paraId="3E9D8AB5" w14:textId="77777777">
      <w:r>
        <w:rPr>
          <w:rStyle w:val="CommentReference"/>
        </w:rPr>
        <w:annotationRef/>
      </w:r>
      <w:r>
        <w:rPr>
          <w:color w:val="000000"/>
          <w:sz w:val="20"/>
          <w:szCs w:val="20"/>
        </w:rPr>
        <w:t>Clarified: ViraQuant is a module within AdVentSeq, so the sentence now reads 'AdVentSeq, including its ViraQuant module, aims to provide...' rather than treating them as separate tools.</w:t>
      </w:r>
    </w:p>
  </w:comment>
  <w:comment w:id="215" w:author="Claude" w:date="2026-06-11T00:47:55Z" w:initials="C">
    <w:p w14:paraId="194C9C39" w14:textId="77777777">
      <w:r>
        <w:rPr>
          <w:rStyle w:val="CommentReference"/>
        </w:rPr>
        <w:annotationRef/>
      </w:r>
      <w:r>
        <w:rPr>
          <w:color w:val="000000"/>
          <w:sz w:val="20"/>
          <w:szCs w:val="20"/>
        </w:rPr>
        <w:t>Placeholder: the dataset citation/accession still needs to be inserted here (e.g., SRA/BioProject accession and a reference for the human cell-line spike-in study).</w:t>
      </w:r>
    </w:p>
  </w:comment>
  <w:comment w:id="216" w:author="Claude" w:date="2026-06-11T00:47:55Z" w:initials="C">
    <w:p w14:paraId="44CE8240" w14:textId="77777777">
      <w:r>
        <w:rPr>
          <w:rStyle w:val="CommentReference"/>
        </w:rPr>
        <w:annotationRef/>
      </w:r>
      <w:r>
        <w:rPr>
          <w:color w:val="000000"/>
          <w:sz w:val="20"/>
          <w:szCs w:val="20"/>
        </w:rPr>
        <w:t>This panel is flagged in the text as an unfair comparison that needs redoing. A fair-comparison script (Scripts/08_compare_kraken2_rvdb_taxid_fair.R) already exists; Figure 2B should be regenerated from that fair comparison and this parenthetical note removed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9B338" w15:done="0"/>
  <w15:commentEx w15:paraId="0E7D1B58" w15:done="0"/>
  <w15:commentEx w15:paraId="0CF12387" w15:done="0"/>
  <w15:commentEx w15:paraId="0E13D2A2" w15:done="0"/>
  <w15:commentEx w15:paraId="351DA5F1" w15:done="0"/>
  <w15:commentEx w15:paraId="60BDAFA4" w15:done="0"/>
  <w15:commentEx w15:paraId="4BE56EAD" w15:done="0"/>
  <w15:commentEx w15:paraId="79C33B80" w15:done="0"/>
  <w15:commentEx w15:paraId="0496441E" w15:done="0"/>
  <w15:commentEx w15:paraId="4268E9B1" w15:done="0"/>
  <w15:commentEx w15:paraId="0559BD08" w15:done="0"/>
  <w15:commentEx w15:paraId="37B6B794" w15:done="0"/>
  <w15:commentEx w15:paraId="2A258AA6" w15:done="0"/>
  <w15:commentEx w15:paraId="0F0EEB86" w15:done="0"/>
  <w15:commentEx w15:paraId="06D66ECB" w15:done="0"/>
  <w15:commentEx w15:paraId="60ED2C9F" w15:done="0"/>
  <w15:commentEx w15:paraId="7C355AFF" w15:done="0"/>
  <w15:commentEx w15:paraId="179E97E8" w15:done="0"/>
  <w15:commentEx w15:paraId="3C7CF355" w15:done="0"/>
  <w15:commentEx w15:paraId="7F718955" w15:done="0"/>
  <w15:commentEx w15:paraId="10ABEA9F" w15:done="0"/>
  <w15:commentEx w15:paraId="106C1604" w15:done="0"/>
  <w15:commentEx w15:paraId="66F6A98F" w15:done="0"/>
  <w15:commentEx w15:paraId="2504FF48" w15:done="0"/>
  <w15:commentEx w15:paraId="74C403BD" w15:paraIdParent="0F0EEB86" w15:done="0"/>
  <w15:commentEx w15:paraId="48712D53" w15:paraIdParent="79C33B80" w15:done="0"/>
  <w15:commentEx w15:paraId="16B56AEB" w15:paraIdParent="0496441E" w15:done="0"/>
  <w15:commentEx w15:paraId="217BEDD5" w15:paraIdParent="4268E9B1" w15:done="0"/>
  <w15:commentEx w15:paraId="6916C374" w15:paraIdParent="0559BD08" w15:done="0"/>
  <w15:commentEx w15:paraId="3AC7343A" w15:paraIdParent="60ED2C9F" w15:done="0"/>
  <w15:commentEx w15:paraId="2715A136" w15:paraIdParent="179E97E8" w15:done="0"/>
  <w15:commentEx w15:paraId="07326C38" w15:paraIdParent="3C7CF355" w15:done="0"/>
  <w15:commentEx w15:paraId="226F3587" w15:paraIdParent="7F718955" w15:done="0"/>
  <w15:commentEx w15:paraId="20ECF24F" w15:paraIdParent="106C1604" w15:done="0"/>
  <w15:commentEx w15:paraId="4EEDF70B" w15:paraIdParent="6A35E85A" w15:done="0"/>
  <w15:commentEx w15:paraId="6A4E2462" w15:paraIdParent="351DA5F1" w15:done="0"/>
  <w15:commentEx w15:paraId="52CB9A95" w15:paraIdParent="60BDAFA4" w15:done="0"/>
  <w15:commentEx w15:paraId="3E9D8AB5" w15:paraIdParent="4BE56EAD" w15:done="0"/>
  <w15:commentEx w15:paraId="194C9C39" w15:done="0"/>
  <w15:commentEx w15:paraId="44CE82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480833" w16cex:dateUtc="2026-05-14T19:43:00Z"/>
  <w16cex:commentExtensible w16cex:durableId="4D49A378" w16cex:dateUtc="2026-06-02T16:11:00Z"/>
  <w16cex:commentExtensible w16cex:durableId="16FFD4F6" w16cex:dateUtc="2026-05-14T20:02:00Z"/>
  <w16cex:commentExtensible w16cex:durableId="3498CFCB" w16cex:dateUtc="2026-05-14T20:48:00Z"/>
  <w16cex:commentExtensible w16cex:durableId="006218F5" w16cex:dateUtc="2026-05-14T21:03:00Z"/>
  <w16cex:commentExtensible w16cex:durableId="6BE47133" w16cex:dateUtc="2026-05-14T21:06:00Z"/>
  <w16cex:commentExtensible w16cex:durableId="2944AC99" w16cex:dateUtc="2026-05-14T21:08:00Z"/>
  <w16cex:commentExtensible w16cex:durableId="144597C7" w16cex:dateUtc="2026-05-15T19:28:00Z"/>
  <w16cex:commentExtensible w16cex:durableId="56E566F8" w16cex:dateUtc="2026-05-15T19:29:00Z"/>
  <w16cex:commentExtensible w16cex:durableId="5140C2FC" w16cex:dateUtc="2026-05-15T19:29:00Z"/>
  <w16cex:commentExtensible w16cex:durableId="16B219E4" w16cex:dateUtc="2026-05-15T20:10:00Z"/>
  <w16cex:commentExtensible w16cex:durableId="7BF049F6" w16cex:dateUtc="2026-05-15T20:11:00Z"/>
  <w16cex:commentExtensible w16cex:durableId="539166E7" w16cex:dateUtc="2026-05-15T20:11:00Z"/>
  <w16cex:commentExtensible w16cex:durableId="7E539C87" w16cex:dateUtc="2026-05-15T20:30:00Z"/>
  <w16cex:commentExtensible w16cex:durableId="328059D5" w16cex:dateUtc="2026-05-15T21:13:00Z"/>
  <w16cex:commentExtensible w16cex:durableId="2DB610C0" w16cex:dateUtc="2026-05-15T21:04:00Z"/>
  <w16cex:commentExtensible w16cex:durableId="5C80B87D" w16cex:dateUtc="2026-05-15T21:11:00Z"/>
  <w16cex:commentExtensible w16cex:durableId="427E828E" w16cex:dateUtc="2026-05-15T21:27:00Z"/>
  <w16cex:commentExtensible w16cex:durableId="242F448A" w16cex:dateUtc="2026-05-15T21:22:00Z"/>
  <w16cex:commentExtensible w16cex:durableId="10DB84DC" w16cex:dateUtc="2026-05-15T21:29:00Z"/>
  <w16cex:commentExtensible w16cex:durableId="708CBAAF" w16cex:dateUtc="2026-05-15T21:29:00Z"/>
  <w16cex:commentExtensible w16cex:durableId="541118B8" w16cex:dateUtc="2026-05-15T21:24:00Z"/>
  <w16cex:commentExtensible w16cex:durableId="55DC6F8D" w16cex:dateUtc="2026-05-15T21:40:00Z"/>
  <w16cex:commentExtensible w16cex:durableId="3CBC449D" w16cex:dateUtc="2026-06-11T00:47:08Z"/>
  <w16cex:commentExtensible w16cex:durableId="5B77D634" w16cex:dateUtc="2026-06-11T00:47:08Z"/>
  <w16cex:commentExtensible w16cex:durableId="2C7D752A" w16cex:dateUtc="2026-06-11T00:47:08Z"/>
  <w16cex:commentExtensible w16cex:durableId="720DBBFA" w16cex:dateUtc="2026-06-11T00:47:08Z"/>
  <w16cex:commentExtensible w16cex:durableId="5BBDB487" w16cex:dateUtc="2026-06-11T00:47:08Z"/>
  <w16cex:commentExtensible w16cex:durableId="33C76DDE" w16cex:dateUtc="2026-06-11T00:47:08Z"/>
  <w16cex:commentExtensible w16cex:durableId="70AC368E" w16cex:dateUtc="2026-06-11T00:47:08Z"/>
  <w16cex:commentExtensible w16cex:durableId="4EF81264" w16cex:dateUtc="2026-06-11T00:47:08Z"/>
  <w16cex:commentExtensible w16cex:durableId="3C87E5EC" w16cex:dateUtc="2026-06-11T00:47:08Z"/>
  <w16cex:commentExtensible w16cex:durableId="406C408F" w16cex:dateUtc="2026-06-11T00:47:08Z"/>
  <w16cex:commentExtensible w16cex:durableId="793AE971" w16cex:dateUtc="2026-06-11T00:47:08Z"/>
  <w16cex:commentExtensible w16cex:durableId="54E08FFD" w16cex:dateUtc="2026-06-11T00:47:08Z"/>
  <w16cex:commentExtensible w16cex:durableId="33F1FA82" w16cex:dateUtc="2026-06-11T00:47:08Z"/>
  <w16cex:commentExtensible w16cex:durableId="5495F0A9" w16cex:dateUtc="2026-06-11T00:47:08Z"/>
  <w16cex:commentExtensible w16cex:durableId="2F9E48F7" w16cex:dateUtc="2026-06-11T00:47:08Z"/>
  <w16cex:commentExtensible w16cex:durableId="3D4D9814" w16cex:dateUtc="2026-06-11T00:47:55Z"/>
  <w16cex:commentExtensible w16cex:durableId="6497D8D0" w16cex:dateUtc="2026-06-11T00:47: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9B338" w16cid:durableId="7D480833"/>
  <w16cid:commentId w16cid:paraId="0E7D1B58" w16cid:durableId="4D49A378"/>
  <w16cid:commentId w16cid:paraId="0CF12387" w16cid:durableId="16FFD4F6"/>
  <w16cid:commentId w16cid:paraId="0E13D2A2" w16cid:durableId="3498CFCB"/>
  <w16cid:commentId w16cid:paraId="351DA5F1" w16cid:durableId="006218F5"/>
  <w16cid:commentId w16cid:paraId="60BDAFA4" w16cid:durableId="6BE47133"/>
  <w16cid:commentId w16cid:paraId="4BE56EAD" w16cid:durableId="2944AC99"/>
  <w16cid:commentId w16cid:paraId="79C33B80" w16cid:durableId="144597C7"/>
  <w16cid:commentId w16cid:paraId="0496441E" w16cid:durableId="56E566F8"/>
  <w16cid:commentId w16cid:paraId="4268E9B1" w16cid:durableId="5140C2FC"/>
  <w16cid:commentId w16cid:paraId="0559BD08" w16cid:durableId="16B219E4"/>
  <w16cid:commentId w16cid:paraId="37B6B794" w16cid:durableId="7BF049F6"/>
  <w16cid:commentId w16cid:paraId="2A258AA6" w16cid:durableId="539166E7"/>
  <w16cid:commentId w16cid:paraId="0F0EEB86" w16cid:durableId="7E539C87"/>
  <w16cid:commentId w16cid:paraId="06D66ECB" w16cid:durableId="328059D5"/>
  <w16cid:commentId w16cid:paraId="60ED2C9F" w16cid:durableId="2DB610C0"/>
  <w16cid:commentId w16cid:paraId="7C355AFF" w16cid:durableId="5C80B87D"/>
  <w16cid:commentId w16cid:paraId="179E97E8" w16cid:durableId="427E828E"/>
  <w16cid:commentId w16cid:paraId="3C7CF355" w16cid:durableId="242F448A"/>
  <w16cid:commentId w16cid:paraId="7F718955" w16cid:durableId="10DB84DC"/>
  <w16cid:commentId w16cid:paraId="10ABEA9F" w16cid:durableId="708CBAAF"/>
  <w16cid:commentId w16cid:paraId="106C1604" w16cid:durableId="541118B8"/>
  <w16cid:commentId w16cid:paraId="66F6A98F" w16cid:durableId="55DC6F8D"/>
  <w16cid:commentId w16cid:paraId="2504FF48" w16cid:durableId="3CBC449D"/>
  <w16cid:commentId w16cid:paraId="74C403BD" w16cid:durableId="5B77D634"/>
  <w16cid:commentId w16cid:paraId="48712D53" w16cid:durableId="2C7D752A"/>
  <w16cid:commentId w16cid:paraId="16B56AEB" w16cid:durableId="720DBBFA"/>
  <w16cid:commentId w16cid:paraId="217BEDD5" w16cid:durableId="5BBDB487"/>
  <w16cid:commentId w16cid:paraId="6916C374" w16cid:durableId="33C76DDE"/>
  <w16cid:commentId w16cid:paraId="3AC7343A" w16cid:durableId="70AC368E"/>
  <w16cid:commentId w16cid:paraId="2715A136" w16cid:durableId="4EF81264"/>
  <w16cid:commentId w16cid:paraId="07326C38" w16cid:durableId="3C87E5EC"/>
  <w16cid:commentId w16cid:paraId="226F3587" w16cid:durableId="406C408F"/>
  <w16cid:commentId w16cid:paraId="20ECF24F" w16cid:durableId="793AE971"/>
  <w16cid:commentId w16cid:paraId="4EEDF70B" w16cid:durableId="54E08FFD"/>
  <w16cid:commentId w16cid:paraId="6A4E2462" w16cid:durableId="33F1FA82"/>
  <w16cid:commentId w16cid:paraId="52CB9A95" w16cid:durableId="5495F0A9"/>
  <w16cid:commentId w16cid:paraId="3E9D8AB5" w16cid:durableId="2F9E48F7"/>
  <w16cid:commentId w16cid:paraId="194C9C39" w16cid:durableId="3D4D9814"/>
  <w16cid:commentId w16cid:paraId="44CE8240" w16cid:durableId="6497D8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14CE" w14:textId="77777777" w:rsidR="002334AF" w:rsidRDefault="002334AF" w:rsidP="00D34D86">
      <w:pPr>
        <w:spacing w:after="0" w:line="240" w:lineRule="auto"/>
      </w:pPr>
      <w:r>
        <w:separator/>
      </w:r>
    </w:p>
  </w:endnote>
  <w:endnote w:type="continuationSeparator" w:id="0">
    <w:p w14:paraId="2393E708" w14:textId="77777777" w:rsidR="002334AF" w:rsidRDefault="002334AF" w:rsidP="00D3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AD78" w14:textId="77777777" w:rsidR="00D34D86" w:rsidRDefault="00D34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4A9F0" w14:textId="77777777" w:rsidR="00D34D86" w:rsidRDefault="00D34D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67E0" w14:textId="77777777" w:rsidR="00D34D86" w:rsidRDefault="00D34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9A7EC" w14:textId="77777777" w:rsidR="002334AF" w:rsidRDefault="002334AF" w:rsidP="00D34D86">
      <w:pPr>
        <w:spacing w:after="0" w:line="240" w:lineRule="auto"/>
      </w:pPr>
      <w:r>
        <w:separator/>
      </w:r>
    </w:p>
  </w:footnote>
  <w:footnote w:type="continuationSeparator" w:id="0">
    <w:p w14:paraId="0008A77F" w14:textId="77777777" w:rsidR="002334AF" w:rsidRDefault="002334AF" w:rsidP="00D34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11E1" w14:textId="77777777" w:rsidR="00D34D86" w:rsidRDefault="00D34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B15B" w14:textId="77777777" w:rsidR="00D34D86" w:rsidRDefault="00D34D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F9AF" w14:textId="77777777" w:rsidR="00D34D86" w:rsidRDefault="00D34D86">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sheng Gong">
    <w15:presenceInfo w15:providerId="None" w15:userId="Binsheng Gong"/>
  </w15:person>
  <w15:person w15:author="Xu, Joshua">
    <w15:presenceInfo w15:providerId="AD" w15:userId="S::ZXu@fda.gov::9b187c7e-1088-41da-86fe-47efa9e90a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Scientific Report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p2xv0p4tdwfmeer26x5vflt02vfepxawtp&quot;&gt;AdVentSeq&lt;record-ids&gt;&lt;item&gt;1&lt;/item&gt;&lt;item&gt;2&lt;/item&gt;&lt;item&gt;3&lt;/item&gt;&lt;item&gt;4&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record-ids&gt;&lt;/item&gt;&lt;/Libraries&gt;"/>
  </w:docVars>
  <w:rsids>
    <w:rsidRoot w:val="00D140B5"/>
    <w:rsid w:val="00057D42"/>
    <w:rsid w:val="0006412D"/>
    <w:rsid w:val="000A146B"/>
    <w:rsid w:val="000A20BB"/>
    <w:rsid w:val="000E20FC"/>
    <w:rsid w:val="000E5BD5"/>
    <w:rsid w:val="00100A06"/>
    <w:rsid w:val="0011714C"/>
    <w:rsid w:val="00132A53"/>
    <w:rsid w:val="00137CF2"/>
    <w:rsid w:val="001607F8"/>
    <w:rsid w:val="0017174F"/>
    <w:rsid w:val="00177857"/>
    <w:rsid w:val="00180C1B"/>
    <w:rsid w:val="001B1B0F"/>
    <w:rsid w:val="001C2221"/>
    <w:rsid w:val="001F5CDA"/>
    <w:rsid w:val="00221B72"/>
    <w:rsid w:val="00224490"/>
    <w:rsid w:val="00226CD6"/>
    <w:rsid w:val="002334AF"/>
    <w:rsid w:val="00234129"/>
    <w:rsid w:val="002C1698"/>
    <w:rsid w:val="002D08B4"/>
    <w:rsid w:val="00326F3E"/>
    <w:rsid w:val="003747C0"/>
    <w:rsid w:val="00395198"/>
    <w:rsid w:val="00397A2E"/>
    <w:rsid w:val="003F3CD1"/>
    <w:rsid w:val="00483779"/>
    <w:rsid w:val="00486FA5"/>
    <w:rsid w:val="00493A17"/>
    <w:rsid w:val="004B1202"/>
    <w:rsid w:val="004C0F7E"/>
    <w:rsid w:val="004E5BF0"/>
    <w:rsid w:val="00501B93"/>
    <w:rsid w:val="00523563"/>
    <w:rsid w:val="00534209"/>
    <w:rsid w:val="005359E4"/>
    <w:rsid w:val="0054156B"/>
    <w:rsid w:val="00541652"/>
    <w:rsid w:val="0055735B"/>
    <w:rsid w:val="00596A64"/>
    <w:rsid w:val="005D36CE"/>
    <w:rsid w:val="005F0A95"/>
    <w:rsid w:val="005F5C73"/>
    <w:rsid w:val="00611FDC"/>
    <w:rsid w:val="00614E54"/>
    <w:rsid w:val="00627737"/>
    <w:rsid w:val="00632396"/>
    <w:rsid w:val="00640D65"/>
    <w:rsid w:val="00642166"/>
    <w:rsid w:val="006566C6"/>
    <w:rsid w:val="00683F7D"/>
    <w:rsid w:val="006A1AEF"/>
    <w:rsid w:val="006E0270"/>
    <w:rsid w:val="006E503F"/>
    <w:rsid w:val="006F7EF1"/>
    <w:rsid w:val="007153DB"/>
    <w:rsid w:val="00756F52"/>
    <w:rsid w:val="00756FA8"/>
    <w:rsid w:val="0077020D"/>
    <w:rsid w:val="007A448F"/>
    <w:rsid w:val="007D58E6"/>
    <w:rsid w:val="007D5C57"/>
    <w:rsid w:val="007F64BF"/>
    <w:rsid w:val="008502CB"/>
    <w:rsid w:val="008648A3"/>
    <w:rsid w:val="0089309D"/>
    <w:rsid w:val="0089426D"/>
    <w:rsid w:val="008C31D1"/>
    <w:rsid w:val="00940D8A"/>
    <w:rsid w:val="009548BC"/>
    <w:rsid w:val="009553DC"/>
    <w:rsid w:val="0095593A"/>
    <w:rsid w:val="00957B6D"/>
    <w:rsid w:val="00973150"/>
    <w:rsid w:val="00973E10"/>
    <w:rsid w:val="00985987"/>
    <w:rsid w:val="009A24F1"/>
    <w:rsid w:val="009C5E35"/>
    <w:rsid w:val="009C7D04"/>
    <w:rsid w:val="009F4B84"/>
    <w:rsid w:val="00A23C1A"/>
    <w:rsid w:val="00A2568B"/>
    <w:rsid w:val="00A45CA6"/>
    <w:rsid w:val="00A5118A"/>
    <w:rsid w:val="00A91EAD"/>
    <w:rsid w:val="00AA1E47"/>
    <w:rsid w:val="00B1451E"/>
    <w:rsid w:val="00B454D3"/>
    <w:rsid w:val="00B70B43"/>
    <w:rsid w:val="00BA1E0E"/>
    <w:rsid w:val="00BC54DA"/>
    <w:rsid w:val="00BD7D2E"/>
    <w:rsid w:val="00C00FFF"/>
    <w:rsid w:val="00C92FE6"/>
    <w:rsid w:val="00C93E38"/>
    <w:rsid w:val="00CA5FB2"/>
    <w:rsid w:val="00CD03EC"/>
    <w:rsid w:val="00CF0531"/>
    <w:rsid w:val="00D140B5"/>
    <w:rsid w:val="00D30FE4"/>
    <w:rsid w:val="00D34D86"/>
    <w:rsid w:val="00D75ADC"/>
    <w:rsid w:val="00DA0B81"/>
    <w:rsid w:val="00DB45D0"/>
    <w:rsid w:val="00E06372"/>
    <w:rsid w:val="00E34ACD"/>
    <w:rsid w:val="00E441DB"/>
    <w:rsid w:val="00E50057"/>
    <w:rsid w:val="00E70278"/>
    <w:rsid w:val="00E73B30"/>
    <w:rsid w:val="00E822A1"/>
    <w:rsid w:val="00EE2384"/>
    <w:rsid w:val="00EE4886"/>
    <w:rsid w:val="00F209BB"/>
    <w:rsid w:val="00F4511C"/>
    <w:rsid w:val="00F521D3"/>
    <w:rsid w:val="00F60675"/>
    <w:rsid w:val="00F74D4B"/>
    <w:rsid w:val="00F863EE"/>
    <w:rsid w:val="00F931BE"/>
    <w:rsid w:val="00F95AA2"/>
    <w:rsid w:val="00FA52E0"/>
    <w:rsid w:val="00FC6E3B"/>
    <w:rsid w:val="00FE5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CB81"/>
  <w15:chartTrackingRefBased/>
  <w15:docId w15:val="{ABAB872E-1AFD-42DC-B02B-30FA338E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D5"/>
    <w:pPr>
      <w:outlineLvl w:val="0"/>
    </w:pPr>
    <w:rPr>
      <w:b/>
      <w:bCs/>
      <w:sz w:val="28"/>
      <w:szCs w:val="28"/>
    </w:rPr>
  </w:style>
  <w:style w:type="paragraph" w:styleId="Heading2">
    <w:name w:val="heading 2"/>
    <w:basedOn w:val="Normal"/>
    <w:next w:val="Normal"/>
    <w:link w:val="Heading2Char"/>
    <w:uiPriority w:val="9"/>
    <w:unhideWhenUsed/>
    <w:qFormat/>
    <w:rsid w:val="000E5BD5"/>
    <w:pPr>
      <w:outlineLvl w:val="1"/>
    </w:pPr>
    <w:rPr>
      <w:b/>
      <w:bCs/>
    </w:rPr>
  </w:style>
  <w:style w:type="paragraph" w:styleId="Heading3">
    <w:name w:val="heading 3"/>
    <w:basedOn w:val="Normal"/>
    <w:next w:val="Normal"/>
    <w:link w:val="Heading3Char"/>
    <w:uiPriority w:val="9"/>
    <w:semiHidden/>
    <w:unhideWhenUsed/>
    <w:qFormat/>
    <w:rsid w:val="00D1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D5"/>
    <w:rPr>
      <w:b/>
      <w:bCs/>
      <w:sz w:val="28"/>
      <w:szCs w:val="28"/>
    </w:rPr>
  </w:style>
  <w:style w:type="character" w:customStyle="1" w:styleId="Heading2Char">
    <w:name w:val="Heading 2 Char"/>
    <w:basedOn w:val="DefaultParagraphFont"/>
    <w:link w:val="Heading2"/>
    <w:uiPriority w:val="9"/>
    <w:rsid w:val="000E5BD5"/>
    <w:rPr>
      <w:b/>
      <w:bCs/>
    </w:rPr>
  </w:style>
  <w:style w:type="character" w:customStyle="1" w:styleId="Heading3Char">
    <w:name w:val="Heading 3 Char"/>
    <w:basedOn w:val="DefaultParagraphFont"/>
    <w:link w:val="Heading3"/>
    <w:uiPriority w:val="9"/>
    <w:semiHidden/>
    <w:rsid w:val="00D1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B5"/>
    <w:rPr>
      <w:rFonts w:eastAsiaTheme="majorEastAsia" w:cstheme="majorBidi"/>
      <w:color w:val="272727" w:themeColor="text1" w:themeTint="D8"/>
    </w:rPr>
  </w:style>
  <w:style w:type="paragraph" w:styleId="Title">
    <w:name w:val="Title"/>
    <w:basedOn w:val="Normal"/>
    <w:next w:val="Normal"/>
    <w:link w:val="TitleChar"/>
    <w:uiPriority w:val="10"/>
    <w:qFormat/>
    <w:rsid w:val="000E5BD5"/>
    <w:rPr>
      <w:b/>
      <w:bCs/>
      <w:sz w:val="32"/>
      <w:szCs w:val="32"/>
    </w:rPr>
  </w:style>
  <w:style w:type="character" w:customStyle="1" w:styleId="TitleChar">
    <w:name w:val="Title Char"/>
    <w:basedOn w:val="DefaultParagraphFont"/>
    <w:link w:val="Title"/>
    <w:uiPriority w:val="10"/>
    <w:rsid w:val="000E5BD5"/>
    <w:rPr>
      <w:b/>
      <w:bCs/>
      <w:sz w:val="32"/>
      <w:szCs w:val="32"/>
    </w:rPr>
  </w:style>
  <w:style w:type="paragraph" w:styleId="Subtitle">
    <w:name w:val="Subtitle"/>
    <w:basedOn w:val="Normal"/>
    <w:next w:val="Normal"/>
    <w:link w:val="SubtitleChar"/>
    <w:uiPriority w:val="11"/>
    <w:qFormat/>
    <w:rsid w:val="00D1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B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B5"/>
    <w:rPr>
      <w:i/>
      <w:iCs/>
      <w:color w:val="404040" w:themeColor="text1" w:themeTint="BF"/>
    </w:rPr>
  </w:style>
  <w:style w:type="paragraph" w:styleId="ListParagraph">
    <w:name w:val="List Paragraph"/>
    <w:basedOn w:val="Normal"/>
    <w:uiPriority w:val="34"/>
    <w:qFormat/>
    <w:rsid w:val="00D140B5"/>
    <w:pPr>
      <w:ind w:left="720"/>
      <w:contextualSpacing/>
    </w:pPr>
  </w:style>
  <w:style w:type="character" w:styleId="IntenseEmphasis">
    <w:name w:val="Intense Emphasis"/>
    <w:basedOn w:val="DefaultParagraphFont"/>
    <w:uiPriority w:val="21"/>
    <w:qFormat/>
    <w:rsid w:val="00D140B5"/>
    <w:rPr>
      <w:i/>
      <w:iCs/>
      <w:color w:val="0F4761" w:themeColor="accent1" w:themeShade="BF"/>
    </w:rPr>
  </w:style>
  <w:style w:type="paragraph" w:styleId="IntenseQuote">
    <w:name w:val="Intense Quote"/>
    <w:basedOn w:val="Normal"/>
    <w:next w:val="Normal"/>
    <w:link w:val="IntenseQuoteChar"/>
    <w:uiPriority w:val="30"/>
    <w:qFormat/>
    <w:rsid w:val="00D1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B5"/>
    <w:rPr>
      <w:i/>
      <w:iCs/>
      <w:color w:val="0F4761" w:themeColor="accent1" w:themeShade="BF"/>
    </w:rPr>
  </w:style>
  <w:style w:type="character" w:styleId="IntenseReference">
    <w:name w:val="Intense Reference"/>
    <w:basedOn w:val="DefaultParagraphFont"/>
    <w:uiPriority w:val="32"/>
    <w:qFormat/>
    <w:rsid w:val="00D140B5"/>
    <w:rPr>
      <w:b/>
      <w:bCs/>
      <w:smallCaps/>
      <w:color w:val="0F4761" w:themeColor="accent1" w:themeShade="BF"/>
      <w:spacing w:val="5"/>
    </w:rPr>
  </w:style>
  <w:style w:type="character" w:styleId="Hyperlink">
    <w:name w:val="Hyperlink"/>
    <w:basedOn w:val="DefaultParagraphFont"/>
    <w:uiPriority w:val="99"/>
    <w:unhideWhenUsed/>
    <w:rsid w:val="00D140B5"/>
    <w:rPr>
      <w:color w:val="467886" w:themeColor="hyperlink"/>
      <w:u w:val="single"/>
    </w:rPr>
  </w:style>
  <w:style w:type="character" w:styleId="UnresolvedMention">
    <w:name w:val="Unresolved Mention"/>
    <w:basedOn w:val="DefaultParagraphFont"/>
    <w:uiPriority w:val="99"/>
    <w:semiHidden/>
    <w:unhideWhenUsed/>
    <w:rsid w:val="00D140B5"/>
    <w:rPr>
      <w:color w:val="605E5C"/>
      <w:shd w:val="clear" w:color="auto" w:fill="E1DFDD"/>
    </w:rPr>
  </w:style>
  <w:style w:type="paragraph" w:customStyle="1" w:styleId="EndNoteBibliographyTitle">
    <w:name w:val="EndNote Bibliography Title"/>
    <w:basedOn w:val="Normal"/>
    <w:link w:val="EndNoteBibliographyTitleChar"/>
    <w:rsid w:val="00F521D3"/>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521D3"/>
    <w:rPr>
      <w:rFonts w:ascii="Aptos" w:hAnsi="Aptos"/>
      <w:noProof/>
    </w:rPr>
  </w:style>
  <w:style w:type="paragraph" w:customStyle="1" w:styleId="EndNoteBibliography">
    <w:name w:val="EndNote Bibliography"/>
    <w:basedOn w:val="Normal"/>
    <w:link w:val="EndNoteBibliographyChar"/>
    <w:rsid w:val="00F521D3"/>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521D3"/>
    <w:rPr>
      <w:rFonts w:ascii="Aptos" w:hAnsi="Aptos"/>
      <w:noProof/>
    </w:rPr>
  </w:style>
  <w:style w:type="table" w:styleId="TableGrid">
    <w:name w:val="Table Grid"/>
    <w:basedOn w:val="TableNormal"/>
    <w:uiPriority w:val="39"/>
    <w:rsid w:val="0065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D42"/>
    <w:rPr>
      <w:sz w:val="16"/>
      <w:szCs w:val="16"/>
    </w:rPr>
  </w:style>
  <w:style w:type="paragraph" w:styleId="CommentText">
    <w:name w:val="annotation text"/>
    <w:basedOn w:val="Normal"/>
    <w:link w:val="CommentTextChar"/>
    <w:uiPriority w:val="99"/>
    <w:unhideWhenUsed/>
    <w:rsid w:val="00057D42"/>
    <w:pPr>
      <w:spacing w:line="240" w:lineRule="auto"/>
    </w:pPr>
    <w:rPr>
      <w:sz w:val="20"/>
      <w:szCs w:val="20"/>
    </w:rPr>
  </w:style>
  <w:style w:type="character" w:customStyle="1" w:styleId="CommentTextChar">
    <w:name w:val="Comment Text Char"/>
    <w:basedOn w:val="DefaultParagraphFont"/>
    <w:link w:val="CommentText"/>
    <w:uiPriority w:val="99"/>
    <w:rsid w:val="00057D42"/>
    <w:rPr>
      <w:sz w:val="20"/>
      <w:szCs w:val="20"/>
    </w:rPr>
  </w:style>
  <w:style w:type="paragraph" w:styleId="CommentSubject">
    <w:name w:val="annotation subject"/>
    <w:basedOn w:val="CommentText"/>
    <w:next w:val="CommentText"/>
    <w:link w:val="CommentSubjectChar"/>
    <w:uiPriority w:val="99"/>
    <w:semiHidden/>
    <w:unhideWhenUsed/>
    <w:rsid w:val="00057D42"/>
    <w:rPr>
      <w:b/>
      <w:bCs/>
    </w:rPr>
  </w:style>
  <w:style w:type="character" w:customStyle="1" w:styleId="CommentSubjectChar">
    <w:name w:val="Comment Subject Char"/>
    <w:basedOn w:val="CommentTextChar"/>
    <w:link w:val="CommentSubject"/>
    <w:uiPriority w:val="99"/>
    <w:semiHidden/>
    <w:rsid w:val="00057D42"/>
    <w:rPr>
      <w:b/>
      <w:bCs/>
      <w:sz w:val="20"/>
      <w:szCs w:val="20"/>
    </w:rPr>
  </w:style>
  <w:style w:type="paragraph" w:styleId="Revision">
    <w:name w:val="Revision"/>
    <w:hidden/>
    <w:uiPriority w:val="99"/>
    <w:semiHidden/>
    <w:rsid w:val="0017174F"/>
    <w:pPr>
      <w:spacing w:after="0" w:line="240" w:lineRule="auto"/>
    </w:pPr>
  </w:style>
  <w:style w:type="paragraph" w:styleId="Header">
    <w:name w:val="header"/>
    <w:basedOn w:val="Normal"/>
    <w:link w:val="HeaderChar"/>
    <w:uiPriority w:val="99"/>
    <w:unhideWhenUsed/>
    <w:rsid w:val="00D34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D86"/>
  </w:style>
  <w:style w:type="paragraph" w:styleId="Footer">
    <w:name w:val="footer"/>
    <w:basedOn w:val="Normal"/>
    <w:link w:val="FooterChar"/>
    <w:uiPriority w:val="99"/>
    <w:unhideWhenUsed/>
    <w:rsid w:val="00D34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180">
      <w:bodyDiv w:val="1"/>
      <w:marLeft w:val="0"/>
      <w:marRight w:val="0"/>
      <w:marTop w:val="0"/>
      <w:marBottom w:val="0"/>
      <w:divBdr>
        <w:top w:val="none" w:sz="0" w:space="0" w:color="auto"/>
        <w:left w:val="none" w:sz="0" w:space="0" w:color="auto"/>
        <w:bottom w:val="none" w:sz="0" w:space="0" w:color="auto"/>
        <w:right w:val="none" w:sz="0" w:space="0" w:color="auto"/>
      </w:divBdr>
      <w:divsChild>
        <w:div w:id="1661349080">
          <w:marLeft w:val="0"/>
          <w:marRight w:val="0"/>
          <w:marTop w:val="0"/>
          <w:marBottom w:val="0"/>
          <w:divBdr>
            <w:top w:val="none" w:sz="0" w:space="0" w:color="auto"/>
            <w:left w:val="none" w:sz="0" w:space="0" w:color="auto"/>
            <w:bottom w:val="none" w:sz="0" w:space="0" w:color="auto"/>
            <w:right w:val="none" w:sz="0" w:space="0" w:color="auto"/>
          </w:divBdr>
          <w:divsChild>
            <w:div w:id="10799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5873">
      <w:bodyDiv w:val="1"/>
      <w:marLeft w:val="0"/>
      <w:marRight w:val="0"/>
      <w:marTop w:val="0"/>
      <w:marBottom w:val="0"/>
      <w:divBdr>
        <w:top w:val="none" w:sz="0" w:space="0" w:color="auto"/>
        <w:left w:val="none" w:sz="0" w:space="0" w:color="auto"/>
        <w:bottom w:val="none" w:sz="0" w:space="0" w:color="auto"/>
        <w:right w:val="none" w:sz="0" w:space="0" w:color="auto"/>
      </w:divBdr>
    </w:div>
    <w:div w:id="287318585">
      <w:bodyDiv w:val="1"/>
      <w:marLeft w:val="0"/>
      <w:marRight w:val="0"/>
      <w:marTop w:val="0"/>
      <w:marBottom w:val="0"/>
      <w:divBdr>
        <w:top w:val="none" w:sz="0" w:space="0" w:color="auto"/>
        <w:left w:val="none" w:sz="0" w:space="0" w:color="auto"/>
        <w:bottom w:val="none" w:sz="0" w:space="0" w:color="auto"/>
        <w:right w:val="none" w:sz="0" w:space="0" w:color="auto"/>
      </w:divBdr>
    </w:div>
    <w:div w:id="386804773">
      <w:bodyDiv w:val="1"/>
      <w:marLeft w:val="0"/>
      <w:marRight w:val="0"/>
      <w:marTop w:val="0"/>
      <w:marBottom w:val="0"/>
      <w:divBdr>
        <w:top w:val="none" w:sz="0" w:space="0" w:color="auto"/>
        <w:left w:val="none" w:sz="0" w:space="0" w:color="auto"/>
        <w:bottom w:val="none" w:sz="0" w:space="0" w:color="auto"/>
        <w:right w:val="none" w:sz="0" w:space="0" w:color="auto"/>
      </w:divBdr>
      <w:divsChild>
        <w:div w:id="7290518">
          <w:marLeft w:val="0"/>
          <w:marRight w:val="0"/>
          <w:marTop w:val="0"/>
          <w:marBottom w:val="0"/>
          <w:divBdr>
            <w:top w:val="none" w:sz="0" w:space="0" w:color="auto"/>
            <w:left w:val="none" w:sz="0" w:space="0" w:color="auto"/>
            <w:bottom w:val="none" w:sz="0" w:space="0" w:color="auto"/>
            <w:right w:val="none" w:sz="0" w:space="0" w:color="auto"/>
          </w:divBdr>
          <w:divsChild>
            <w:div w:id="3165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884">
      <w:bodyDiv w:val="1"/>
      <w:marLeft w:val="0"/>
      <w:marRight w:val="0"/>
      <w:marTop w:val="0"/>
      <w:marBottom w:val="0"/>
      <w:divBdr>
        <w:top w:val="none" w:sz="0" w:space="0" w:color="auto"/>
        <w:left w:val="none" w:sz="0" w:space="0" w:color="auto"/>
        <w:bottom w:val="none" w:sz="0" w:space="0" w:color="auto"/>
        <w:right w:val="none" w:sz="0" w:space="0" w:color="auto"/>
      </w:divBdr>
    </w:div>
    <w:div w:id="748885391">
      <w:bodyDiv w:val="1"/>
      <w:marLeft w:val="0"/>
      <w:marRight w:val="0"/>
      <w:marTop w:val="0"/>
      <w:marBottom w:val="0"/>
      <w:divBdr>
        <w:top w:val="none" w:sz="0" w:space="0" w:color="auto"/>
        <w:left w:val="none" w:sz="0" w:space="0" w:color="auto"/>
        <w:bottom w:val="none" w:sz="0" w:space="0" w:color="auto"/>
        <w:right w:val="none" w:sz="0" w:space="0" w:color="auto"/>
      </w:divBdr>
    </w:div>
    <w:div w:id="814494376">
      <w:bodyDiv w:val="1"/>
      <w:marLeft w:val="0"/>
      <w:marRight w:val="0"/>
      <w:marTop w:val="0"/>
      <w:marBottom w:val="0"/>
      <w:divBdr>
        <w:top w:val="none" w:sz="0" w:space="0" w:color="auto"/>
        <w:left w:val="none" w:sz="0" w:space="0" w:color="auto"/>
        <w:bottom w:val="none" w:sz="0" w:space="0" w:color="auto"/>
        <w:right w:val="none" w:sz="0" w:space="0" w:color="auto"/>
      </w:divBdr>
    </w:div>
    <w:div w:id="995377854">
      <w:bodyDiv w:val="1"/>
      <w:marLeft w:val="0"/>
      <w:marRight w:val="0"/>
      <w:marTop w:val="0"/>
      <w:marBottom w:val="0"/>
      <w:divBdr>
        <w:top w:val="none" w:sz="0" w:space="0" w:color="auto"/>
        <w:left w:val="none" w:sz="0" w:space="0" w:color="auto"/>
        <w:bottom w:val="none" w:sz="0" w:space="0" w:color="auto"/>
        <w:right w:val="none" w:sz="0" w:space="0" w:color="auto"/>
      </w:divBdr>
    </w:div>
    <w:div w:id="1059789026">
      <w:bodyDiv w:val="1"/>
      <w:marLeft w:val="0"/>
      <w:marRight w:val="0"/>
      <w:marTop w:val="0"/>
      <w:marBottom w:val="0"/>
      <w:divBdr>
        <w:top w:val="none" w:sz="0" w:space="0" w:color="auto"/>
        <w:left w:val="none" w:sz="0" w:space="0" w:color="auto"/>
        <w:bottom w:val="none" w:sz="0" w:space="0" w:color="auto"/>
        <w:right w:val="none" w:sz="0" w:space="0" w:color="auto"/>
      </w:divBdr>
      <w:divsChild>
        <w:div w:id="515004050">
          <w:marLeft w:val="0"/>
          <w:marRight w:val="0"/>
          <w:marTop w:val="0"/>
          <w:marBottom w:val="0"/>
          <w:divBdr>
            <w:top w:val="none" w:sz="0" w:space="0" w:color="auto"/>
            <w:left w:val="none" w:sz="0" w:space="0" w:color="auto"/>
            <w:bottom w:val="none" w:sz="0" w:space="0" w:color="auto"/>
            <w:right w:val="none" w:sz="0" w:space="0" w:color="auto"/>
          </w:divBdr>
          <w:divsChild>
            <w:div w:id="20625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0919">
      <w:bodyDiv w:val="1"/>
      <w:marLeft w:val="0"/>
      <w:marRight w:val="0"/>
      <w:marTop w:val="0"/>
      <w:marBottom w:val="0"/>
      <w:divBdr>
        <w:top w:val="none" w:sz="0" w:space="0" w:color="auto"/>
        <w:left w:val="none" w:sz="0" w:space="0" w:color="auto"/>
        <w:bottom w:val="none" w:sz="0" w:space="0" w:color="auto"/>
        <w:right w:val="none" w:sz="0" w:space="0" w:color="auto"/>
      </w:divBdr>
      <w:divsChild>
        <w:div w:id="642854173">
          <w:marLeft w:val="0"/>
          <w:marRight w:val="0"/>
          <w:marTop w:val="0"/>
          <w:marBottom w:val="0"/>
          <w:divBdr>
            <w:top w:val="none" w:sz="0" w:space="0" w:color="auto"/>
            <w:left w:val="none" w:sz="0" w:space="0" w:color="auto"/>
            <w:bottom w:val="none" w:sz="0" w:space="0" w:color="auto"/>
            <w:right w:val="none" w:sz="0" w:space="0" w:color="auto"/>
          </w:divBdr>
          <w:divsChild>
            <w:div w:id="20786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1317">
      <w:bodyDiv w:val="1"/>
      <w:marLeft w:val="0"/>
      <w:marRight w:val="0"/>
      <w:marTop w:val="0"/>
      <w:marBottom w:val="0"/>
      <w:divBdr>
        <w:top w:val="none" w:sz="0" w:space="0" w:color="auto"/>
        <w:left w:val="none" w:sz="0" w:space="0" w:color="auto"/>
        <w:bottom w:val="none" w:sz="0" w:space="0" w:color="auto"/>
        <w:right w:val="none" w:sz="0" w:space="0" w:color="auto"/>
      </w:divBdr>
    </w:div>
    <w:div w:id="1229196523">
      <w:bodyDiv w:val="1"/>
      <w:marLeft w:val="0"/>
      <w:marRight w:val="0"/>
      <w:marTop w:val="0"/>
      <w:marBottom w:val="0"/>
      <w:divBdr>
        <w:top w:val="none" w:sz="0" w:space="0" w:color="auto"/>
        <w:left w:val="none" w:sz="0" w:space="0" w:color="auto"/>
        <w:bottom w:val="none" w:sz="0" w:space="0" w:color="auto"/>
        <w:right w:val="none" w:sz="0" w:space="0" w:color="auto"/>
      </w:divBdr>
      <w:divsChild>
        <w:div w:id="1285580415">
          <w:marLeft w:val="0"/>
          <w:marRight w:val="0"/>
          <w:marTop w:val="0"/>
          <w:marBottom w:val="0"/>
          <w:divBdr>
            <w:top w:val="none" w:sz="0" w:space="0" w:color="auto"/>
            <w:left w:val="none" w:sz="0" w:space="0" w:color="auto"/>
            <w:bottom w:val="none" w:sz="0" w:space="0" w:color="auto"/>
            <w:right w:val="none" w:sz="0" w:space="0" w:color="auto"/>
          </w:divBdr>
          <w:divsChild>
            <w:div w:id="3090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3529">
      <w:bodyDiv w:val="1"/>
      <w:marLeft w:val="0"/>
      <w:marRight w:val="0"/>
      <w:marTop w:val="0"/>
      <w:marBottom w:val="0"/>
      <w:divBdr>
        <w:top w:val="none" w:sz="0" w:space="0" w:color="auto"/>
        <w:left w:val="none" w:sz="0" w:space="0" w:color="auto"/>
        <w:bottom w:val="none" w:sz="0" w:space="0" w:color="auto"/>
        <w:right w:val="none" w:sz="0" w:space="0" w:color="auto"/>
      </w:divBdr>
    </w:div>
    <w:div w:id="1432045563">
      <w:bodyDiv w:val="1"/>
      <w:marLeft w:val="0"/>
      <w:marRight w:val="0"/>
      <w:marTop w:val="0"/>
      <w:marBottom w:val="0"/>
      <w:divBdr>
        <w:top w:val="none" w:sz="0" w:space="0" w:color="auto"/>
        <w:left w:val="none" w:sz="0" w:space="0" w:color="auto"/>
        <w:bottom w:val="none" w:sz="0" w:space="0" w:color="auto"/>
        <w:right w:val="none" w:sz="0" w:space="0" w:color="auto"/>
      </w:divBdr>
    </w:div>
    <w:div w:id="1540438578">
      <w:bodyDiv w:val="1"/>
      <w:marLeft w:val="0"/>
      <w:marRight w:val="0"/>
      <w:marTop w:val="0"/>
      <w:marBottom w:val="0"/>
      <w:divBdr>
        <w:top w:val="none" w:sz="0" w:space="0" w:color="auto"/>
        <w:left w:val="none" w:sz="0" w:space="0" w:color="auto"/>
        <w:bottom w:val="none" w:sz="0" w:space="0" w:color="auto"/>
        <w:right w:val="none" w:sz="0" w:space="0" w:color="auto"/>
      </w:divBdr>
      <w:divsChild>
        <w:div w:id="34278573">
          <w:marLeft w:val="0"/>
          <w:marRight w:val="0"/>
          <w:marTop w:val="0"/>
          <w:marBottom w:val="0"/>
          <w:divBdr>
            <w:top w:val="none" w:sz="0" w:space="0" w:color="auto"/>
            <w:left w:val="none" w:sz="0" w:space="0" w:color="auto"/>
            <w:bottom w:val="none" w:sz="0" w:space="0" w:color="auto"/>
            <w:right w:val="none" w:sz="0" w:space="0" w:color="auto"/>
          </w:divBdr>
          <w:divsChild>
            <w:div w:id="1023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484">
      <w:bodyDiv w:val="1"/>
      <w:marLeft w:val="0"/>
      <w:marRight w:val="0"/>
      <w:marTop w:val="0"/>
      <w:marBottom w:val="0"/>
      <w:divBdr>
        <w:top w:val="none" w:sz="0" w:space="0" w:color="auto"/>
        <w:left w:val="none" w:sz="0" w:space="0" w:color="auto"/>
        <w:bottom w:val="none" w:sz="0" w:space="0" w:color="auto"/>
        <w:right w:val="none" w:sz="0" w:space="0" w:color="auto"/>
      </w:divBdr>
      <w:divsChild>
        <w:div w:id="991787836">
          <w:marLeft w:val="0"/>
          <w:marRight w:val="0"/>
          <w:marTop w:val="0"/>
          <w:marBottom w:val="0"/>
          <w:divBdr>
            <w:top w:val="none" w:sz="0" w:space="0" w:color="auto"/>
            <w:left w:val="none" w:sz="0" w:space="0" w:color="auto"/>
            <w:bottom w:val="none" w:sz="0" w:space="0" w:color="auto"/>
            <w:right w:val="none" w:sz="0" w:space="0" w:color="auto"/>
          </w:divBdr>
          <w:divsChild>
            <w:div w:id="9259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974">
      <w:bodyDiv w:val="1"/>
      <w:marLeft w:val="0"/>
      <w:marRight w:val="0"/>
      <w:marTop w:val="0"/>
      <w:marBottom w:val="0"/>
      <w:divBdr>
        <w:top w:val="none" w:sz="0" w:space="0" w:color="auto"/>
        <w:left w:val="none" w:sz="0" w:space="0" w:color="auto"/>
        <w:bottom w:val="none" w:sz="0" w:space="0" w:color="auto"/>
        <w:right w:val="none" w:sz="0" w:space="0" w:color="auto"/>
      </w:divBdr>
    </w:div>
    <w:div w:id="1684167414">
      <w:bodyDiv w:val="1"/>
      <w:marLeft w:val="0"/>
      <w:marRight w:val="0"/>
      <w:marTop w:val="0"/>
      <w:marBottom w:val="0"/>
      <w:divBdr>
        <w:top w:val="none" w:sz="0" w:space="0" w:color="auto"/>
        <w:left w:val="none" w:sz="0" w:space="0" w:color="auto"/>
        <w:bottom w:val="none" w:sz="0" w:space="0" w:color="auto"/>
        <w:right w:val="none" w:sz="0" w:space="0" w:color="auto"/>
      </w:divBdr>
      <w:divsChild>
        <w:div w:id="1039352836">
          <w:marLeft w:val="0"/>
          <w:marRight w:val="0"/>
          <w:marTop w:val="0"/>
          <w:marBottom w:val="0"/>
          <w:divBdr>
            <w:top w:val="none" w:sz="0" w:space="0" w:color="auto"/>
            <w:left w:val="none" w:sz="0" w:space="0" w:color="auto"/>
            <w:bottom w:val="none" w:sz="0" w:space="0" w:color="auto"/>
            <w:right w:val="none" w:sz="0" w:space="0" w:color="auto"/>
          </w:divBdr>
          <w:divsChild>
            <w:div w:id="2231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9288">
      <w:bodyDiv w:val="1"/>
      <w:marLeft w:val="0"/>
      <w:marRight w:val="0"/>
      <w:marTop w:val="0"/>
      <w:marBottom w:val="0"/>
      <w:divBdr>
        <w:top w:val="none" w:sz="0" w:space="0" w:color="auto"/>
        <w:left w:val="none" w:sz="0" w:space="0" w:color="auto"/>
        <w:bottom w:val="none" w:sz="0" w:space="0" w:color="auto"/>
        <w:right w:val="none" w:sz="0" w:space="0" w:color="auto"/>
      </w:divBdr>
    </w:div>
    <w:div w:id="1936354952">
      <w:bodyDiv w:val="1"/>
      <w:marLeft w:val="0"/>
      <w:marRight w:val="0"/>
      <w:marTop w:val="0"/>
      <w:marBottom w:val="0"/>
      <w:divBdr>
        <w:top w:val="none" w:sz="0" w:space="0" w:color="auto"/>
        <w:left w:val="none" w:sz="0" w:space="0" w:color="auto"/>
        <w:bottom w:val="none" w:sz="0" w:space="0" w:color="auto"/>
        <w:right w:val="none" w:sz="0" w:space="0" w:color="auto"/>
      </w:divBdr>
    </w:div>
    <w:div w:id="2011906348">
      <w:bodyDiv w:val="1"/>
      <w:marLeft w:val="0"/>
      <w:marRight w:val="0"/>
      <w:marTop w:val="0"/>
      <w:marBottom w:val="0"/>
      <w:divBdr>
        <w:top w:val="none" w:sz="0" w:space="0" w:color="auto"/>
        <w:left w:val="none" w:sz="0" w:space="0" w:color="auto"/>
        <w:bottom w:val="none" w:sz="0" w:space="0" w:color="auto"/>
        <w:right w:val="none" w:sz="0" w:space="0" w:color="auto"/>
      </w:divBdr>
    </w:div>
    <w:div w:id="2028411557">
      <w:bodyDiv w:val="1"/>
      <w:marLeft w:val="0"/>
      <w:marRight w:val="0"/>
      <w:marTop w:val="0"/>
      <w:marBottom w:val="0"/>
      <w:divBdr>
        <w:top w:val="none" w:sz="0" w:space="0" w:color="auto"/>
        <w:left w:val="none" w:sz="0" w:space="0" w:color="auto"/>
        <w:bottom w:val="none" w:sz="0" w:space="0" w:color="auto"/>
        <w:right w:val="none" w:sz="0" w:space="0" w:color="auto"/>
      </w:divBdr>
    </w:div>
    <w:div w:id="210380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Joshua.Xu@fda.hhs.gov" TargetMode="Externa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5CD39-7FCF-674D-88A2-1A047F5669EE}">
  <we:reference id="wa200010453" version="1.0.0.1" store="en-US" storeType="OMEX"/>
  <we:alternateReferences>
    <we:reference id="wa200010453" version="1.0.0.1" store="en-US" storeType="OMEX"/>
  </we:alternateReferences>
  <we:properties>
    <we:property name="claude.fileId" value="&quot;3e38c559-7961-4f35-b0d7-666b73238cb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7D9C6ED-34BB-DD41-BBFA-7C43760B5E56}">
  <we:reference id="wa200010725" version="1.0.0.1" store="en-US" storeType="OMEX"/>
  <we:alternateReferences>
    <we:reference id="WA200010725" version="1.0.0.1" store="" storeType="OMEX"/>
  </we:alternateReferences>
  <we:properties>
    <we:property name="claude.fileId" value="&quot;a621efe0-4bec-43fc-8c14-a2088ed77cf9&quot;"/>
  </we:properties>
  <we:bindings/>
  <we:snapshot xmlns:r="http://schemas.openxmlformats.org/officeDocument/2006/relationships"/>
</we:webextension>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418</TotalTime>
  <Pages>27</Pages>
  <Words>9844</Words>
  <Characters>65069</Characters>
  <Application>Microsoft Office Word</Application>
  <DocSecurity>0</DocSecurity>
  <Lines>2602</Lines>
  <Paragraphs>861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Binsheng Gong</cp:lastModifiedBy>
  <cp:revision>67</cp:revision>
  <dcterms:created xsi:type="dcterms:W3CDTF">2026-05-14T19:39:00Z</dcterms:created>
  <dcterms:modified xsi:type="dcterms:W3CDTF">2026-06-04T20:42:00Z</dcterms:modified>
</cp:coreProperties>
</file>