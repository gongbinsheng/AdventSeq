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7F48" w14:textId="77777777" w:rsidR="00D140B5" w:rsidRPr="000E5BD5" w:rsidRDefault="00D140B5" w:rsidP="000E5BD5">
      <w:pPr>
        <w:pStyle w:val="Title"/>
      </w:pPr>
      <w:proofErr w:type="spellStart"/>
      <w:r w:rsidRPr="000E5BD5">
        <w:t>AdVentSeq</w:t>
      </w:r>
      <w:proofErr w:type="spellEnd"/>
      <w:r w:rsidRPr="000E5BD5">
        <w:t>: A Comprehensive Bioinformatics Pipeline for Adventitious Viral Agents Detection with RNA-seq</w:t>
      </w:r>
    </w:p>
    <w:p w14:paraId="754FAA72" w14:textId="77777777" w:rsidR="00D140B5" w:rsidRPr="00D140B5" w:rsidRDefault="00D140B5" w:rsidP="00D140B5">
      <w:r w:rsidRPr="00D140B5">
        <w:t>Binsheng Gong</w:t>
      </w:r>
      <w:r w:rsidRPr="00D140B5">
        <w:rPr>
          <w:vertAlign w:val="superscript"/>
        </w:rPr>
        <w:t>1</w:t>
      </w:r>
      <w:r w:rsidRPr="00D140B5">
        <w:t>, Sayma Afroj</w:t>
      </w:r>
      <w:r w:rsidRPr="00D140B5">
        <w:rPr>
          <w:vertAlign w:val="superscript"/>
        </w:rPr>
        <w:t>2</w:t>
      </w:r>
      <w:r w:rsidRPr="00D140B5">
        <w:t>, Aaron Scholl</w:t>
      </w:r>
      <w:r w:rsidRPr="00D140B5">
        <w:rPr>
          <w:vertAlign w:val="superscript"/>
        </w:rPr>
        <w:t>2</w:t>
      </w:r>
      <w:r w:rsidRPr="00D140B5">
        <w:t>, Sandip De</w:t>
      </w:r>
      <w:r w:rsidRPr="00D140B5">
        <w:rPr>
          <w:vertAlign w:val="superscript"/>
        </w:rPr>
        <w:t>2</w:t>
      </w:r>
      <w:r w:rsidRPr="00D140B5">
        <w:t>, Joshua Xu</w:t>
      </w:r>
      <w:r w:rsidRPr="00D140B5">
        <w:rPr>
          <w:vertAlign w:val="superscript"/>
        </w:rPr>
        <w:t>1</w:t>
      </w:r>
      <w:r w:rsidRPr="00D140B5">
        <w:t>*</w:t>
      </w:r>
    </w:p>
    <w:p w14:paraId="0C4AC796" w14:textId="77777777" w:rsidR="00D140B5" w:rsidRPr="00D140B5" w:rsidRDefault="00D140B5" w:rsidP="00D140B5">
      <w:r w:rsidRPr="00D140B5">
        <w:t>1 Division of Bioinformatics and Biostatistics, National Center for Toxicological Research, US Food and Drug Administration, Jefferson, AR, 72079, USA</w:t>
      </w:r>
    </w:p>
    <w:p w14:paraId="2BD775D3" w14:textId="77777777" w:rsidR="00D140B5" w:rsidRPr="00D140B5" w:rsidRDefault="00D140B5" w:rsidP="00D140B5">
      <w:r w:rsidRPr="00D140B5">
        <w:t>2 Tumor Vaccine and Biotechnology Branch, Division of Cellular Therapy 2, Office of Cellular Therapy and Human Tissue, Center for Biologics Evaluation and Research, U.S. Food and Drug Administration, Silver Spring, MD 20993, USA</w:t>
      </w:r>
    </w:p>
    <w:p w14:paraId="03CFD934" w14:textId="77777777" w:rsidR="00D140B5" w:rsidRPr="00D140B5" w:rsidRDefault="00D140B5" w:rsidP="00D140B5">
      <w:r w:rsidRPr="00D140B5">
        <w:t>* Corresponding author: Joshua Xu (</w:t>
      </w:r>
      <w:hyperlink r:id="rId4" w:history="1">
        <w:r w:rsidRPr="00D140B5">
          <w:rPr>
            <w:rStyle w:val="Hyperlink"/>
          </w:rPr>
          <w:t>Joshua.Xu@fda.hhs.gov</w:t>
        </w:r>
      </w:hyperlink>
      <w:r w:rsidRPr="00D140B5">
        <w:t>)</w:t>
      </w:r>
    </w:p>
    <w:p w14:paraId="57CC402F" w14:textId="77777777" w:rsidR="00D140B5" w:rsidRPr="000E5BD5" w:rsidRDefault="00D140B5" w:rsidP="000E5BD5">
      <w:pPr>
        <w:pStyle w:val="Heading1"/>
      </w:pPr>
      <w:r w:rsidRPr="000E5BD5">
        <w:t>Abstract</w:t>
      </w:r>
    </w:p>
    <w:p w14:paraId="51C72FED" w14:textId="3238E947" w:rsidR="00D140B5" w:rsidRPr="00D140B5" w:rsidRDefault="00D140B5" w:rsidP="00D140B5">
      <w:r w:rsidRPr="00D140B5">
        <w:t>Next-generation sequencing (NGS</w:t>
      </w:r>
      <w:proofErr w:type="gramStart"/>
      <w:r w:rsidRPr="00D140B5">
        <w:t>) is</w:t>
      </w:r>
      <w:proofErr w:type="gramEnd"/>
      <w:r w:rsidRPr="00D140B5">
        <w:t xml:space="preserve"> emerging as a powerful agnostic tool for detecting adventitious viral agents in </w:t>
      </w:r>
      <w:commentRangeStart w:id="0"/>
      <w:r w:rsidRPr="00D140B5">
        <w:t>biologics</w:t>
      </w:r>
      <w:ins w:id="1" w:author="Xu, Joshua" w:date="2026-05-14T14:57:00Z" w16du:dateUtc="2026-05-14T19:57:00Z">
        <w:r w:rsidR="009A24F1">
          <w:t xml:space="preserve"> starting </w:t>
        </w:r>
        <w:proofErr w:type="gramStart"/>
        <w:r w:rsidR="009A24F1">
          <w:t>materials?</w:t>
        </w:r>
      </w:ins>
      <w:r w:rsidRPr="00D140B5">
        <w:t>.</w:t>
      </w:r>
      <w:proofErr w:type="gramEnd"/>
      <w:r w:rsidRPr="00D140B5">
        <w:t xml:space="preserve"> NGS of virus-infected host samples </w:t>
      </w:r>
      <w:commentRangeEnd w:id="0"/>
      <w:r w:rsidR="00057D42">
        <w:rPr>
          <w:rStyle w:val="CommentReference"/>
        </w:rPr>
        <w:commentReference w:id="0"/>
      </w:r>
      <w:r w:rsidRPr="00D140B5">
        <w:t>provides powerful insights into host–pathogen interactions. However, NGS requires advanced computational methodologies for accurate interpretation.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18683AB" w14:textId="44832BA6" w:rsidR="00D140B5" w:rsidRPr="00D140B5" w:rsidRDefault="00D140B5" w:rsidP="00D140B5">
      <w:r w:rsidRPr="00D140B5">
        <w:t xml:space="preserve">We present </w:t>
      </w:r>
      <w:proofErr w:type="spellStart"/>
      <w:r w:rsidRPr="00D140B5">
        <w:t>AdVentSeq</w:t>
      </w:r>
      <w:proofErr w:type="spellEnd"/>
      <w:r w:rsidRPr="00D140B5">
        <w:t xml:space="preserve">, a robust bioinformatics pipeline designed for paired-end short-read RNA sequencing data from virus-infected </w:t>
      </w:r>
      <w:del w:id="2" w:author="Xu, Joshua" w:date="2026-05-14T14:45:00Z" w16du:dateUtc="2026-05-14T19:45:00Z">
        <w:r w:rsidRPr="00D140B5" w:rsidDel="00642166">
          <w:delText xml:space="preserve">host </w:delText>
        </w:r>
      </w:del>
      <w:ins w:id="3" w:author="Xu, Joshua" w:date="2026-05-14T14:45:00Z" w16du:dateUtc="2026-05-14T19:45:00Z">
        <w:r w:rsidR="00642166">
          <w:t>donor?</w:t>
        </w:r>
        <w:r w:rsidR="00642166" w:rsidRPr="00D140B5">
          <w:t xml:space="preserve"> </w:t>
        </w:r>
      </w:ins>
      <w:del w:id="4" w:author="Xu, Joshua" w:date="2026-05-14T14:44:00Z" w16du:dateUtc="2026-05-14T19:44:00Z">
        <w:r w:rsidRPr="00D140B5" w:rsidDel="0017174F">
          <w:delText>systems</w:delText>
        </w:r>
      </w:del>
      <w:ins w:id="5" w:author="Xu, Joshua" w:date="2026-05-14T14:44:00Z" w16du:dateUtc="2026-05-14T19:44:00Z">
        <w:r w:rsidR="0017174F">
          <w:t>samples</w:t>
        </w:r>
      </w:ins>
      <w:r w:rsidRPr="00D140B5">
        <w:t xml:space="preserve">. </w:t>
      </w:r>
      <w:proofErr w:type="spellStart"/>
      <w:r w:rsidRPr="00D140B5">
        <w:t>AdVentSeq</w:t>
      </w:r>
      <w:proofErr w:type="spellEnd"/>
      <w:r w:rsidRPr="00D140B5">
        <w:t xml:space="preserve">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w:t>
      </w:r>
      <w:proofErr w:type="gramStart"/>
      <w:r w:rsidRPr="00D140B5">
        <w:t>combined</w:t>
      </w:r>
      <w:proofErr w:type="gramEnd"/>
      <w:r w:rsidRPr="00D140B5">
        <w:t xml:space="preserve"> viral genome remapping with coverage-adjusted quantification, improving accuracy of pathogen detection. The </w:t>
      </w:r>
      <w:del w:id="6" w:author="Xu, Joshua" w:date="2026-05-14T14:48:00Z" w16du:dateUtc="2026-05-14T19:48:00Z">
        <w:r w:rsidRPr="00D140B5" w:rsidDel="00973150">
          <w:delText xml:space="preserve">workflow </w:delText>
        </w:r>
      </w:del>
      <w:ins w:id="7" w:author="Xu, Joshua" w:date="2026-05-14T14:48:00Z" w16du:dateUtc="2026-05-14T19:48:00Z">
        <w:r w:rsidR="00973150">
          <w:t>pipeline</w:t>
        </w:r>
        <w:r w:rsidR="00973150" w:rsidRPr="00D140B5">
          <w:t xml:space="preserve"> </w:t>
        </w:r>
      </w:ins>
      <w:r w:rsidRPr="00D140B5">
        <w:t>also generates downstream-ready outputs for applications such as viral variant calling, phylogenetic analysis, and host-response characterization</w:t>
      </w:r>
      <w:ins w:id="8" w:author="Xu, Joshua" w:date="2026-05-14T14:48:00Z" w16du:dateUtc="2026-05-14T19:48:00Z">
        <w:r w:rsidR="00973150">
          <w:t>.</w:t>
        </w:r>
      </w:ins>
      <w:del w:id="9" w:author="Xu, Joshua" w:date="2026-05-14T14:48:00Z" w16du:dateUtc="2026-05-14T19:48:00Z">
        <w:r w:rsidRPr="00D140B5" w:rsidDel="00973150">
          <w:delText>, although those analyses were not the focus of the present study.</w:delText>
        </w:r>
      </w:del>
    </w:p>
    <w:p w14:paraId="00761888" w14:textId="2557D747" w:rsidR="00D140B5" w:rsidRPr="00D140B5" w:rsidRDefault="00D30FE4" w:rsidP="00D140B5">
      <w:proofErr w:type="gramStart"/>
      <w:r>
        <w:t>Evaluation</w:t>
      </w:r>
      <w:proofErr w:type="gramEnd"/>
      <w:r w:rsidR="00D140B5" w:rsidRPr="00D140B5">
        <w:t xml:space="preserve"> across multiple library-preparation protocols and inoculum conditions showed that host-subtraction strategy strongly influenced downstream viral candidate inflation and apparent viral burden. Conservative host read removal reduced spurious carryover into the </w:t>
      </w:r>
      <w:r w:rsidR="00D140B5" w:rsidRPr="00D140B5">
        <w:lastRenderedPageBreak/>
        <w:t xml:space="preserve">viral-analysis stage, while coverage-aware quantification helped distinguish localized mapping artifacts from broad genome-supported viral </w:t>
      </w:r>
      <w:proofErr w:type="gramStart"/>
      <w:r w:rsidR="00D140B5" w:rsidRPr="00D140B5">
        <w:t>signal</w:t>
      </w:r>
      <w:proofErr w:type="gramEnd"/>
      <w:r w:rsidR="00D140B5" w:rsidRPr="00D140B5">
        <w:t>. Host-expression profiles remained broadly consistent across host mappers, supporting a practical separation between mapper choices optimized for host transcriptomics and those optimized for viral detection and quantification.</w:t>
      </w:r>
    </w:p>
    <w:p w14:paraId="4D97D1FA" w14:textId="77777777" w:rsidR="00D140B5" w:rsidRPr="00D140B5" w:rsidRDefault="00D140B5" w:rsidP="00D140B5">
      <w:r w:rsidRPr="00D140B5">
        <w:t xml:space="preserve">By integrating host transcriptomic profiling with pathogen detection, quantification, and genomic characterization, </w:t>
      </w:r>
      <w:proofErr w:type="spellStart"/>
      <w:r w:rsidRPr="00D140B5">
        <w:t>AdVentSeq</w:t>
      </w:r>
      <w:proofErr w:type="spellEnd"/>
      <w:r w:rsidRPr="00D140B5">
        <w:t xml:space="preserve"> offers a comprehensive solution tailored to regulatory science needs. Overall, our results support a workflow in which conservative host read removal is paired with coverage-aware viral interpretation to improve robustness, transparency, and biological plausibility in RNA-seq-based adventitious agent detection. Its application is particularly relevant for FDA safety evaluations of biological products, supporting systematic identification and characterization of adventitious viral agents.</w:t>
      </w:r>
    </w:p>
    <w:p w14:paraId="545F42FB" w14:textId="77777777" w:rsidR="00D140B5" w:rsidRPr="00D140B5" w:rsidRDefault="00D140B5" w:rsidP="00D140B5">
      <w:r w:rsidRPr="00D140B5">
        <w:rPr>
          <w:b/>
          <w:bCs/>
        </w:rPr>
        <w:t>Keywords:</w:t>
      </w:r>
      <w:r w:rsidRPr="00D140B5">
        <w:t> RNA-seq, viral genomics, bioinformatics pipeline, pathogen detection, host-pathogen interactions</w:t>
      </w:r>
    </w:p>
    <w:p w14:paraId="65997059" w14:textId="77777777" w:rsidR="00D140B5" w:rsidRPr="00D140B5" w:rsidRDefault="00D140B5" w:rsidP="000E5BD5">
      <w:pPr>
        <w:pStyle w:val="Heading1"/>
      </w:pPr>
      <w:r w:rsidRPr="00D140B5">
        <w:t>Introduction</w:t>
      </w:r>
    </w:p>
    <w:p w14:paraId="4A77E604" w14:textId="06A69116" w:rsidR="00D140B5" w:rsidRPr="00D140B5" w:rsidRDefault="00D140B5" w:rsidP="00D140B5">
      <w:r w:rsidRPr="00D140B5">
        <w:t>Ensuring the viral safety of biological products is a central requirement of modern biomanufacturing because adventitious viral contamination can affect cell substrates, raw materials, viral seeds, bulk harvests, and final products used in vaccines, recombinant proteins, cell therapies, and gene therapy applications</w:t>
      </w:r>
      <w:r w:rsidR="00F521D3">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r>
      <w:r w:rsidR="00F521D3">
        <w:instrText xml:space="preserve"> ADDIN EN.CITE </w:instrText>
      </w:r>
      <w:r w:rsidR="00F521D3">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r>
      <w:r w:rsidR="00F521D3">
        <w:instrText xml:space="preserve"> ADDIN EN.CITE.DATA </w:instrText>
      </w:r>
      <w:r w:rsidR="00F521D3">
        <w:fldChar w:fldCharType="end"/>
      </w:r>
      <w:r w:rsidR="00F521D3">
        <w:fldChar w:fldCharType="separate"/>
      </w:r>
      <w:r w:rsidR="00F521D3" w:rsidRPr="00F521D3">
        <w:rPr>
          <w:noProof/>
          <w:vertAlign w:val="superscript"/>
        </w:rPr>
        <w:t>1-4</w:t>
      </w:r>
      <w:r w:rsidR="00F521D3">
        <w:fldChar w:fldCharType="end"/>
      </w:r>
      <w:r w:rsidRPr="00D140B5">
        <w:t>. The regulatory and manufacturing importance of this problem has driven the development of multilayered viral safety strategies that combine careful selection and qualification of starting materials, upstream process controls, orthogonal clearance steps, and sensitive analytical testing for known and unknown viral agents</w:t>
      </w:r>
      <w:r w:rsidR="008502CB">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r>
      <w:r w:rsidR="008502CB">
        <w:instrText xml:space="preserve"> ADDIN EN.CITE </w:instrText>
      </w:r>
      <w:r w:rsidR="008502CB">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r>
      <w:r w:rsidR="008502CB">
        <w:instrText xml:space="preserve"> ADDIN EN.CITE.DATA </w:instrText>
      </w:r>
      <w:r w:rsidR="008502CB">
        <w:fldChar w:fldCharType="end"/>
      </w:r>
      <w:r w:rsidR="008502CB">
        <w:fldChar w:fldCharType="separate"/>
      </w:r>
      <w:r w:rsidR="008502CB" w:rsidRPr="008502CB">
        <w:rPr>
          <w:noProof/>
          <w:vertAlign w:val="superscript"/>
        </w:rPr>
        <w:t>1,2,4,5</w:t>
      </w:r>
      <w:r w:rsidR="008502CB">
        <w:fldChar w:fldCharType="end"/>
      </w:r>
      <w:r w:rsidRPr="00D140B5">
        <w:t>.</w:t>
      </w:r>
    </w:p>
    <w:p w14:paraId="74BFFF91" w14:textId="2C1B6EE8" w:rsidR="00D140B5" w:rsidRPr="00D140B5" w:rsidRDefault="00D140B5" w:rsidP="00D140B5">
      <w:r w:rsidRPr="00D140B5">
        <w:t>Historically, adventitious virus testing has relied on </w:t>
      </w:r>
      <w:r w:rsidRPr="00D140B5">
        <w:rPr>
          <w:i/>
          <w:iCs/>
        </w:rPr>
        <w:t>in vivo</w:t>
      </w:r>
      <w:r w:rsidRPr="00D140B5">
        <w:t> assays, </w:t>
      </w:r>
      <w:r w:rsidRPr="00D140B5">
        <w:rPr>
          <w:i/>
          <w:iCs/>
        </w:rPr>
        <w:t>in vitro</w:t>
      </w:r>
      <w:r w:rsidRPr="00D140B5">
        <w:t> cell-based infectivity tests, electron microscopy, and targeted molecular methods such as PCR, each of which provides useful but incomplete coverage of viral risk</w:t>
      </w:r>
      <w:r w:rsidR="008502CB">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r>
      <w:r w:rsidR="008502CB">
        <w:instrText xml:space="preserve"> ADDIN EN.CITE </w:instrText>
      </w:r>
      <w:r w:rsidR="008502CB">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r>
      <w:r w:rsidR="008502CB">
        <w:instrText xml:space="preserve"> ADDIN EN.CITE.DATA </w:instrText>
      </w:r>
      <w:r w:rsidR="008502CB">
        <w:fldChar w:fldCharType="end"/>
      </w:r>
      <w:r w:rsidR="008502CB">
        <w:fldChar w:fldCharType="separate"/>
      </w:r>
      <w:r w:rsidR="008502CB" w:rsidRPr="008502CB">
        <w:rPr>
          <w:noProof/>
          <w:vertAlign w:val="superscript"/>
        </w:rPr>
        <w:t>1,2,4</w:t>
      </w:r>
      <w:r w:rsidR="008502CB">
        <w:fldChar w:fldCharType="end"/>
      </w:r>
      <w:r w:rsidRPr="00D140B5">
        <w:t>. These traditional assays are limited by long turnaround times, finite assay scope, dependence on viral replication or prior sequence knowledge, and reduced ability to detect divergent, unexpected, or previously uncharacterized viruses</w:t>
      </w:r>
      <w:r w:rsidR="008502CB">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r>
      <w:r w:rsidR="008502CB">
        <w:instrText xml:space="preserve"> ADDIN EN.CITE </w:instrText>
      </w:r>
      <w:r w:rsidR="008502CB">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r>
      <w:r w:rsidR="008502CB">
        <w:instrText xml:space="preserve"> ADDIN EN.CITE.DATA </w:instrText>
      </w:r>
      <w:r w:rsidR="008502CB">
        <w:fldChar w:fldCharType="end"/>
      </w:r>
      <w:r w:rsidR="008502CB">
        <w:fldChar w:fldCharType="separate"/>
      </w:r>
      <w:r w:rsidR="008502CB" w:rsidRPr="008502CB">
        <w:rPr>
          <w:noProof/>
          <w:vertAlign w:val="superscript"/>
        </w:rPr>
        <w:t>2,4,6</w:t>
      </w:r>
      <w:r w:rsidR="008502CB">
        <w:fldChar w:fldCharType="end"/>
      </w:r>
      <w:r w:rsidRPr="00D140B5">
        <w:t>.</w:t>
      </w:r>
    </w:p>
    <w:p w14:paraId="04BC4EE5" w14:textId="5FEA09D6" w:rsidR="00D140B5" w:rsidRPr="00D140B5" w:rsidRDefault="00D140B5" w:rsidP="00D140B5">
      <w:r w:rsidRPr="00D140B5">
        <w:t xml:space="preserve">Next-generation sequencing (NGS), also referred to as </w:t>
      </w:r>
      <w:commentRangeStart w:id="10"/>
      <w:r w:rsidRPr="00D140B5">
        <w:t>high-throughput sequencing (HTS</w:t>
      </w:r>
      <w:commentRangeEnd w:id="10"/>
      <w:r w:rsidR="0006412D">
        <w:rPr>
          <w:rStyle w:val="CommentReference"/>
        </w:rPr>
        <w:commentReference w:id="10"/>
      </w:r>
      <w:r w:rsidRPr="00D140B5">
        <w:t>), has therefore emerged as a powerful sequence-independent technology for broad virus detection and characterization in biologics safety testing workflows</w:t>
      </w:r>
      <w:r w:rsidR="008502CB">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r>
      <w:r w:rsidR="008502CB">
        <w:instrText xml:space="preserve"> ADDIN EN.CITE </w:instrText>
      </w:r>
      <w:r w:rsidR="008502CB">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r>
      <w:r w:rsidR="008502CB">
        <w:instrText xml:space="preserve"> ADDIN EN.CITE.DATA </w:instrText>
      </w:r>
      <w:r w:rsidR="008502CB">
        <w:fldChar w:fldCharType="end"/>
      </w:r>
      <w:r w:rsidR="008502CB">
        <w:fldChar w:fldCharType="separate"/>
      </w:r>
      <w:r w:rsidR="008502CB" w:rsidRPr="008502CB">
        <w:rPr>
          <w:noProof/>
          <w:vertAlign w:val="superscript"/>
        </w:rPr>
        <w:t>2,3,6,7</w:t>
      </w:r>
      <w:r w:rsidR="008502CB">
        <w:fldChar w:fldCharType="end"/>
      </w:r>
      <w:r w:rsidRPr="00D140B5">
        <w:t>. Because NGS does not require prior knowledge of a specific target, it offers the possibility of simultaneously detecting expected, unexpected, and novel viral sequences within a single assay, making it particularly attractive for comprehensive adventitious agent testing</w:t>
      </w:r>
      <w:r w:rsidR="005F0A95">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r>
      <w:r w:rsidR="005F0A95">
        <w:instrText xml:space="preserve"> ADDIN EN.CITE </w:instrText>
      </w:r>
      <w:r w:rsidR="005F0A95">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2,3,6</w:t>
      </w:r>
      <w:r w:rsidR="005F0A95">
        <w:fldChar w:fldCharType="end"/>
      </w:r>
      <w:r w:rsidRPr="00D140B5">
        <w:t xml:space="preserve">. The </w:t>
      </w:r>
      <w:r w:rsidRPr="00D140B5">
        <w:lastRenderedPageBreak/>
        <w:t>relevance of NGS-based virus detection was underscored by prominent case studies, including the detection of porcine circovirus type 1 nucleic acid in a licensed rotavirus vaccine and the discovery of an unexpected rhabdovirus in the Sf9 insect cell line, both of which demonstrated the value of broad, untargeted sequencing strategies in revealing hidden viral signals</w:t>
      </w:r>
      <w:r w:rsidR="005F0A95">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r>
      <w:r w:rsidR="005F0A95">
        <w:instrText xml:space="preserve"> ADDIN EN.CITE </w:instrText>
      </w:r>
      <w:r w:rsidR="005F0A95">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r>
      <w:r w:rsidR="005F0A95">
        <w:instrText xml:space="preserve"> ADDIN EN.CITE.DATA </w:instrText>
      </w:r>
      <w:r w:rsidR="005F0A95">
        <w:fldChar w:fldCharType="end"/>
      </w:r>
      <w:r w:rsidR="005F0A95">
        <w:fldChar w:fldCharType="separate"/>
      </w:r>
      <w:r w:rsidR="005F0A95" w:rsidRPr="005F0A95">
        <w:rPr>
          <w:noProof/>
          <w:vertAlign w:val="superscript"/>
        </w:rPr>
        <w:t>2,5</w:t>
      </w:r>
      <w:r w:rsidR="005F0A95">
        <w:fldChar w:fldCharType="end"/>
      </w:r>
      <w:r w:rsidRPr="00D140B5">
        <w:t>. These examples also highlighted a broader lesson for the field: contamination and viral sequence findings that escape conventional assays may still be detectable when sequencing data are interpreted using appropriately designed laboratory and computational workflows</w:t>
      </w:r>
      <w:r w:rsidR="005F0A95">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r>
      <w:r w:rsidR="005F0A95">
        <w:instrText xml:space="preserve"> ADDIN EN.CITE </w:instrText>
      </w:r>
      <w:r w:rsidR="005F0A95">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3,5,7</w:t>
      </w:r>
      <w:r w:rsidR="005F0A95">
        <w:fldChar w:fldCharType="end"/>
      </w:r>
      <w:r w:rsidRPr="00D140B5">
        <w:t>. As a result, NGS is increasingly being adopted as a complementary or alternative method for viral safety testing in biologics manufacturing, including applications involving vaccines, recombinant biologics, cell substrates, and viral vector platforms</w:t>
      </w:r>
      <w:r w:rsidR="005F0A95">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r>
      <w:r w:rsidR="005F0A95">
        <w:instrText xml:space="preserve"> ADDIN EN.CITE </w:instrText>
      </w:r>
      <w:r w:rsidR="005F0A95">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r>
      <w:r w:rsidR="005F0A95">
        <w:instrText xml:space="preserve"> ADDIN EN.CITE.DATA </w:instrText>
      </w:r>
      <w:r w:rsidR="005F0A95">
        <w:fldChar w:fldCharType="end"/>
      </w:r>
      <w:r w:rsidR="005F0A95">
        <w:fldChar w:fldCharType="separate"/>
      </w:r>
      <w:r w:rsidR="005F0A95" w:rsidRPr="005F0A95">
        <w:rPr>
          <w:noProof/>
          <w:vertAlign w:val="superscript"/>
        </w:rPr>
        <w:t>1-3,6,7</w:t>
      </w:r>
      <w:r w:rsidR="005F0A95">
        <w:fldChar w:fldCharType="end"/>
      </w:r>
      <w:r w:rsidRPr="00D140B5">
        <w:t>.</w:t>
      </w:r>
    </w:p>
    <w:p w14:paraId="472B6C5A" w14:textId="7E34527A" w:rsidR="00D140B5" w:rsidRPr="00D140B5" w:rsidRDefault="00D140B5" w:rsidP="00D140B5">
      <w:r w:rsidRPr="00D140B5">
        <w:t>However, the analytical power of NGS depends not only on sequencing chemistry and library preparation, but also on the design, optimization, and validation of the downstream bioinformatics pipeline used to separate true viral signal from technical and biological background</w:t>
      </w:r>
      <w:r w:rsidR="005F0A95">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3,6,8</w:t>
      </w:r>
      <w:r w:rsidR="005F0A95">
        <w:fldChar w:fldCharType="end"/>
      </w:r>
      <w:r w:rsidRPr="00D140B5">
        <w:t>. Bioinformatics analysis is especially consequential in low-titer or complex samples, where viral reads may represent only a minute fraction of total sequence output and where false-positive calls can arise from database contamination, read misclassification, endogenous viral elements, or spurious alignments to repetitive or low-complexity sequence</w:t>
      </w:r>
      <w:r w:rsidR="005F0A95">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6,8,9</w:t>
      </w:r>
      <w:r w:rsidR="005F0A95">
        <w:fldChar w:fldCharType="end"/>
      </w:r>
      <w:r w:rsidRPr="00D140B5">
        <w:t xml:space="preserve">. Accordingly, several groups and collaborative working efforts have emphasized that pipeline </w:t>
      </w:r>
      <w:r w:rsidR="00D30FE4">
        <w:t>evaluation</w:t>
      </w:r>
      <w:r w:rsidRPr="00D140B5">
        <w:t>, reference curation, and threshold setting are essential for generating reproducible and interpretable NGS-based virus detection results in regulated settings</w:t>
      </w:r>
      <w:r w:rsidR="005F0A95">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3,6-8</w:t>
      </w:r>
      <w:r w:rsidR="005F0A95">
        <w:fldChar w:fldCharType="end"/>
      </w:r>
      <w:r w:rsidRPr="00D140B5">
        <w:t>. Among the different NGS applications relevant to viral safety and host–virus biology, RNA-seq of virus-infected host samples is particularly informative because the same dataset can capture viral RNA, host transcriptional responses, and, when coverage is sufficient, sequence variation within the infecting viral population</w:t>
      </w:r>
      <w:r w:rsidR="0089426D">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10-13</w:t>
      </w:r>
      <w:r w:rsidR="0089426D">
        <w:fldChar w:fldCharType="end"/>
      </w:r>
      <w:r w:rsidRPr="00D140B5">
        <w:t xml:space="preserve">. This dual utility makes infected-host RNA-seq attractive not only for </w:t>
      </w:r>
      <w:commentRangeStart w:id="11"/>
      <w:r w:rsidRPr="00D140B5">
        <w:t>basic</w:t>
      </w:r>
      <w:commentRangeEnd w:id="11"/>
      <w:r w:rsidR="00A45CA6">
        <w:rPr>
          <w:rStyle w:val="CommentReference"/>
        </w:rPr>
        <w:commentReference w:id="11"/>
      </w:r>
      <w:r w:rsidRPr="00D140B5">
        <w:t xml:space="preserve"> studies of virus–host interaction, but also for translational and industrial settings in which one wishes to understand both the presence of viral material and the corresponding impact on host-cell state</w:t>
      </w:r>
      <w:r w:rsidR="0089426D">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10,13,14</w:t>
      </w:r>
      <w:r w:rsidR="0089426D">
        <w:fldChar w:fldCharType="end"/>
      </w:r>
      <w:r w:rsidRPr="00D140B5">
        <w:t>. In contrast to DNA-based broad-range sequencing approaches that may detect residual or nonreplicating nucleic acid, transcriptome sequencing can provide evidence of transcriptionally active virus while simultaneously preserving information about host pathways perturbed during infection</w:t>
      </w:r>
      <w:r w:rsidR="0089426D">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r>
      <w:r w:rsidR="0089426D">
        <w:instrText xml:space="preserve"> ADDIN EN.CITE </w:instrText>
      </w:r>
      <w:r w:rsidR="0089426D">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r>
      <w:r w:rsidR="0089426D">
        <w:instrText xml:space="preserve"> ADDIN EN.CITE.DATA </w:instrText>
      </w:r>
      <w:r w:rsidR="0089426D">
        <w:fldChar w:fldCharType="end"/>
      </w:r>
      <w:r w:rsidR="0089426D">
        <w:fldChar w:fldCharType="separate"/>
      </w:r>
      <w:r w:rsidR="0089426D" w:rsidRPr="0089426D">
        <w:rPr>
          <w:noProof/>
          <w:vertAlign w:val="superscript"/>
        </w:rPr>
        <w:t>2,10,14</w:t>
      </w:r>
      <w:r w:rsidR="0089426D">
        <w:fldChar w:fldCharType="end"/>
      </w:r>
      <w:r w:rsidRPr="00D140B5">
        <w:t>. For infected-cell systems, this creates an opportunity to connect viral burden with host innate immune activation, stress responses, metabolism, cell-cycle changes, or other transcriptional phenotypes within a unified analytical framework</w:t>
      </w:r>
      <w:r w:rsidR="0089426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10,11,13</w:t>
      </w:r>
      <w:r w:rsidR="0089426D">
        <w:fldChar w:fldCharType="end"/>
      </w:r>
      <w:r w:rsidRPr="00D140B5">
        <w:t>. Despite these advantages, extracting accurate viral abundance estimates from infected-host RNA-seq data remains challenging because host reads usually dominate the library and can obscure low-level viral signal</w:t>
      </w:r>
      <w:r w:rsidR="0089426D">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r>
      <w:r w:rsidR="0089426D">
        <w:instrText xml:space="preserve"> ADDIN EN.CITE.DATA </w:instrText>
      </w:r>
      <w:r w:rsidR="0089426D">
        <w:fldChar w:fldCharType="end"/>
      </w:r>
      <w:r w:rsidR="0089426D">
        <w:fldChar w:fldCharType="separate"/>
      </w:r>
      <w:r w:rsidR="0089426D" w:rsidRPr="0089426D">
        <w:rPr>
          <w:noProof/>
          <w:vertAlign w:val="superscript"/>
        </w:rPr>
        <w:t>5,9,10</w:t>
      </w:r>
      <w:r w:rsidR="0089426D">
        <w:fldChar w:fldCharType="end"/>
      </w:r>
      <w:r w:rsidRPr="00D140B5">
        <w:t>.</w:t>
      </w:r>
    </w:p>
    <w:p w14:paraId="67E88545" w14:textId="45B30671" w:rsidR="00D140B5" w:rsidRPr="00D140B5" w:rsidRDefault="00D140B5" w:rsidP="00D140B5">
      <w:r w:rsidRPr="00D140B5">
        <w:lastRenderedPageBreak/>
        <w:t>The host background problem is compounded when viral sequences share partial similarity with host-derived transcripts or genomic regions, which can lead to ambiguous alignment, incomplete recovery of true viral reads, or erroneous reassignment of reads during host subtraction and downstream classification</w: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8,9</w:t>
      </w:r>
      <w:r w:rsidR="005D36CE">
        <w:fldChar w:fldCharType="end"/>
      </w:r>
      <w:r w:rsidRPr="00D140B5">
        <w:t>. Method-dependent host read subtraction is itself a major analytical variable because subtraction against the host genome or transcriptome can improve computational efficiency and reduce noise, yet overly aggressive filtering may also discard biologically meaningful viral reads, particularly for viruses with host-like, endogenous, or low-complexity sequence features</w: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8,9</w:t>
      </w:r>
      <w:r w:rsidR="005D36CE">
        <w:fldChar w:fldCharType="end"/>
      </w:r>
      <w:r w:rsidRPr="00D140B5">
        <w:t>. Another recurring challenge is that viral reads are often distributed unevenly across the viral genome because of transcriptional structure, library construction bias, PCR effects, partial degradation, and local sequence composition, making raw read counts an imperfect proxy for viral abundance</w: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12,13</w:t>
      </w:r>
      <w:r w:rsidR="005D36CE">
        <w:fldChar w:fldCharType="end"/>
      </w:r>
      <w:r w:rsidRPr="00D140B5">
        <w:t>. Uneven coverage becomes especially problematic when a small number of highly covered regions dominate the apparent signal while other parts of the genome remain sparsely represented, since such patterns can inflate abundance estimates or complicate comparisons across viruses, samples, and analytical methods</w: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12,13</w:t>
      </w:r>
      <w:r w:rsidR="005D36CE">
        <w:fldChar w:fldCharType="end"/>
      </w:r>
      <w:r w:rsidRPr="00D140B5">
        <w:t xml:space="preserve">. Low-complexity or </w:t>
      </w:r>
      <w:proofErr w:type="spellStart"/>
      <w:r w:rsidRPr="00D140B5">
        <w:t>homopolymeric</w:t>
      </w:r>
      <w:proofErr w:type="spellEnd"/>
      <w:r w:rsidRPr="00D140B5">
        <w:t xml:space="preserve"> regions can further distort interpretation because they tend to attract spurious alignments, generate unstable read-placement behavior across mappers, and create localized coverage artifacts that are not necessarily proportional to true viral load</w:t>
      </w:r>
      <w:r w:rsidR="005D36CE">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8,12</w:t>
      </w:r>
      <w:r w:rsidR="005D36CE">
        <w:fldChar w:fldCharType="end"/>
      </w:r>
      <w:r w:rsidRPr="00D140B5">
        <w:t>. Multi-mapping introduces an additional layer of complexity because reads may align to multiple viral references, to both host and viral references, or to closely related strains within a database, thereby complicating taxonomic assignment and quantitative inference</w:t>
      </w:r>
      <w:r w:rsidR="005D36CE">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6,9,12</w:t>
      </w:r>
      <w:r w:rsidR="005D36CE">
        <w:fldChar w:fldCharType="end"/>
      </w:r>
      <w:r w:rsidRPr="00D140B5">
        <w:t>. These issues are amplified by differences among aligners and classifiers, since distinct tools vary in sensitivity, specificity, handling of mismatches and indels, treatment of multi-mapped reads, and susceptibility to misleading low-complexity matches</w:t>
      </w:r>
      <w:r w:rsidR="005D36CE">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6,8,12</w:t>
      </w:r>
      <w:r w:rsidR="005D36CE">
        <w:fldChar w:fldCharType="end"/>
      </w:r>
      <w:r w:rsidRPr="00D140B5">
        <w:t>. Reference strategy is likewise critical, as viral detection and quantification can change depending on whether one uses broad taxonomic databases, curated virus-only references, host-plus-virus composite references, or strain-resolved panels tailored to the experimental system</w:t>
      </w:r>
      <w:r w:rsidR="005D36C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6,8,9</w:t>
      </w:r>
      <w:r w:rsidR="005D36CE">
        <w:fldChar w:fldCharType="end"/>
      </w:r>
      <w:r w:rsidRPr="00D140B5">
        <w:t>.</w:t>
      </w:r>
    </w:p>
    <w:p w14:paraId="5E4D9A55" w14:textId="7E7EFF6D" w:rsidR="00D140B5" w:rsidRPr="00D140B5" w:rsidRDefault="00D140B5" w:rsidP="00D140B5">
      <w:r w:rsidRPr="00D140B5">
        <w:t>Taken together, these factors mean that infected-host RNA-seq analysis requires more than simple read counting or off-the-shelf metagenomic classification if one aims to obtain robust viral quantification alongside interpretable host-response results</w:t>
      </w:r>
      <w:r w:rsidR="005D36CE">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r>
      <w:r w:rsidR="005D36CE">
        <w:instrText xml:space="preserve"> ADDIN EN.CITE </w:instrText>
      </w:r>
      <w:r w:rsidR="005D36CE">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10,12,13</w:t>
      </w:r>
      <w:r w:rsidR="005D36CE">
        <w:fldChar w:fldCharType="end"/>
      </w:r>
      <w:r w:rsidRPr="00D140B5">
        <w:t>. Yet many existing pipelines emphasize only one side of the problem: some focus primarily on metagenomic virus identification and broad taxonomic screening, while others center on host differential expression without providing dedicated support for viral quantification or viral sequence analysis after infection</w:t>
      </w:r>
      <w:r w:rsidR="006E503F">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r>
      <w:r w:rsidR="006E503F">
        <w:instrText xml:space="preserve"> ADDIN EN.CITE </w:instrText>
      </w:r>
      <w:r w:rsidR="006E503F">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r>
      <w:r w:rsidR="006E503F">
        <w:instrText xml:space="preserve"> ADDIN EN.CITE.DATA </w:instrText>
      </w:r>
      <w:r w:rsidR="006E503F">
        <w:fldChar w:fldCharType="end"/>
      </w:r>
      <w:r w:rsidR="006E503F">
        <w:fldChar w:fldCharType="separate"/>
      </w:r>
      <w:r w:rsidR="006E503F" w:rsidRPr="006E503F">
        <w:rPr>
          <w:noProof/>
          <w:vertAlign w:val="superscript"/>
        </w:rPr>
        <w:t>9,12,13</w:t>
      </w:r>
      <w:r w:rsidR="006E503F">
        <w:fldChar w:fldCharType="end"/>
      </w:r>
      <w:r w:rsidRPr="00D140B5">
        <w:t xml:space="preserve">. Comparatively fewer workflows provide an integrated approach that supports host gene-expression quantification, virus-aware abundance estimation, and post-infection viral mutation analysis while explicitly </w:t>
      </w:r>
      <w:r w:rsidRPr="00D140B5">
        <w:lastRenderedPageBreak/>
        <w:t>accounting for alignment ambiguity, coverage heterogeneity, and host-subtraction artifacts</w:t>
      </w:r>
      <w:r w:rsidR="00A91EAD">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A91EAD">
        <w:instrText xml:space="preserve"> ADDIN EN.CITE </w:instrText>
      </w:r>
      <w:r w:rsidR="00A91EAD">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A91EAD">
        <w:instrText xml:space="preserve"> ADDIN EN.CITE.DATA </w:instrText>
      </w:r>
      <w:r w:rsidR="00A91EAD">
        <w:fldChar w:fldCharType="end"/>
      </w:r>
      <w:r w:rsidR="00A91EAD">
        <w:fldChar w:fldCharType="separate"/>
      </w:r>
      <w:r w:rsidR="00A91EAD" w:rsidRPr="00A91EAD">
        <w:rPr>
          <w:noProof/>
          <w:vertAlign w:val="superscript"/>
        </w:rPr>
        <w:t>12,13</w:t>
      </w:r>
      <w:r w:rsidR="00A91EAD">
        <w:fldChar w:fldCharType="end"/>
      </w:r>
      <w:r w:rsidRPr="00D140B5">
        <w:t>. This gap is especially relevant for controlled experimental infection studies and spike-in systems, where the analytical objective is not merely to detect whether virus is present, but to quantify how much virus is present, characterize how the host responds, and determine whether viral sequence changes emerge under the tested conditions</w:t>
      </w:r>
      <w:r w:rsidR="00A91EA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A91EAD">
        <w:instrText xml:space="preserve"> ADDIN EN.CITE </w:instrText>
      </w:r>
      <w:r w:rsidR="00A91EA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A91EAD">
        <w:instrText xml:space="preserve"> ADDIN EN.CITE.DATA </w:instrText>
      </w:r>
      <w:r w:rsidR="00A91EAD">
        <w:fldChar w:fldCharType="end"/>
      </w:r>
      <w:r w:rsidR="00A91EAD">
        <w:fldChar w:fldCharType="separate"/>
      </w:r>
      <w:r w:rsidR="00A91EAD" w:rsidRPr="00A91EAD">
        <w:rPr>
          <w:noProof/>
          <w:vertAlign w:val="superscript"/>
        </w:rPr>
        <w:t>10,11,13</w:t>
      </w:r>
      <w:r w:rsidR="00A91EAD">
        <w:fldChar w:fldCharType="end"/>
      </w:r>
      <w:r w:rsidRPr="00D140B5">
        <w:t xml:space="preserve">. Such integrated analysis is also valuable for </w:t>
      </w:r>
      <w:r w:rsidR="00D30FE4">
        <w:t>evaluation</w:t>
      </w:r>
      <w:r w:rsidRPr="00D140B5">
        <w:t xml:space="preserve"> purposes because controlled mixtures and spike-in designs can reveal where specific tools succeed or fail under conditions of known composition, read imbalance, and varying degrees of host background</w:t>
      </w:r>
      <w:r w:rsidR="00A91EAD">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r>
      <w:r w:rsidR="00A91EAD">
        <w:instrText xml:space="preserve"> ADDIN EN.CITE </w:instrText>
      </w:r>
      <w:r w:rsidR="00A91EAD">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r>
      <w:r w:rsidR="00A91EAD">
        <w:instrText xml:space="preserve"> ADDIN EN.CITE.DATA </w:instrText>
      </w:r>
      <w:r w:rsidR="00A91EAD">
        <w:fldChar w:fldCharType="end"/>
      </w:r>
      <w:r w:rsidR="00A91EAD">
        <w:fldChar w:fldCharType="separate"/>
      </w:r>
      <w:r w:rsidR="00A91EAD" w:rsidRPr="00A91EAD">
        <w:rPr>
          <w:noProof/>
          <w:vertAlign w:val="superscript"/>
        </w:rPr>
        <w:t>3,6,7</w:t>
      </w:r>
      <w:r w:rsidR="00A91EAD">
        <w:fldChar w:fldCharType="end"/>
      </w:r>
      <w:r w:rsidRPr="00D140B5">
        <w:t>.</w:t>
      </w:r>
    </w:p>
    <w:p w14:paraId="622688CB" w14:textId="224B5ABD" w:rsidR="00D140B5" w:rsidRPr="00D140B5" w:rsidRDefault="00D140B5" w:rsidP="00D140B5">
      <w:r w:rsidRPr="00D140B5">
        <w:t xml:space="preserve">In this study, we address these needs by developing </w:t>
      </w:r>
      <w:proofErr w:type="spellStart"/>
      <w:r w:rsidRPr="00D140B5">
        <w:t>AdVentSeq</w:t>
      </w:r>
      <w:proofErr w:type="spellEnd"/>
      <w:r w:rsidRPr="00D140B5">
        <w:t xml:space="preserve">, a comprehensive bioinformatics pipeline for Illumina paired-end RNA-seq data from virus-infected host samples, together with </w:t>
      </w:r>
      <w:proofErr w:type="spellStart"/>
      <w:r w:rsidRPr="00D140B5">
        <w:t>ViraQuant</w:t>
      </w:r>
      <w:proofErr w:type="spellEnd"/>
      <w:r w:rsidRPr="00D140B5">
        <w:t xml:space="preserve">, a viral quantification </w:t>
      </w:r>
      <w:commentRangeStart w:id="12"/>
      <w:r w:rsidRPr="00D140B5">
        <w:t xml:space="preserve">framework </w:t>
      </w:r>
      <w:commentRangeEnd w:id="12"/>
      <w:r w:rsidR="00614E54">
        <w:rPr>
          <w:rStyle w:val="CommentReference"/>
        </w:rPr>
        <w:commentReference w:id="12"/>
      </w:r>
      <w:r w:rsidRPr="00D140B5">
        <w:t xml:space="preserve">designed to improve abundance estimation in the presence of uneven coverage and alignment artifacts. </w:t>
      </w:r>
      <w:proofErr w:type="spellStart"/>
      <w:r w:rsidRPr="00D140B5">
        <w:t>AdVentSeq</w:t>
      </w:r>
      <w:proofErr w:type="spellEnd"/>
      <w:r w:rsidRPr="00D140B5">
        <w:t xml:space="preserve"> is intended to support end-to-end analysis by combining viral detection, coverage-aware viral quantification, host transcriptional profiling, and post-infection viral mutation analysis within a single workflow tailored to infected-host transcriptomic data rather than generic metagenomic sequencing alone. Because mapper choice and reference composition can strongly influence both sensitivity and quantitative accuracy, we further emphasize systematic </w:t>
      </w:r>
      <w:r w:rsidR="00D30FE4">
        <w:t>evaluation</w:t>
      </w:r>
      <w:r w:rsidRPr="00D140B5">
        <w:t xml:space="preserve"> of alignment tools and comparison of reference strategies as core components of the </w:t>
      </w:r>
      <w:commentRangeStart w:id="13"/>
      <w:r w:rsidRPr="00D140B5">
        <w:t xml:space="preserve">framework </w:t>
      </w:r>
      <w:commentRangeEnd w:id="13"/>
      <w:r w:rsidR="007A448F">
        <w:rPr>
          <w:rStyle w:val="CommentReference"/>
        </w:rPr>
        <w:commentReference w:id="13"/>
      </w:r>
      <w:r w:rsidRPr="00D140B5">
        <w:t>rather than as incidental implementation details</w:t>
      </w:r>
      <w:r w:rsidR="00BA1E0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BA1E0E">
        <w:instrText xml:space="preserve"> ADDIN EN.CITE </w:instrText>
      </w:r>
      <w:r w:rsidR="00BA1E0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BA1E0E">
        <w:instrText xml:space="preserve"> ADDIN EN.CITE.DATA </w:instrText>
      </w:r>
      <w:r w:rsidR="00BA1E0E">
        <w:fldChar w:fldCharType="end"/>
      </w:r>
      <w:r w:rsidR="00BA1E0E">
        <w:fldChar w:fldCharType="separate"/>
      </w:r>
      <w:r w:rsidR="00BA1E0E" w:rsidRPr="00BA1E0E">
        <w:rPr>
          <w:noProof/>
          <w:vertAlign w:val="superscript"/>
        </w:rPr>
        <w:t>6,8,9</w:t>
      </w:r>
      <w:r w:rsidR="00BA1E0E">
        <w:fldChar w:fldCharType="end"/>
      </w:r>
      <w:r w:rsidRPr="00D140B5">
        <w:t xml:space="preserve">. To evaluate performance under controlled conditions, we leverage a controlled multi-virus spike-in dataset that enables direct comparison of viral detection and quantification behavior across tools, references, and analytical settings while preserving the infected-host RNA-seq context relevant to downstream host-response analysis. By integrating host and viral analyses in a common framework and by explicitly confronting the sources of bias that complicate infected-host RNA-seq interpretation, </w:t>
      </w:r>
      <w:proofErr w:type="spellStart"/>
      <w:r w:rsidRPr="00D140B5">
        <w:t>AdVentSeq</w:t>
      </w:r>
      <w:proofErr w:type="spellEnd"/>
      <w:r w:rsidRPr="00D140B5">
        <w:t xml:space="preserve"> and </w:t>
      </w:r>
      <w:commentRangeStart w:id="14"/>
      <w:proofErr w:type="spellStart"/>
      <w:r w:rsidRPr="00D140B5">
        <w:t>ViraQuant</w:t>
      </w:r>
      <w:proofErr w:type="spellEnd"/>
      <w:r w:rsidRPr="00D140B5">
        <w:t xml:space="preserve"> </w:t>
      </w:r>
      <w:commentRangeEnd w:id="14"/>
      <w:r w:rsidR="00C92FE6">
        <w:rPr>
          <w:rStyle w:val="CommentReference"/>
        </w:rPr>
        <w:commentReference w:id="14"/>
      </w:r>
      <w:r w:rsidRPr="00D140B5">
        <w:t>aim to provide a practical and transparent solution for studying virus–host interactions and for improving the analytical rigor of sequencing-based viral characterization workflows</w:t>
      </w:r>
      <w:r w:rsidR="00BA1E0E">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BA1E0E">
        <w:instrText xml:space="preserve"> ADDIN EN.CITE </w:instrText>
      </w:r>
      <w:r w:rsidR="00BA1E0E">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BA1E0E">
        <w:instrText xml:space="preserve"> ADDIN EN.CITE.DATA </w:instrText>
      </w:r>
      <w:r w:rsidR="00BA1E0E">
        <w:fldChar w:fldCharType="end"/>
      </w:r>
      <w:r w:rsidR="00BA1E0E">
        <w:fldChar w:fldCharType="separate"/>
      </w:r>
      <w:r w:rsidR="00BA1E0E" w:rsidRPr="00BA1E0E">
        <w:rPr>
          <w:noProof/>
          <w:vertAlign w:val="superscript"/>
        </w:rPr>
        <w:t>3,6,8</w:t>
      </w:r>
      <w:r w:rsidR="00BA1E0E">
        <w:fldChar w:fldCharType="end"/>
      </w:r>
      <w:r w:rsidRPr="00D140B5">
        <w:t>.</w:t>
      </w:r>
    </w:p>
    <w:p w14:paraId="7B5AAC62" w14:textId="77777777" w:rsidR="00D140B5" w:rsidRPr="00D140B5" w:rsidRDefault="00D140B5" w:rsidP="000E5BD5">
      <w:pPr>
        <w:pStyle w:val="Heading1"/>
      </w:pPr>
      <w:r w:rsidRPr="00D140B5">
        <w:t>Results</w:t>
      </w:r>
    </w:p>
    <w:p w14:paraId="6094273B" w14:textId="4E1AE912" w:rsidR="00D140B5" w:rsidRPr="00D140B5" w:rsidRDefault="00D140B5" w:rsidP="000E5BD5">
      <w:pPr>
        <w:pStyle w:val="Heading2"/>
      </w:pPr>
      <w:proofErr w:type="spellStart"/>
      <w:r w:rsidRPr="00D140B5">
        <w:t>AdVentSeq</w:t>
      </w:r>
      <w:proofErr w:type="spellEnd"/>
      <w:r w:rsidRPr="00D140B5">
        <w:t xml:space="preserve"> workflow </w:t>
      </w:r>
      <w:del w:id="15" w:author="Xu, Joshua" w:date="2026-05-15T13:58:00Z" w16du:dateUtc="2026-05-15T18:58:00Z">
        <w:r w:rsidRPr="00D140B5" w:rsidDel="0011714C">
          <w:delText xml:space="preserve">scope </w:delText>
        </w:r>
      </w:del>
      <w:r w:rsidRPr="00D140B5">
        <w:t xml:space="preserve">and </w:t>
      </w:r>
      <w:r w:rsidR="00D30FE4">
        <w:t>evaluation dataset</w:t>
      </w:r>
    </w:p>
    <w:p w14:paraId="2EB1F78C" w14:textId="1FFE2DDF" w:rsidR="00D140B5" w:rsidRDefault="00D140B5" w:rsidP="00D140B5">
      <w:r w:rsidRPr="00D140B5">
        <w:t xml:space="preserve">We developed </w:t>
      </w:r>
      <w:proofErr w:type="spellStart"/>
      <w:r w:rsidRPr="00D140B5">
        <w:t>AdVentSeq</w:t>
      </w:r>
      <w:proofErr w:type="spellEnd"/>
      <w:r w:rsidRPr="00D140B5">
        <w:t xml:space="preserve"> as a </w:t>
      </w:r>
      <w:del w:id="16" w:author="Xu, Joshua" w:date="2026-05-15T13:58:00Z" w16du:dateUtc="2026-05-15T18:58:00Z">
        <w:r w:rsidRPr="00D140B5" w:rsidDel="0011714C">
          <w:delText xml:space="preserve">workflow </w:delText>
        </w:r>
      </w:del>
      <w:ins w:id="17" w:author="Xu, Joshua" w:date="2026-05-15T13:59:00Z" w16du:dateUtc="2026-05-15T18:59:00Z">
        <w:r w:rsidR="004B1202">
          <w:t xml:space="preserve">comprehensive </w:t>
        </w:r>
      </w:ins>
      <w:ins w:id="18" w:author="Xu, Joshua" w:date="2026-05-15T13:58:00Z" w16du:dateUtc="2026-05-15T18:58:00Z">
        <w:r w:rsidR="0011714C">
          <w:t>pipeline</w:t>
        </w:r>
        <w:r w:rsidR="0011714C" w:rsidRPr="00D140B5">
          <w:t xml:space="preserve"> </w:t>
        </w:r>
      </w:ins>
      <w:r w:rsidRPr="00D140B5">
        <w:t xml:space="preserve">for infected-host RNA-seq that jointly evaluates viral and host-derived information from the same sequencing dataset. The pipeline includes several key steps, including quality control (QC), host/virus read separation, host gene-expression quantification, taxonomic screening, viral quantification and coverage analysis. The </w:t>
      </w:r>
      <w:r w:rsidR="00DA0B81" w:rsidRPr="00D140B5">
        <w:t>workflow</w:t>
      </w:r>
      <w:r w:rsidRPr="00D140B5">
        <w:t xml:space="preserve"> generates downstream-ready data for </w:t>
      </w:r>
      <w:r w:rsidRPr="00D140B5">
        <w:lastRenderedPageBreak/>
        <w:t xml:space="preserve">host-response analysis and viral evolution analysis (Figure 1). This design was motivated by the need to move beyond pipelines that emphasize either virus detection alone or host transcriptomics </w:t>
      </w:r>
      <w:proofErr w:type="gramStart"/>
      <w:r w:rsidRPr="00D140B5">
        <w:t>alone, and</w:t>
      </w:r>
      <w:proofErr w:type="gramEnd"/>
      <w:r w:rsidRPr="00D140B5">
        <w:t xml:space="preserve"> instead provide a unified framework for interpreting viral support together with host transcriptional responses.</w:t>
      </w:r>
    </w:p>
    <w:p w14:paraId="0397D241" w14:textId="7FE7B87F" w:rsidR="00DA0B81" w:rsidRPr="00D140B5" w:rsidRDefault="00DA0B81" w:rsidP="00D140B5">
      <w:r w:rsidRPr="001A7F4C">
        <w:rPr>
          <w:noProof/>
        </w:rPr>
        <w:drawing>
          <wp:inline distT="0" distB="0" distL="0" distR="0" wp14:anchorId="779DDF96" wp14:editId="7E977CA4">
            <wp:extent cx="3875216" cy="4736770"/>
            <wp:effectExtent l="0" t="0" r="0" b="6985"/>
            <wp:docPr id="85" name="Google Shape;85;p17"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85" name="Google Shape;85;p17" descr="Diagram&#10;&#10;AI-generated content may be incorrect."/>
                    <pic:cNvPicPr preferRelativeResize="0"/>
                  </pic:nvPicPr>
                  <pic:blipFill rotWithShape="1">
                    <a:blip r:embed="rId9">
                      <a:alphaModFix/>
                    </a:blip>
                    <a:srcRect l="16657" r="22191"/>
                    <a:stretch/>
                  </pic:blipFill>
                  <pic:spPr>
                    <a:xfrm>
                      <a:off x="0" y="0"/>
                      <a:ext cx="3875216" cy="4736770"/>
                    </a:xfrm>
                    <a:prstGeom prst="rect">
                      <a:avLst/>
                    </a:prstGeom>
                    <a:noFill/>
                    <a:ln>
                      <a:noFill/>
                    </a:ln>
                  </pic:spPr>
                </pic:pic>
              </a:graphicData>
            </a:graphic>
          </wp:inline>
        </w:drawing>
      </w:r>
    </w:p>
    <w:p w14:paraId="7C728C06" w14:textId="7FC6F924" w:rsidR="00D140B5" w:rsidRPr="00D140B5" w:rsidRDefault="00D140B5" w:rsidP="00D140B5">
      <w:r w:rsidRPr="00D140B5">
        <w:rPr>
          <w:b/>
          <w:bCs/>
        </w:rPr>
        <w:t>Figure 1</w:t>
      </w:r>
      <w:r w:rsidRPr="00D140B5">
        <w:t xml:space="preserve">: </w:t>
      </w:r>
      <w:proofErr w:type="spellStart"/>
      <w:r w:rsidRPr="00D140B5">
        <w:t>AdVentSeq</w:t>
      </w:r>
      <w:proofErr w:type="spellEnd"/>
      <w:r w:rsidRPr="00D140B5">
        <w:t xml:space="preserve"> workflow diagram</w:t>
      </w:r>
    </w:p>
    <w:p w14:paraId="5172BE09" w14:textId="28872FDA" w:rsidR="00D140B5" w:rsidRPr="00D140B5" w:rsidRDefault="00D140B5" w:rsidP="00D140B5">
      <w:r w:rsidRPr="00D140B5">
        <w:t xml:space="preserve">The QC includes QC assessment, </w:t>
      </w:r>
      <w:proofErr w:type="gramStart"/>
      <w:r w:rsidRPr="00D140B5">
        <w:t>read</w:t>
      </w:r>
      <w:proofErr w:type="gramEnd"/>
      <w:r w:rsidRPr="00D140B5">
        <w:t xml:space="preserve"> filtering, and adapter trimming. Optionally, rRNA reads can be removed according to the study interests. In the host/virus read separation, </w:t>
      </w:r>
      <w:del w:id="19" w:author="Xu, Joshua" w:date="2026-05-15T14:04:00Z" w16du:dateUtc="2026-05-15T19:04:00Z">
        <w:r w:rsidRPr="00D140B5" w:rsidDel="00FA52E0">
          <w:delText xml:space="preserve">the </w:delText>
        </w:r>
      </w:del>
      <w:r w:rsidRPr="00D140B5">
        <w:t>quality reads are first mapped to host genome and host gene expression can be quantified. The host gene expression profile can be used for host response analyses, such as differential expressed gene analysis, function and pathway enrichment analysis, etc. The proper host mapped reads are then removed to create host-unmapped reads data. This data then undergoes through an optimal taxonomic screening for non-target analysis concluding with a list of virus candidates. Taxonomic screening can be done with either Kraken2</w:t>
      </w:r>
      <w:r w:rsidR="007153DB">
        <w:t xml:space="preserve"> (see Materials and Methods)</w:t>
      </w:r>
      <w:r w:rsidRPr="00D140B5">
        <w:t xml:space="preserve">, or with mapping to RVDB followed by coverage </w:t>
      </w:r>
      <w:r w:rsidRPr="00D140B5">
        <w:lastRenderedPageBreak/>
        <w:t>analysis using </w:t>
      </w:r>
      <w:proofErr w:type="spellStart"/>
      <w:r w:rsidR="00DA0B81">
        <w:t>ViraQuant</w:t>
      </w:r>
      <w:proofErr w:type="spellEnd"/>
      <w:r w:rsidR="00DA0B81">
        <w:t xml:space="preserve"> (see </w:t>
      </w:r>
      <w:r w:rsidR="007153DB">
        <w:t xml:space="preserve">Materials and </w:t>
      </w:r>
      <w:r w:rsidR="00DA0B81">
        <w:t>Methods)</w:t>
      </w:r>
      <w:r w:rsidRPr="00D140B5">
        <w:t xml:space="preserve">. The mapped reads can be </w:t>
      </w:r>
      <w:r w:rsidR="00EE4886" w:rsidRPr="00D140B5">
        <w:t>separated</w:t>
      </w:r>
      <w:r w:rsidRPr="00D140B5">
        <w:t xml:space="preserve"> per virus using </w:t>
      </w:r>
      <w:proofErr w:type="spellStart"/>
      <w:r w:rsidR="00F4511C">
        <w:t>TaxonomicClassifier</w:t>
      </w:r>
      <w:proofErr w:type="spellEnd"/>
      <w:r w:rsidR="007153DB">
        <w:t xml:space="preserve"> (see Materials and Methods)</w:t>
      </w:r>
      <w:r w:rsidRPr="00D140B5">
        <w:t xml:space="preserve"> to </w:t>
      </w:r>
      <w:r w:rsidR="007153DB" w:rsidRPr="00D140B5">
        <w:t>create</w:t>
      </w:r>
      <w:r w:rsidRPr="00D140B5">
        <w:t xml:space="preserve"> BAM files for visualization and </w:t>
      </w:r>
      <w:del w:id="20" w:author="Xu, Joshua" w:date="2026-05-15T14:06:00Z" w16du:dateUtc="2026-05-15T19:06:00Z">
        <w:r w:rsidRPr="00D140B5" w:rsidDel="008C31D1">
          <w:delText xml:space="preserve">expert </w:delText>
        </w:r>
      </w:del>
      <w:ins w:id="21" w:author="Xu, Joshua" w:date="2026-05-15T14:06:00Z" w16du:dateUtc="2026-05-15T19:06:00Z">
        <w:r w:rsidR="008C31D1">
          <w:t>manual</w:t>
        </w:r>
        <w:r w:rsidR="008C31D1" w:rsidRPr="00D140B5">
          <w:t xml:space="preserve"> </w:t>
        </w:r>
      </w:ins>
      <w:r w:rsidRPr="00D140B5">
        <w:t xml:space="preserve">inspection. The targeted analysis involves mapping the </w:t>
      </w:r>
      <w:del w:id="22" w:author="Xu, Joshua" w:date="2026-05-15T14:07:00Z" w16du:dateUtc="2026-05-15T19:07:00Z">
        <w:r w:rsidRPr="00D140B5" w:rsidDel="000A146B">
          <w:delText>H</w:delText>
        </w:r>
      </w:del>
      <w:ins w:id="23" w:author="Xu, Joshua" w:date="2026-05-15T14:07:00Z" w16du:dateUtc="2026-05-15T19:07:00Z">
        <w:r w:rsidR="000A146B">
          <w:t>h</w:t>
        </w:r>
      </w:ins>
      <w:r w:rsidRPr="00D140B5">
        <w:t xml:space="preserve">ost-unmapped reads to a combined genome of </w:t>
      </w:r>
      <w:del w:id="24" w:author="Xu, Joshua" w:date="2026-05-15T14:08:00Z" w16du:dateUtc="2026-05-15T19:08:00Z">
        <w:r w:rsidRPr="00D140B5" w:rsidDel="001F5CDA">
          <w:delText xml:space="preserve">know list of </w:delText>
        </w:r>
      </w:del>
      <w:ins w:id="25" w:author="Xu, Joshua" w:date="2026-05-15T14:08:00Z" w16du:dateUtc="2026-05-15T19:08:00Z">
        <w:r w:rsidR="001F5CDA">
          <w:t xml:space="preserve">known </w:t>
        </w:r>
      </w:ins>
      <w:r w:rsidRPr="00D140B5">
        <w:t>viruses</w:t>
      </w:r>
      <w:ins w:id="26" w:author="Xu, Joshua" w:date="2026-05-15T14:10:00Z" w16du:dateUtc="2026-05-15T19:10:00Z">
        <w:r w:rsidR="00CD03EC">
          <w:t xml:space="preserve"> as targets</w:t>
        </w:r>
      </w:ins>
      <w:r w:rsidRPr="00D140B5">
        <w:t xml:space="preserve">, optionally combined with the virus candidates from the taxonomic screening results. A simple </w:t>
      </w:r>
      <w:proofErr w:type="gramStart"/>
      <w:r w:rsidRPr="00D140B5">
        <w:t>read</w:t>
      </w:r>
      <w:proofErr w:type="gramEnd"/>
      <w:r w:rsidRPr="00D140B5">
        <w:t xml:space="preserve"> counting is performed by </w:t>
      </w:r>
      <w:proofErr w:type="spellStart"/>
      <w:r w:rsidR="00F4511C">
        <w:t>TaxonomicClassifier</w:t>
      </w:r>
      <w:proofErr w:type="spellEnd"/>
      <w:r w:rsidRPr="00D140B5">
        <w:t>. Comprehensive coverage analysis and quantification can be done with </w:t>
      </w:r>
      <w:proofErr w:type="spellStart"/>
      <w:r w:rsidR="00DA0B81">
        <w:t>ViraQuant</w:t>
      </w:r>
      <w:proofErr w:type="spellEnd"/>
      <w:r w:rsidRPr="00D140B5">
        <w:t>. The </w:t>
      </w:r>
      <w:proofErr w:type="spellStart"/>
      <w:r w:rsidR="00F4511C">
        <w:t>TaxonomicClassifier</w:t>
      </w:r>
      <w:proofErr w:type="spellEnd"/>
      <w:r w:rsidRPr="00D140B5">
        <w:t xml:space="preserve"> also creates BAM files for the virus mapped reads that can be used for evolutionary analysis. For exploration </w:t>
      </w:r>
      <w:r w:rsidR="00EE4886" w:rsidRPr="00D140B5">
        <w:t>purposes</w:t>
      </w:r>
      <w:r w:rsidRPr="00D140B5">
        <w:t xml:space="preserve">, </w:t>
      </w:r>
      <w:del w:id="27" w:author="Xu, Joshua" w:date="2026-05-15T14:11:00Z" w16du:dateUtc="2026-05-15T19:11:00Z">
        <w:r w:rsidRPr="00D140B5" w:rsidDel="00100A06">
          <w:delText>D</w:delText>
        </w:r>
      </w:del>
      <w:ins w:id="28" w:author="Xu, Joshua" w:date="2026-05-15T14:11:00Z" w16du:dateUtc="2026-05-15T19:11:00Z">
        <w:r w:rsidR="00100A06">
          <w:t>d</w:t>
        </w:r>
      </w:ins>
      <w:r w:rsidRPr="00D140B5">
        <w:t>e novo assembly can be applied to the reads that are unmapped to either host or viruses to create contigs to search for possible species/strain/isolation through BLAST. For detailed tool information, please see Materials and Methods.</w:t>
      </w:r>
    </w:p>
    <w:p w14:paraId="39F142DA" w14:textId="0753AA67" w:rsidR="00D140B5" w:rsidRPr="00D140B5" w:rsidRDefault="00D140B5" w:rsidP="00D140B5">
      <w:r w:rsidRPr="00D140B5">
        <w:t xml:space="preserve">The </w:t>
      </w:r>
      <w:r w:rsidR="00D30FE4">
        <w:t>evaluation dataset</w:t>
      </w:r>
      <w:r w:rsidRPr="00D140B5">
        <w:t xml:space="preserve"> (See Materials and Methods) covered 42 included human-cell RNA-seq libraries spanning seven library-preparation protocols, three inoculum groups (Control, 1:1, and 10:1), and two technical replicates per group (Table 1). In 1:1, and 10:1 groups, a mixture of seven viruses was introduced in the human cell lines at different dilution ratio. Median post-filtering sequencing depth varied widely by protocol, ranging from 95.3 million reads for RepliG+Nextera_XT libraries to 274.5 million reads for NEB_WO_RD libraries.</w:t>
      </w:r>
    </w:p>
    <w:p w14:paraId="779E6807" w14:textId="7CABB69A" w:rsidR="00D140B5" w:rsidRDefault="00D140B5" w:rsidP="00D140B5">
      <w:pPr>
        <w:rPr>
          <w:b/>
          <w:bCs/>
        </w:rPr>
      </w:pPr>
      <w:r w:rsidRPr="00D140B5">
        <w:rPr>
          <w:b/>
          <w:bCs/>
        </w:rPr>
        <w:t>Table 1</w:t>
      </w:r>
      <w:r w:rsidRPr="00D140B5">
        <w:t xml:space="preserve">: Metadata of the </w:t>
      </w:r>
      <w:r w:rsidR="00D30FE4" w:rsidRPr="003F3CD1">
        <w:t>evaluation dataset</w:t>
      </w:r>
    </w:p>
    <w:tbl>
      <w:tblPr>
        <w:tblStyle w:val="TableGrid"/>
        <w:tblW w:w="5000" w:type="pct"/>
        <w:tblLook w:val="04A0" w:firstRow="1" w:lastRow="0" w:firstColumn="1" w:lastColumn="0" w:noHBand="0" w:noVBand="1"/>
      </w:tblPr>
      <w:tblGrid>
        <w:gridCol w:w="790"/>
        <w:gridCol w:w="723"/>
        <w:gridCol w:w="679"/>
        <w:gridCol w:w="897"/>
        <w:gridCol w:w="932"/>
        <w:gridCol w:w="1005"/>
        <w:gridCol w:w="927"/>
        <w:gridCol w:w="1123"/>
        <w:gridCol w:w="1065"/>
        <w:gridCol w:w="1209"/>
      </w:tblGrid>
      <w:tr w:rsidR="006566C6" w:rsidRPr="006566C6" w14:paraId="3B1C364B" w14:textId="77777777" w:rsidTr="006566C6">
        <w:trPr>
          <w:trHeight w:val="290"/>
        </w:trPr>
        <w:tc>
          <w:tcPr>
            <w:tcW w:w="408" w:type="pct"/>
            <w:noWrap/>
            <w:hideMark/>
          </w:tcPr>
          <w:p w14:paraId="200D748B"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experiment_protocol</w:t>
            </w:r>
            <w:proofErr w:type="spellEnd"/>
          </w:p>
        </w:tc>
        <w:tc>
          <w:tcPr>
            <w:tcW w:w="365" w:type="pct"/>
            <w:noWrap/>
            <w:hideMark/>
          </w:tcPr>
          <w:p w14:paraId="3F3CBFAE"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included_samples</w:t>
            </w:r>
            <w:proofErr w:type="spellEnd"/>
          </w:p>
        </w:tc>
        <w:tc>
          <w:tcPr>
            <w:tcW w:w="337" w:type="pct"/>
            <w:noWrap/>
            <w:hideMark/>
          </w:tcPr>
          <w:p w14:paraId="18923F1E"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control_samples</w:t>
            </w:r>
            <w:proofErr w:type="spellEnd"/>
          </w:p>
        </w:tc>
        <w:tc>
          <w:tcPr>
            <w:tcW w:w="476" w:type="pct"/>
            <w:noWrap/>
            <w:hideMark/>
          </w:tcPr>
          <w:p w14:paraId="3D8C319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inoculum_1to1_samples</w:t>
            </w:r>
          </w:p>
        </w:tc>
        <w:tc>
          <w:tcPr>
            <w:tcW w:w="498" w:type="pct"/>
            <w:noWrap/>
            <w:hideMark/>
          </w:tcPr>
          <w:p w14:paraId="465884C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inoculum_10to1_samples</w:t>
            </w:r>
          </w:p>
        </w:tc>
        <w:tc>
          <w:tcPr>
            <w:tcW w:w="545" w:type="pct"/>
            <w:noWrap/>
            <w:hideMark/>
          </w:tcPr>
          <w:p w14:paraId="4CEB2607"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median_after_filtering_reads</w:t>
            </w:r>
            <w:proofErr w:type="spellEnd"/>
          </w:p>
        </w:tc>
        <w:tc>
          <w:tcPr>
            <w:tcW w:w="495" w:type="pct"/>
            <w:noWrap/>
            <w:hideMark/>
          </w:tcPr>
          <w:p w14:paraId="741EC2EA"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median_retained_fraction</w:t>
            </w:r>
            <w:proofErr w:type="spellEnd"/>
          </w:p>
        </w:tc>
        <w:tc>
          <w:tcPr>
            <w:tcW w:w="619" w:type="pct"/>
            <w:noWrap/>
            <w:hideMark/>
          </w:tcPr>
          <w:p w14:paraId="5B288C2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median_non_host_reads_HISAT2</w:t>
            </w:r>
          </w:p>
        </w:tc>
        <w:tc>
          <w:tcPr>
            <w:tcW w:w="582" w:type="pct"/>
            <w:noWrap/>
            <w:hideMark/>
          </w:tcPr>
          <w:p w14:paraId="3D96C69C"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median_non_host_reads_STAR</w:t>
            </w:r>
            <w:proofErr w:type="spellEnd"/>
          </w:p>
        </w:tc>
        <w:tc>
          <w:tcPr>
            <w:tcW w:w="674" w:type="pct"/>
            <w:noWrap/>
            <w:hideMark/>
          </w:tcPr>
          <w:p w14:paraId="5C4E18D9"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median_non_host_reads_bwa_mem</w:t>
            </w:r>
            <w:proofErr w:type="spellEnd"/>
          </w:p>
        </w:tc>
      </w:tr>
      <w:tr w:rsidR="006566C6" w:rsidRPr="006566C6" w14:paraId="3482B465" w14:textId="77777777" w:rsidTr="006566C6">
        <w:trPr>
          <w:trHeight w:val="290"/>
        </w:trPr>
        <w:tc>
          <w:tcPr>
            <w:tcW w:w="408" w:type="pct"/>
            <w:noWrap/>
            <w:hideMark/>
          </w:tcPr>
          <w:p w14:paraId="445B9F95"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NEB_WO_RD</w:t>
            </w:r>
          </w:p>
        </w:tc>
        <w:tc>
          <w:tcPr>
            <w:tcW w:w="365" w:type="pct"/>
            <w:noWrap/>
            <w:hideMark/>
          </w:tcPr>
          <w:p w14:paraId="0A05E3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1F0042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68050AD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247D8CC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7F8DC03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2.75E+08</w:t>
            </w:r>
          </w:p>
        </w:tc>
        <w:tc>
          <w:tcPr>
            <w:tcW w:w="495" w:type="pct"/>
            <w:noWrap/>
            <w:hideMark/>
          </w:tcPr>
          <w:p w14:paraId="7C142B1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0.978</w:t>
            </w:r>
          </w:p>
        </w:tc>
        <w:tc>
          <w:tcPr>
            <w:tcW w:w="619" w:type="pct"/>
            <w:noWrap/>
            <w:hideMark/>
          </w:tcPr>
          <w:p w14:paraId="2CC4F56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13648710</w:t>
            </w:r>
          </w:p>
        </w:tc>
        <w:tc>
          <w:tcPr>
            <w:tcW w:w="582" w:type="pct"/>
            <w:noWrap/>
            <w:hideMark/>
          </w:tcPr>
          <w:p w14:paraId="1B0857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32091234</w:t>
            </w:r>
          </w:p>
        </w:tc>
        <w:tc>
          <w:tcPr>
            <w:tcW w:w="674" w:type="pct"/>
            <w:noWrap/>
            <w:hideMark/>
          </w:tcPr>
          <w:p w14:paraId="2A0247A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1039257</w:t>
            </w:r>
          </w:p>
        </w:tc>
      </w:tr>
      <w:tr w:rsidR="006566C6" w:rsidRPr="006566C6" w14:paraId="4F7F0ADD" w14:textId="77777777" w:rsidTr="006566C6">
        <w:trPr>
          <w:trHeight w:val="290"/>
        </w:trPr>
        <w:tc>
          <w:tcPr>
            <w:tcW w:w="408" w:type="pct"/>
            <w:noWrap/>
            <w:hideMark/>
          </w:tcPr>
          <w:p w14:paraId="154F566B"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Ribozero+NEBNext</w:t>
            </w:r>
            <w:proofErr w:type="spellEnd"/>
          </w:p>
        </w:tc>
        <w:tc>
          <w:tcPr>
            <w:tcW w:w="365" w:type="pct"/>
            <w:noWrap/>
            <w:hideMark/>
          </w:tcPr>
          <w:p w14:paraId="1FB304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1C1E86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76FE12E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0C2742E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593EEA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1.48E+08</w:t>
            </w:r>
          </w:p>
        </w:tc>
        <w:tc>
          <w:tcPr>
            <w:tcW w:w="495" w:type="pct"/>
            <w:noWrap/>
            <w:hideMark/>
          </w:tcPr>
          <w:p w14:paraId="5DB8A0A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0.947</w:t>
            </w:r>
          </w:p>
        </w:tc>
        <w:tc>
          <w:tcPr>
            <w:tcW w:w="619" w:type="pct"/>
            <w:noWrap/>
            <w:hideMark/>
          </w:tcPr>
          <w:p w14:paraId="0EF8DFF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15406349</w:t>
            </w:r>
          </w:p>
        </w:tc>
        <w:tc>
          <w:tcPr>
            <w:tcW w:w="582" w:type="pct"/>
            <w:noWrap/>
            <w:hideMark/>
          </w:tcPr>
          <w:p w14:paraId="7CB40B3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3322807</w:t>
            </w:r>
          </w:p>
        </w:tc>
        <w:tc>
          <w:tcPr>
            <w:tcW w:w="674" w:type="pct"/>
            <w:noWrap/>
            <w:hideMark/>
          </w:tcPr>
          <w:p w14:paraId="222062E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784526</w:t>
            </w:r>
          </w:p>
        </w:tc>
      </w:tr>
      <w:tr w:rsidR="006566C6" w:rsidRPr="006566C6" w14:paraId="3F517134" w14:textId="77777777" w:rsidTr="006566C6">
        <w:trPr>
          <w:trHeight w:val="290"/>
        </w:trPr>
        <w:tc>
          <w:tcPr>
            <w:tcW w:w="408" w:type="pct"/>
            <w:noWrap/>
            <w:hideMark/>
          </w:tcPr>
          <w:p w14:paraId="57D09D0C"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Jumpcode_Trio</w:t>
            </w:r>
            <w:proofErr w:type="spellEnd"/>
          </w:p>
        </w:tc>
        <w:tc>
          <w:tcPr>
            <w:tcW w:w="365" w:type="pct"/>
            <w:noWrap/>
            <w:hideMark/>
          </w:tcPr>
          <w:p w14:paraId="7925AA4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50151B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0EA9762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1625D23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43FE55F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1.44E+08</w:t>
            </w:r>
          </w:p>
        </w:tc>
        <w:tc>
          <w:tcPr>
            <w:tcW w:w="495" w:type="pct"/>
            <w:noWrap/>
            <w:hideMark/>
          </w:tcPr>
          <w:p w14:paraId="0F355B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0.753</w:t>
            </w:r>
          </w:p>
        </w:tc>
        <w:tc>
          <w:tcPr>
            <w:tcW w:w="619" w:type="pct"/>
            <w:noWrap/>
            <w:hideMark/>
          </w:tcPr>
          <w:p w14:paraId="0D000A0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56560500</w:t>
            </w:r>
          </w:p>
        </w:tc>
        <w:tc>
          <w:tcPr>
            <w:tcW w:w="582" w:type="pct"/>
            <w:noWrap/>
            <w:hideMark/>
          </w:tcPr>
          <w:p w14:paraId="558DB4A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36937322</w:t>
            </w:r>
          </w:p>
        </w:tc>
        <w:tc>
          <w:tcPr>
            <w:tcW w:w="674" w:type="pct"/>
            <w:noWrap/>
            <w:hideMark/>
          </w:tcPr>
          <w:p w14:paraId="3858BCD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1847508</w:t>
            </w:r>
          </w:p>
        </w:tc>
      </w:tr>
      <w:tr w:rsidR="006566C6" w:rsidRPr="006566C6" w14:paraId="130A1FDE" w14:textId="77777777" w:rsidTr="006566C6">
        <w:trPr>
          <w:trHeight w:val="290"/>
        </w:trPr>
        <w:tc>
          <w:tcPr>
            <w:tcW w:w="408" w:type="pct"/>
            <w:noWrap/>
            <w:hideMark/>
          </w:tcPr>
          <w:p w14:paraId="32709D5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NEB_RD</w:t>
            </w:r>
          </w:p>
        </w:tc>
        <w:tc>
          <w:tcPr>
            <w:tcW w:w="365" w:type="pct"/>
            <w:noWrap/>
            <w:hideMark/>
          </w:tcPr>
          <w:p w14:paraId="255147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A3BA57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1D4695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37D2D10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2DA8B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1.28E+08</w:t>
            </w:r>
          </w:p>
        </w:tc>
        <w:tc>
          <w:tcPr>
            <w:tcW w:w="495" w:type="pct"/>
            <w:noWrap/>
            <w:hideMark/>
          </w:tcPr>
          <w:p w14:paraId="3D57297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0.96</w:t>
            </w:r>
          </w:p>
        </w:tc>
        <w:tc>
          <w:tcPr>
            <w:tcW w:w="619" w:type="pct"/>
            <w:noWrap/>
            <w:hideMark/>
          </w:tcPr>
          <w:p w14:paraId="53DFBBA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10603779</w:t>
            </w:r>
          </w:p>
        </w:tc>
        <w:tc>
          <w:tcPr>
            <w:tcW w:w="582" w:type="pct"/>
            <w:noWrap/>
            <w:hideMark/>
          </w:tcPr>
          <w:p w14:paraId="492F2A0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4985445</w:t>
            </w:r>
          </w:p>
        </w:tc>
        <w:tc>
          <w:tcPr>
            <w:tcW w:w="674" w:type="pct"/>
            <w:noWrap/>
            <w:hideMark/>
          </w:tcPr>
          <w:p w14:paraId="316BE3AD"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731842</w:t>
            </w:r>
          </w:p>
        </w:tc>
      </w:tr>
      <w:tr w:rsidR="006566C6" w:rsidRPr="006566C6" w14:paraId="0296E185" w14:textId="77777777" w:rsidTr="006566C6">
        <w:trPr>
          <w:trHeight w:val="290"/>
        </w:trPr>
        <w:tc>
          <w:tcPr>
            <w:tcW w:w="408" w:type="pct"/>
            <w:noWrap/>
            <w:hideMark/>
          </w:tcPr>
          <w:p w14:paraId="06754E16"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Jumpcode</w:t>
            </w:r>
            <w:proofErr w:type="spellEnd"/>
          </w:p>
        </w:tc>
        <w:tc>
          <w:tcPr>
            <w:tcW w:w="365" w:type="pct"/>
            <w:noWrap/>
            <w:hideMark/>
          </w:tcPr>
          <w:p w14:paraId="5D414B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2CFD3F5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0A73A6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11C84C2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4C1F50F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1.22E+08</w:t>
            </w:r>
          </w:p>
        </w:tc>
        <w:tc>
          <w:tcPr>
            <w:tcW w:w="495" w:type="pct"/>
            <w:noWrap/>
            <w:hideMark/>
          </w:tcPr>
          <w:p w14:paraId="6871B57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0.983</w:t>
            </w:r>
          </w:p>
        </w:tc>
        <w:tc>
          <w:tcPr>
            <w:tcW w:w="619" w:type="pct"/>
            <w:noWrap/>
            <w:hideMark/>
          </w:tcPr>
          <w:p w14:paraId="6D4AC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6963799</w:t>
            </w:r>
          </w:p>
        </w:tc>
        <w:tc>
          <w:tcPr>
            <w:tcW w:w="582" w:type="pct"/>
            <w:noWrap/>
            <w:hideMark/>
          </w:tcPr>
          <w:p w14:paraId="69970E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1973248</w:t>
            </w:r>
          </w:p>
        </w:tc>
        <w:tc>
          <w:tcPr>
            <w:tcW w:w="674" w:type="pct"/>
            <w:noWrap/>
            <w:hideMark/>
          </w:tcPr>
          <w:p w14:paraId="6310479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344223</w:t>
            </w:r>
          </w:p>
        </w:tc>
      </w:tr>
      <w:tr w:rsidR="006566C6" w:rsidRPr="006566C6" w14:paraId="5585849F" w14:textId="77777777" w:rsidTr="006566C6">
        <w:trPr>
          <w:trHeight w:val="290"/>
        </w:trPr>
        <w:tc>
          <w:tcPr>
            <w:tcW w:w="408" w:type="pct"/>
            <w:noWrap/>
            <w:hideMark/>
          </w:tcPr>
          <w:p w14:paraId="71565C3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Trio</w:t>
            </w:r>
          </w:p>
        </w:tc>
        <w:tc>
          <w:tcPr>
            <w:tcW w:w="365" w:type="pct"/>
            <w:noWrap/>
            <w:hideMark/>
          </w:tcPr>
          <w:p w14:paraId="191DA7D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21BBE00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3F8F5ED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7A362B3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0B2466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1.01E+08</w:t>
            </w:r>
          </w:p>
        </w:tc>
        <w:tc>
          <w:tcPr>
            <w:tcW w:w="495" w:type="pct"/>
            <w:noWrap/>
            <w:hideMark/>
          </w:tcPr>
          <w:p w14:paraId="0E7FD27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0.948</w:t>
            </w:r>
          </w:p>
        </w:tc>
        <w:tc>
          <w:tcPr>
            <w:tcW w:w="619" w:type="pct"/>
            <w:noWrap/>
            <w:hideMark/>
          </w:tcPr>
          <w:p w14:paraId="58BA20D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26966927</w:t>
            </w:r>
          </w:p>
        </w:tc>
        <w:tc>
          <w:tcPr>
            <w:tcW w:w="582" w:type="pct"/>
            <w:noWrap/>
            <w:hideMark/>
          </w:tcPr>
          <w:p w14:paraId="778B548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11636559</w:t>
            </w:r>
          </w:p>
        </w:tc>
        <w:tc>
          <w:tcPr>
            <w:tcW w:w="674" w:type="pct"/>
            <w:noWrap/>
            <w:hideMark/>
          </w:tcPr>
          <w:p w14:paraId="373709F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471313</w:t>
            </w:r>
          </w:p>
        </w:tc>
      </w:tr>
      <w:tr w:rsidR="006566C6" w:rsidRPr="006566C6" w14:paraId="0BADD574" w14:textId="77777777" w:rsidTr="006566C6">
        <w:trPr>
          <w:trHeight w:val="290"/>
        </w:trPr>
        <w:tc>
          <w:tcPr>
            <w:tcW w:w="408" w:type="pct"/>
            <w:noWrap/>
            <w:hideMark/>
          </w:tcPr>
          <w:p w14:paraId="7E3D9D54"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RepliG+Nextera_XT</w:t>
            </w:r>
          </w:p>
        </w:tc>
        <w:tc>
          <w:tcPr>
            <w:tcW w:w="365" w:type="pct"/>
            <w:noWrap/>
            <w:hideMark/>
          </w:tcPr>
          <w:p w14:paraId="1CC989F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7ABF8D1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2194B7E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6160A94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544B131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95267067</w:t>
            </w:r>
          </w:p>
        </w:tc>
        <w:tc>
          <w:tcPr>
            <w:tcW w:w="495" w:type="pct"/>
            <w:noWrap/>
            <w:hideMark/>
          </w:tcPr>
          <w:p w14:paraId="5F28FED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0.917</w:t>
            </w:r>
          </w:p>
        </w:tc>
        <w:tc>
          <w:tcPr>
            <w:tcW w:w="619" w:type="pct"/>
            <w:noWrap/>
            <w:hideMark/>
          </w:tcPr>
          <w:p w14:paraId="42C5B75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23457962</w:t>
            </w:r>
          </w:p>
        </w:tc>
        <w:tc>
          <w:tcPr>
            <w:tcW w:w="582" w:type="pct"/>
            <w:noWrap/>
            <w:hideMark/>
          </w:tcPr>
          <w:p w14:paraId="3616EBF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29408401</w:t>
            </w:r>
          </w:p>
        </w:tc>
        <w:tc>
          <w:tcPr>
            <w:tcW w:w="674" w:type="pct"/>
            <w:noWrap/>
            <w:hideMark/>
          </w:tcPr>
          <w:p w14:paraId="2866D2B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663777</w:t>
            </w:r>
          </w:p>
        </w:tc>
      </w:tr>
    </w:tbl>
    <w:p w14:paraId="0837BAFD" w14:textId="77777777" w:rsidR="00D30FE4" w:rsidRPr="00D140B5" w:rsidRDefault="00D30FE4" w:rsidP="00D140B5"/>
    <w:p w14:paraId="1309D5A6" w14:textId="77777777" w:rsidR="00D140B5" w:rsidRPr="00D140B5" w:rsidRDefault="00D140B5" w:rsidP="000E5BD5">
      <w:pPr>
        <w:pStyle w:val="Heading2"/>
      </w:pPr>
      <w:r w:rsidRPr="00D140B5">
        <w:t xml:space="preserve">QC filtering, adapter trimming, and </w:t>
      </w:r>
      <w:proofErr w:type="spellStart"/>
      <w:r w:rsidRPr="00D140B5">
        <w:t>polyX</w:t>
      </w:r>
      <w:proofErr w:type="spellEnd"/>
      <w:r w:rsidRPr="00D140B5">
        <w:t xml:space="preserve"> trimming were protocol-dependent but preserved most reads</w:t>
      </w:r>
    </w:p>
    <w:p w14:paraId="7B55F394" w14:textId="6D77F3C3" w:rsidR="00D140B5" w:rsidRPr="00D140B5" w:rsidRDefault="00D140B5" w:rsidP="00D140B5">
      <w:proofErr w:type="spellStart"/>
      <w:r w:rsidRPr="00D140B5">
        <w:lastRenderedPageBreak/>
        <w:t>Fastp</w:t>
      </w:r>
      <w:proofErr w:type="spellEnd"/>
      <w:r w:rsidRPr="00D140B5">
        <w:t xml:space="preserve"> QC summaries from Results/</w:t>
      </w:r>
      <w:proofErr w:type="spellStart"/>
      <w:r w:rsidRPr="00D140B5">
        <w:t>fastp</w:t>
      </w:r>
      <w:proofErr w:type="spellEnd"/>
      <w:r w:rsidRPr="00D140B5">
        <w:t xml:space="preserve"> showed that read filtering and adapter trimming preserved most reads in the </w:t>
      </w:r>
      <w:r w:rsidR="00D30FE4">
        <w:t>evaluated</w:t>
      </w:r>
      <w:r w:rsidRPr="00D140B5">
        <w:t xml:space="preserve"> libraries. Across all included samples, the median post-filtering retention fraction was 95.1%, with values ranging from </w:t>
      </w:r>
      <w:commentRangeStart w:id="29"/>
      <w:r w:rsidRPr="00D140B5">
        <w:t xml:space="preserve">70.3% to 98.7%. </w:t>
      </w:r>
      <w:commentRangeEnd w:id="29"/>
      <w:r w:rsidR="00326F3E">
        <w:rPr>
          <w:rStyle w:val="CommentReference"/>
        </w:rPr>
        <w:commentReference w:id="29"/>
      </w:r>
      <w:r w:rsidRPr="00D140B5">
        <w:t xml:space="preserve">Retention was highest for the </w:t>
      </w:r>
      <w:proofErr w:type="spellStart"/>
      <w:r w:rsidRPr="00D140B5">
        <w:t>Jumpcode</w:t>
      </w:r>
      <w:proofErr w:type="spellEnd"/>
      <w:r w:rsidRPr="00D140B5">
        <w:t xml:space="preserve"> and NEB_WO_RD protocols (median retained fractions 98.3% and 97.8%, respectively), remained high for NEB_RD, Trio, and </w:t>
      </w:r>
      <w:proofErr w:type="spellStart"/>
      <w:r w:rsidRPr="00D140B5">
        <w:t>Ribozero+NEBNext</w:t>
      </w:r>
      <w:proofErr w:type="spellEnd"/>
      <w:r w:rsidRPr="00D140B5">
        <w:t xml:space="preserve"> libraries (94.7% to 96.0%), and was somewhat lower for RepliG+Nextera_XT libraries (91.7%). The main exception was </w:t>
      </w:r>
      <w:proofErr w:type="spellStart"/>
      <w:r w:rsidRPr="00D140B5">
        <w:t>Jumpcode_Trio</w:t>
      </w:r>
      <w:proofErr w:type="spellEnd"/>
      <w:r w:rsidRPr="00D140B5">
        <w:t xml:space="preserve">, which showed a substantially lower median retained fraction of 75.3%, although its median post-filtering read depth </w:t>
      </w:r>
      <w:proofErr w:type="gramStart"/>
      <w:r w:rsidRPr="00D140B5">
        <w:t>still remained</w:t>
      </w:r>
      <w:proofErr w:type="gramEnd"/>
      <w:r w:rsidRPr="00D140B5">
        <w:t xml:space="preserve"> high at 144.2 million reads.</w:t>
      </w:r>
    </w:p>
    <w:p w14:paraId="2B6E7066" w14:textId="77777777" w:rsidR="00D140B5" w:rsidRPr="00D140B5" w:rsidRDefault="00D140B5" w:rsidP="00D140B5">
      <w:r w:rsidRPr="00D140B5">
        <w:t xml:space="preserve">Adapter trimming and </w:t>
      </w:r>
      <w:proofErr w:type="spellStart"/>
      <w:r w:rsidRPr="00D140B5">
        <w:t>polyX</w:t>
      </w:r>
      <w:proofErr w:type="spellEnd"/>
      <w:r w:rsidRPr="00D140B5">
        <w:t xml:space="preserve"> trimming displayed protocol-specific patterns. Across all libraries, the median </w:t>
      </w:r>
      <w:commentRangeStart w:id="30"/>
      <w:r w:rsidRPr="00D140B5">
        <w:t xml:space="preserve">fraction of reads reported as adapter-trimmed </w:t>
      </w:r>
      <w:commentRangeEnd w:id="30"/>
      <w:r w:rsidR="00D75ADC">
        <w:rPr>
          <w:rStyle w:val="CommentReference"/>
        </w:rPr>
        <w:commentReference w:id="30"/>
      </w:r>
      <w:r w:rsidRPr="00D140B5">
        <w:t xml:space="preserve">was only 0.49%, but this value was markedly higher for RepliG+Nextera_XT (39.0%) and, to a lesser extent, </w:t>
      </w:r>
      <w:proofErr w:type="spellStart"/>
      <w:r w:rsidRPr="00D140B5">
        <w:t>Ribozero+NEBNext</w:t>
      </w:r>
      <w:proofErr w:type="spellEnd"/>
      <w:r w:rsidRPr="00D140B5">
        <w:t xml:space="preserve"> (7.04%) libraries, while the other protocols remained below 1% (Suppl Table 3). </w:t>
      </w:r>
      <w:commentRangeStart w:id="31"/>
      <w:proofErr w:type="spellStart"/>
      <w:r w:rsidRPr="00D140B5">
        <w:t>PolyX</w:t>
      </w:r>
      <w:proofErr w:type="spellEnd"/>
      <w:r w:rsidRPr="00D140B5">
        <w:t xml:space="preserve"> trimming was generally modest overall (median 1.25% of reads), but again varied by protocol, reaching a median of 20.7% in </w:t>
      </w:r>
      <w:proofErr w:type="spellStart"/>
      <w:r w:rsidRPr="00D140B5">
        <w:t>Jumpcode_Trio</w:t>
      </w:r>
      <w:commentRangeEnd w:id="31"/>
      <w:proofErr w:type="spellEnd"/>
      <w:r w:rsidR="00627737">
        <w:rPr>
          <w:rStyle w:val="CommentReference"/>
        </w:rPr>
        <w:commentReference w:id="31"/>
      </w:r>
      <w:r w:rsidRPr="00D140B5">
        <w:t xml:space="preserve">, compared with about 0.8% to 3.0% in the other protocols. Across all samples, QC filtering improved median Q20 and Q30 rates by 1.45 and 1.73 percentage points, respectively. The composition of </w:t>
      </w:r>
      <w:proofErr w:type="spellStart"/>
      <w:r w:rsidRPr="00D140B5">
        <w:t>polyX</w:t>
      </w:r>
      <w:proofErr w:type="spellEnd"/>
      <w:r w:rsidRPr="00D140B5">
        <w:t xml:space="preserve">-trimmed reads was dominated overall by </w:t>
      </w:r>
      <w:proofErr w:type="spellStart"/>
      <w:r w:rsidRPr="00D140B5">
        <w:t>polyA</w:t>
      </w:r>
      <w:proofErr w:type="spellEnd"/>
      <w:r w:rsidRPr="00D140B5">
        <w:t xml:space="preserve"> (54.0%) and </w:t>
      </w:r>
      <w:proofErr w:type="spellStart"/>
      <w:r w:rsidRPr="00D140B5">
        <w:t>polyT</w:t>
      </w:r>
      <w:proofErr w:type="spellEnd"/>
      <w:r w:rsidRPr="00D140B5">
        <w:t xml:space="preserve"> (31.8%), with smaller contributions from </w:t>
      </w:r>
      <w:proofErr w:type="spellStart"/>
      <w:r w:rsidRPr="00D140B5">
        <w:t>polyC</w:t>
      </w:r>
      <w:proofErr w:type="spellEnd"/>
      <w:r w:rsidRPr="00D140B5">
        <w:t xml:space="preserve"> (10.7%) and </w:t>
      </w:r>
      <w:proofErr w:type="spellStart"/>
      <w:r w:rsidRPr="00D140B5">
        <w:t>polyG</w:t>
      </w:r>
      <w:proofErr w:type="spellEnd"/>
      <w:r w:rsidRPr="00D140B5">
        <w:t xml:space="preserve"> (3.6%), although some protocols showed clear shifts in composition, such as the stronger </w:t>
      </w:r>
      <w:proofErr w:type="spellStart"/>
      <w:r w:rsidRPr="00D140B5">
        <w:t>polyC</w:t>
      </w:r>
      <w:proofErr w:type="spellEnd"/>
      <w:r w:rsidRPr="00D140B5">
        <w:t xml:space="preserve"> component in NEB_WO_RD and RepliG+Nextera_XT libraries. Overall, the QC step removed low-quality, adapter-derived, and low-complexity terminal sequence while preserving sufficient sequencing depth for the downstream host- and virus-oriented comparisons.</w:t>
      </w:r>
    </w:p>
    <w:p w14:paraId="46DAC7CE" w14:textId="304E025C" w:rsidR="00D140B5" w:rsidRPr="00D140B5" w:rsidRDefault="00D140B5" w:rsidP="000E5BD5">
      <w:pPr>
        <w:pStyle w:val="Heading2"/>
      </w:pPr>
      <w:r w:rsidRPr="00D140B5">
        <w:t xml:space="preserve">Host subtraction dominated the amount of sequence entering the viral </w:t>
      </w:r>
      <w:ins w:id="32" w:author="Xu, Joshua" w:date="2026-05-14T16:09:00Z" w16du:dateUtc="2026-05-14T21:09:00Z">
        <w:r w:rsidR="003747C0">
          <w:t xml:space="preserve">mapping </w:t>
        </w:r>
      </w:ins>
      <w:r w:rsidRPr="00D140B5">
        <w:t>stage</w:t>
      </w:r>
    </w:p>
    <w:p w14:paraId="52300001" w14:textId="2F943C90" w:rsidR="00D140B5" w:rsidRDefault="00D140B5" w:rsidP="00D140B5">
      <w:r w:rsidRPr="00D140B5">
        <w:t>The clearest method effect emerged before viral alignment. Across the seven protocols, BWA-MEM host subtraction left median non-host read pools of 3.4 x 10</w:t>
      </w:r>
      <w:r w:rsidRPr="00D140B5">
        <w:rPr>
          <w:vertAlign w:val="superscript"/>
        </w:rPr>
        <w:t>5</w:t>
      </w:r>
      <w:r w:rsidRPr="00D140B5">
        <w:t> to 1.8 x 10</w:t>
      </w:r>
      <w:r w:rsidRPr="00D140B5">
        <w:rPr>
          <w:vertAlign w:val="superscript"/>
        </w:rPr>
        <w:t>6</w:t>
      </w:r>
      <w:r w:rsidRPr="00D140B5">
        <w:t> reads, whereas HISAT2 left 7.0 x 10</w:t>
      </w:r>
      <w:r w:rsidRPr="00D140B5">
        <w:rPr>
          <w:vertAlign w:val="superscript"/>
        </w:rPr>
        <w:t>6</w:t>
      </w:r>
      <w:r w:rsidRPr="00D140B5">
        <w:t> to 5.7 x 10</w:t>
      </w:r>
      <w:r w:rsidRPr="00D140B5">
        <w:rPr>
          <w:vertAlign w:val="superscript"/>
        </w:rPr>
        <w:t>7</w:t>
      </w:r>
      <w:r w:rsidRPr="00D140B5">
        <w:t> reads and STAR left 2.0 x 10</w:t>
      </w:r>
      <w:r w:rsidRPr="00D140B5">
        <w:rPr>
          <w:vertAlign w:val="superscript"/>
        </w:rPr>
        <w:t>6</w:t>
      </w:r>
      <w:r w:rsidRPr="00D140B5">
        <w:t> to 3.7 x 10</w:t>
      </w:r>
      <w:r w:rsidRPr="00D140B5">
        <w:rPr>
          <w:vertAlign w:val="superscript"/>
        </w:rPr>
        <w:t>7</w:t>
      </w:r>
      <w:r w:rsidRPr="00D140B5">
        <w:t xml:space="preserve"> reads (Figure 2A; Table 1). Relative to BWA-MEM, HISAT2 passed 13.1- to 57.2-fold more reads into the viral stage and STAR passed 4.2- to 44.3-fold more. Thus, the choice of host mapper strongly determined </w:t>
      </w:r>
      <w:r w:rsidR="00A2568B" w:rsidRPr="00D140B5">
        <w:t>how</w:t>
      </w:r>
      <w:r w:rsidRPr="00D140B5">
        <w:t xml:space="preserve"> ambiguous host-like sequence was allowed to propagate into downstream viral analyses.</w:t>
      </w:r>
    </w:p>
    <w:p w14:paraId="4453CD9B" w14:textId="03E96DE9" w:rsidR="006566C6" w:rsidRDefault="006566C6" w:rsidP="00D140B5">
      <w:r w:rsidRPr="006566C6">
        <w:rPr>
          <w:noProof/>
        </w:rPr>
        <w:lastRenderedPageBreak/>
        <w:drawing>
          <wp:inline distT="0" distB="0" distL="0" distR="0" wp14:anchorId="2D2A48BA" wp14:editId="5668579A">
            <wp:extent cx="5943600" cy="3272790"/>
            <wp:effectExtent l="0" t="0" r="0" b="3810"/>
            <wp:docPr id="35336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1450" name="Picture 1" descr="A screenshot of a computer&#10;&#10;AI-generated content may be incorrect."/>
                    <pic:cNvPicPr/>
                  </pic:nvPicPr>
                  <pic:blipFill>
                    <a:blip r:embed="rId10"/>
                    <a:stretch>
                      <a:fillRect/>
                    </a:stretch>
                  </pic:blipFill>
                  <pic:spPr>
                    <a:xfrm>
                      <a:off x="0" y="0"/>
                      <a:ext cx="5943600" cy="3272790"/>
                    </a:xfrm>
                    <a:prstGeom prst="rect">
                      <a:avLst/>
                    </a:prstGeom>
                  </pic:spPr>
                </pic:pic>
              </a:graphicData>
            </a:graphic>
          </wp:inline>
        </w:drawing>
      </w:r>
    </w:p>
    <w:p w14:paraId="17D1FE92" w14:textId="65E31A7A" w:rsidR="006566C6" w:rsidRPr="00D140B5" w:rsidRDefault="006566C6" w:rsidP="00D140B5">
      <w:r w:rsidRPr="006566C6">
        <w:rPr>
          <w:b/>
          <w:bCs/>
        </w:rPr>
        <w:t>Figure 2A</w:t>
      </w:r>
      <w:r>
        <w:t xml:space="preserve">: </w:t>
      </w:r>
      <w:r w:rsidR="00A2568B" w:rsidRPr="00A2568B">
        <w:t xml:space="preserve">Host subtraction leaves sharply different non−host read </w:t>
      </w:r>
      <w:del w:id="33" w:author="Xu, Joshua" w:date="2026-05-15T14:47:00Z" w16du:dateUtc="2026-05-15T19:47:00Z">
        <w:r w:rsidR="00A2568B" w:rsidRPr="00A2568B" w:rsidDel="007D5C57">
          <w:delText>burdens</w:delText>
        </w:r>
      </w:del>
      <w:ins w:id="34" w:author="Xu, Joshua" w:date="2026-05-15T14:47:00Z" w16du:dateUtc="2026-05-15T19:47:00Z">
        <w:r w:rsidR="007D5C57">
          <w:t>portions</w:t>
        </w:r>
      </w:ins>
    </w:p>
    <w:p w14:paraId="167CFBDC" w14:textId="7F1A1381" w:rsidR="00D140B5" w:rsidRPr="00D140B5" w:rsidRDefault="00D140B5" w:rsidP="000E5BD5">
      <w:pPr>
        <w:pStyle w:val="Heading2"/>
      </w:pPr>
      <w:r w:rsidRPr="00D140B5">
        <w:t>Comparison of Untargeted viral screening approaches reveals high false-positive burden without stringent filtering</w:t>
      </w:r>
    </w:p>
    <w:p w14:paraId="53D6E410" w14:textId="2AE91BFD" w:rsidR="00D140B5" w:rsidRDefault="00D140B5" w:rsidP="00D140B5">
      <w:r w:rsidRPr="00D140B5">
        <w:t>In the untargeted virus screening analysis, all evaluated methods produced substantial background detections prior to stringent filtering</w:t>
      </w:r>
      <w:r w:rsidR="00A2568B">
        <w:t xml:space="preserve"> (Figure 2B, unfair comparison, need to be redone)</w:t>
      </w:r>
      <w:r w:rsidRPr="00D140B5">
        <w:t xml:space="preserve">. Kraken2, when </w:t>
      </w:r>
      <w:proofErr w:type="gramStart"/>
      <w:r w:rsidRPr="00D140B5">
        <w:t>run</w:t>
      </w:r>
      <w:proofErr w:type="gramEnd"/>
      <w:r w:rsidRPr="00D140B5">
        <w:t xml:space="preserve"> against its viral database, reported hundreds to thousands of viral hits, including in control samples. Similarly, simple read-count–based screening against RVDBv31 yielded hundreds to thousands of reported viruses, indicating that permissive detection strategies can generate a high number of likely false-positive calls. </w:t>
      </w:r>
      <w:proofErr w:type="spellStart"/>
      <w:r w:rsidRPr="00D140B5">
        <w:t>ViraQuant</w:t>
      </w:r>
      <w:proofErr w:type="spellEnd"/>
      <w:r w:rsidRPr="00D140B5">
        <w:t xml:space="preserve"> scan mode provided an intermediate framework by allowing results to be filtered using user-defined criteria intended to reduce false positives. At its least stringent threshold, requiring mean_depth_ge_1 &gt;= 1, the number of reported viruses remained comparable to that obtained with simple read-count methods, whereas application of more stringent filters progressively reduced the number of reported viruses. Notably, BWA-MEM host subtraction markedly reduced the number of non-</w:t>
      </w:r>
      <w:proofErr w:type="gramStart"/>
      <w:r w:rsidRPr="00D140B5">
        <w:t>host</w:t>
      </w:r>
      <w:proofErr w:type="gramEnd"/>
      <w:r w:rsidRPr="00D140B5">
        <w:t xml:space="preserve"> reads available for downstream screening, and this reduction was accompanied by a substantial decrease in the number of viruses reported by all </w:t>
      </w:r>
      <w:ins w:id="35" w:author="Xu, Joshua" w:date="2026-05-15T14:57:00Z" w16du:dateUtc="2026-05-15T19:57:00Z">
        <w:r w:rsidR="00177857">
          <w:t xml:space="preserve">viral screening </w:t>
        </w:r>
      </w:ins>
      <w:r w:rsidRPr="00D140B5">
        <w:t>methods.</w:t>
      </w:r>
    </w:p>
    <w:p w14:paraId="658447A9" w14:textId="02B178E9" w:rsidR="00A2568B" w:rsidRDefault="00A2568B" w:rsidP="00D140B5">
      <w:r w:rsidRPr="00A2568B">
        <w:rPr>
          <w:noProof/>
        </w:rPr>
        <w:lastRenderedPageBreak/>
        <w:drawing>
          <wp:inline distT="0" distB="0" distL="0" distR="0" wp14:anchorId="6D783478" wp14:editId="647D9236">
            <wp:extent cx="5943600" cy="4234815"/>
            <wp:effectExtent l="0" t="0" r="0" b="0"/>
            <wp:docPr id="330302097"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2097" name="Picture 1" descr="Chart, box and whisker chart&#10;&#10;AI-generated content may be incorrect."/>
                    <pic:cNvPicPr/>
                  </pic:nvPicPr>
                  <pic:blipFill>
                    <a:blip r:embed="rId11"/>
                    <a:stretch>
                      <a:fillRect/>
                    </a:stretch>
                  </pic:blipFill>
                  <pic:spPr>
                    <a:xfrm>
                      <a:off x="0" y="0"/>
                      <a:ext cx="5943600" cy="4234815"/>
                    </a:xfrm>
                    <a:prstGeom prst="rect">
                      <a:avLst/>
                    </a:prstGeom>
                  </pic:spPr>
                </pic:pic>
              </a:graphicData>
            </a:graphic>
          </wp:inline>
        </w:drawing>
      </w:r>
    </w:p>
    <w:p w14:paraId="5C32B487" w14:textId="3BB0A033" w:rsidR="00A2568B" w:rsidRPr="00D140B5" w:rsidRDefault="00A2568B" w:rsidP="00D140B5">
      <w:r w:rsidRPr="00A2568B">
        <w:rPr>
          <w:b/>
          <w:bCs/>
        </w:rPr>
        <w:t>Figure 2B</w:t>
      </w:r>
      <w:r>
        <w:t xml:space="preserve">: </w:t>
      </w:r>
      <w:r w:rsidRPr="00A2568B">
        <w:t xml:space="preserve">Host subtraction still dominates untargeted </w:t>
      </w:r>
      <w:proofErr w:type="spellStart"/>
      <w:r w:rsidRPr="00A2568B">
        <w:t>taxid</w:t>
      </w:r>
      <w:proofErr w:type="spellEnd"/>
      <w:r w:rsidRPr="00A2568B">
        <w:t xml:space="preserve"> inflation in scan mode</w:t>
      </w:r>
    </w:p>
    <w:p w14:paraId="75F81C0A" w14:textId="77777777" w:rsidR="00D140B5" w:rsidRPr="00D140B5" w:rsidRDefault="00D140B5" w:rsidP="000E5BD5">
      <w:pPr>
        <w:pStyle w:val="Heading2"/>
      </w:pPr>
      <w:r w:rsidRPr="00D140B5">
        <w:t>Targeted viral burden was most conservative after BWA-MEM host subtraction</w:t>
      </w:r>
    </w:p>
    <w:p w14:paraId="4A58B0DB" w14:textId="66C68B75" w:rsidR="00D140B5" w:rsidRDefault="00D140B5" w:rsidP="00D140B5">
      <w:r w:rsidRPr="00D140B5">
        <w:t xml:space="preserve">Panel-mode alignment to the targeted virus bundle retained clear viral </w:t>
      </w:r>
      <w:proofErr w:type="gramStart"/>
      <w:r w:rsidRPr="00D140B5">
        <w:t>signal</w:t>
      </w:r>
      <w:proofErr w:type="gramEnd"/>
      <w:r w:rsidRPr="00D140B5">
        <w:t xml:space="preserve"> in positive titration libraries, but the separation between controls and positives depended strongly on host subtraction strategy (Figure 3; Table 2). With BWA-MEM as the host mapper, median </w:t>
      </w:r>
      <w:ins w:id="36" w:author="Xu, Joshua" w:date="2026-05-15T15:07:00Z" w16du:dateUtc="2026-05-15T20:07:00Z">
        <w:r w:rsidR="00C00FFF">
          <w:t xml:space="preserve">viral </w:t>
        </w:r>
        <w:r w:rsidR="00C00FFF" w:rsidRPr="00D140B5">
          <w:t>burden</w:t>
        </w:r>
        <w:r w:rsidR="00C00FFF">
          <w:t xml:space="preserve"> in the</w:t>
        </w:r>
        <w:r w:rsidR="00C00FFF" w:rsidRPr="00D140B5">
          <w:t xml:space="preserve"> </w:t>
        </w:r>
      </w:ins>
      <w:r w:rsidRPr="00D140B5">
        <w:t>control</w:t>
      </w:r>
      <w:ins w:id="37" w:author="Xu, Joshua" w:date="2026-05-15T15:08:00Z" w16du:dateUtc="2026-05-15T20:08:00Z">
        <w:r w:rsidR="00137CF2">
          <w:t>s</w:t>
        </w:r>
      </w:ins>
      <w:del w:id="38" w:author="Xu, Joshua" w:date="2026-05-15T15:08:00Z" w16du:dateUtc="2026-05-15T20:08:00Z">
        <w:r w:rsidRPr="00D140B5" w:rsidDel="00137CF2">
          <w:delText>-sample</w:delText>
        </w:r>
      </w:del>
      <w:r w:rsidRPr="00D140B5">
        <w:t xml:space="preserve"> </w:t>
      </w:r>
      <w:del w:id="39" w:author="Xu, Joshua" w:date="2026-05-15T15:07:00Z" w16du:dateUtc="2026-05-15T20:07:00Z">
        <w:r w:rsidRPr="00D140B5" w:rsidDel="00C00FFF">
          <w:delText xml:space="preserve">burden </w:delText>
        </w:r>
      </w:del>
      <w:r w:rsidRPr="00D140B5">
        <w:t xml:space="preserve">was 1.93 normalized units with Bowtie2 and 0.51 with BWA-MEM, compared with 37.49 and 36.90 in positive titration libraries. After HISAT2 or STAR host subtraction, </w:t>
      </w:r>
      <w:ins w:id="40" w:author="Xu, Joshua" w:date="2026-05-15T15:09:00Z" w16du:dateUtc="2026-05-15T20:09:00Z">
        <w:r w:rsidR="001C2221">
          <w:t xml:space="preserve">median viral </w:t>
        </w:r>
        <w:r w:rsidR="001C2221" w:rsidRPr="00D140B5">
          <w:t>burden</w:t>
        </w:r>
        <w:r w:rsidR="001C2221">
          <w:t xml:space="preserve"> in the</w:t>
        </w:r>
        <w:r w:rsidR="001C2221" w:rsidRPr="00D140B5">
          <w:t xml:space="preserve"> </w:t>
        </w:r>
      </w:ins>
      <w:r w:rsidRPr="00D140B5">
        <w:t>control</w:t>
      </w:r>
      <w:ins w:id="41" w:author="Xu, Joshua" w:date="2026-05-15T15:09:00Z" w16du:dateUtc="2026-05-15T20:09:00Z">
        <w:r w:rsidR="001C2221">
          <w:t>s</w:t>
        </w:r>
      </w:ins>
      <w:del w:id="42" w:author="Xu, Joshua" w:date="2026-05-15T15:09:00Z" w16du:dateUtc="2026-05-15T20:09:00Z">
        <w:r w:rsidRPr="00D140B5" w:rsidDel="001C2221">
          <w:delText>-sample</w:delText>
        </w:r>
      </w:del>
      <w:r w:rsidRPr="00D140B5">
        <w:t xml:space="preserve"> </w:t>
      </w:r>
      <w:del w:id="43" w:author="Xu, Joshua" w:date="2026-05-15T15:09:00Z" w16du:dateUtc="2026-05-15T20:09:00Z">
        <w:r w:rsidRPr="00D140B5" w:rsidDel="001C2221">
          <w:delText xml:space="preserve">burden </w:delText>
        </w:r>
      </w:del>
      <w:r w:rsidRPr="00D140B5">
        <w:t xml:space="preserve">increased substantially: 24.67 and 33.13 with Bowtie2 viral mapping, and 205.42 and 235.33 with BWA-MEM viral mapping. The median number of </w:t>
      </w:r>
      <w:commentRangeStart w:id="44"/>
      <w:r w:rsidRPr="00D140B5">
        <w:t xml:space="preserve">viruses </w:t>
      </w:r>
      <w:commentRangeEnd w:id="44"/>
      <w:r w:rsidR="004C0F7E">
        <w:rPr>
          <w:rStyle w:val="CommentReference"/>
        </w:rPr>
        <w:commentReference w:id="44"/>
      </w:r>
      <w:r w:rsidRPr="00D140B5">
        <w:t xml:space="preserve">detected in control libraries dropped to 2.0 with the BWA-MEM/BWA-MEM combination, whereas HISAT2- and STAR-based subtraction generally reported 6.0 to 7.5 </w:t>
      </w:r>
      <w:commentRangeStart w:id="45"/>
      <w:r w:rsidRPr="00D140B5">
        <w:t xml:space="preserve">viruses </w:t>
      </w:r>
      <w:commentRangeEnd w:id="45"/>
      <w:r w:rsidR="00E441DB">
        <w:rPr>
          <w:rStyle w:val="CommentReference"/>
        </w:rPr>
        <w:commentReference w:id="45"/>
      </w:r>
      <w:r w:rsidRPr="00D140B5">
        <w:t xml:space="preserve">even in controls. Positive titration libraries still showed median detection of 6 to 8 </w:t>
      </w:r>
      <w:commentRangeStart w:id="46"/>
      <w:r w:rsidRPr="00D140B5">
        <w:t xml:space="preserve">viruses </w:t>
      </w:r>
      <w:commentRangeEnd w:id="46"/>
      <w:r w:rsidR="00E441DB">
        <w:rPr>
          <w:rStyle w:val="CommentReference"/>
        </w:rPr>
        <w:commentReference w:id="46"/>
      </w:r>
      <w:r w:rsidRPr="00D140B5">
        <w:t>across the mapper combinations, indicating that conservative host subtraction reduced background much more than it reduced expected panel recovery.</w:t>
      </w:r>
    </w:p>
    <w:p w14:paraId="1CA432EA" w14:textId="4F295628" w:rsidR="009C7D04" w:rsidRDefault="009C7D04" w:rsidP="00D140B5">
      <w:r w:rsidRPr="009C7D04">
        <w:rPr>
          <w:noProof/>
        </w:rPr>
        <w:lastRenderedPageBreak/>
        <w:drawing>
          <wp:inline distT="0" distB="0" distL="0" distR="0" wp14:anchorId="7FDB16F7" wp14:editId="3CFFE66D">
            <wp:extent cx="5943600" cy="3748405"/>
            <wp:effectExtent l="0" t="0" r="0" b="4445"/>
            <wp:docPr id="479345515"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5515" name="Picture 1" descr="Chart, box and whisker chart&#10;&#10;AI-generated content may be incorrect."/>
                    <pic:cNvPicPr/>
                  </pic:nvPicPr>
                  <pic:blipFill>
                    <a:blip r:embed="rId12"/>
                    <a:stretch>
                      <a:fillRect/>
                    </a:stretch>
                  </pic:blipFill>
                  <pic:spPr>
                    <a:xfrm>
                      <a:off x="0" y="0"/>
                      <a:ext cx="5943600" cy="3748405"/>
                    </a:xfrm>
                    <a:prstGeom prst="rect">
                      <a:avLst/>
                    </a:prstGeom>
                  </pic:spPr>
                </pic:pic>
              </a:graphicData>
            </a:graphic>
          </wp:inline>
        </w:drawing>
      </w:r>
    </w:p>
    <w:p w14:paraId="5C223D06" w14:textId="7BE49961" w:rsidR="009C7D04" w:rsidRDefault="009C7D04" w:rsidP="00D140B5">
      <w:r w:rsidRPr="009C7D04">
        <w:rPr>
          <w:b/>
          <w:bCs/>
        </w:rPr>
        <w:t>Figure 3</w:t>
      </w:r>
      <w:r>
        <w:t xml:space="preserve">: </w:t>
      </w:r>
      <w:r w:rsidRPr="009C7D04">
        <w:t>Targeted viral burden still depends strongly on host subtraction strategy</w:t>
      </w:r>
    </w:p>
    <w:p w14:paraId="13AEF0D3" w14:textId="5EA36CCD" w:rsidR="009C7D04" w:rsidRDefault="009C7D04" w:rsidP="00D140B5">
      <w:r w:rsidRPr="009C7D04">
        <w:rPr>
          <w:b/>
          <w:bCs/>
        </w:rPr>
        <w:t>Table 2</w:t>
      </w:r>
      <w:r w:rsidR="00F209BB">
        <w:rPr>
          <w:b/>
          <w:bCs/>
        </w:rPr>
        <w:t>:</w:t>
      </w:r>
      <w:r>
        <w:t xml:space="preserve"> </w:t>
      </w:r>
      <w:r w:rsidR="00F209BB" w:rsidRPr="00F209BB">
        <w:t>cross-method comparison</w:t>
      </w:r>
      <w:r w:rsidR="00F209BB">
        <w:t xml:space="preserve"> of alignment results </w:t>
      </w:r>
      <w:r>
        <w:t>(need format)</w:t>
      </w:r>
    </w:p>
    <w:tbl>
      <w:tblPr>
        <w:tblStyle w:val="TableGrid"/>
        <w:tblW w:w="5000" w:type="pct"/>
        <w:tblLook w:val="04A0" w:firstRow="1" w:lastRow="0" w:firstColumn="1" w:lastColumn="0" w:noHBand="0" w:noVBand="1"/>
      </w:tblPr>
      <w:tblGrid>
        <w:gridCol w:w="294"/>
        <w:gridCol w:w="296"/>
        <w:gridCol w:w="511"/>
        <w:gridCol w:w="512"/>
        <w:gridCol w:w="507"/>
        <w:gridCol w:w="508"/>
        <w:gridCol w:w="525"/>
        <w:gridCol w:w="526"/>
        <w:gridCol w:w="506"/>
        <w:gridCol w:w="506"/>
        <w:gridCol w:w="473"/>
        <w:gridCol w:w="474"/>
        <w:gridCol w:w="471"/>
        <w:gridCol w:w="472"/>
        <w:gridCol w:w="346"/>
        <w:gridCol w:w="404"/>
        <w:gridCol w:w="395"/>
        <w:gridCol w:w="403"/>
        <w:gridCol w:w="376"/>
        <w:gridCol w:w="445"/>
        <w:gridCol w:w="400"/>
      </w:tblGrid>
      <w:tr w:rsidR="009C7D04" w:rsidRPr="009C7D04" w14:paraId="245CEAF7" w14:textId="77777777" w:rsidTr="009C7D04">
        <w:trPr>
          <w:trHeight w:val="290"/>
        </w:trPr>
        <w:tc>
          <w:tcPr>
            <w:tcW w:w="102" w:type="pct"/>
            <w:noWrap/>
            <w:hideMark/>
          </w:tcPr>
          <w:p w14:paraId="388CF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host_mapper</w:t>
            </w:r>
            <w:proofErr w:type="spellEnd"/>
          </w:p>
        </w:tc>
        <w:tc>
          <w:tcPr>
            <w:tcW w:w="104" w:type="pct"/>
            <w:noWrap/>
            <w:hideMark/>
          </w:tcPr>
          <w:p w14:paraId="12360E1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virus_mapper</w:t>
            </w:r>
            <w:proofErr w:type="spellEnd"/>
          </w:p>
        </w:tc>
        <w:tc>
          <w:tcPr>
            <w:tcW w:w="296" w:type="pct"/>
            <w:noWrap/>
            <w:hideMark/>
          </w:tcPr>
          <w:p w14:paraId="3EC7C7D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median_target_norm_total_reads_negative_control</w:t>
            </w:r>
            <w:proofErr w:type="spellEnd"/>
          </w:p>
        </w:tc>
        <w:tc>
          <w:tcPr>
            <w:tcW w:w="297" w:type="pct"/>
            <w:noWrap/>
            <w:hideMark/>
          </w:tcPr>
          <w:p w14:paraId="114B9A58"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median_target_norm_total_reads_positive_titration</w:t>
            </w:r>
            <w:proofErr w:type="spellEnd"/>
          </w:p>
        </w:tc>
        <w:tc>
          <w:tcPr>
            <w:tcW w:w="294" w:type="pct"/>
            <w:noWrap/>
            <w:hideMark/>
          </w:tcPr>
          <w:p w14:paraId="1C6CDDC4"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median_target_viruses_detected_negative_control</w:t>
            </w:r>
            <w:proofErr w:type="spellEnd"/>
          </w:p>
        </w:tc>
        <w:tc>
          <w:tcPr>
            <w:tcW w:w="294" w:type="pct"/>
            <w:noWrap/>
            <w:hideMark/>
          </w:tcPr>
          <w:p w14:paraId="178459BC"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median_target_viruses_detected_positive_titration</w:t>
            </w:r>
            <w:proofErr w:type="spellEnd"/>
          </w:p>
        </w:tc>
        <w:tc>
          <w:tcPr>
            <w:tcW w:w="309" w:type="pct"/>
            <w:noWrap/>
            <w:hideMark/>
          </w:tcPr>
          <w:p w14:paraId="4B73373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median_untarget_norm_total_reads_negative_control</w:t>
            </w:r>
            <w:proofErr w:type="spellEnd"/>
          </w:p>
        </w:tc>
        <w:tc>
          <w:tcPr>
            <w:tcW w:w="310" w:type="pct"/>
            <w:noWrap/>
            <w:hideMark/>
          </w:tcPr>
          <w:p w14:paraId="1E1B3D56"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median_untarget_norm_total_reads_positive_titration</w:t>
            </w:r>
            <w:proofErr w:type="spellEnd"/>
          </w:p>
        </w:tc>
        <w:tc>
          <w:tcPr>
            <w:tcW w:w="292" w:type="pct"/>
            <w:noWrap/>
            <w:hideMark/>
          </w:tcPr>
          <w:p w14:paraId="160CD0BB"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median_untarget_taxa_detected_negative_control</w:t>
            </w:r>
            <w:proofErr w:type="spellEnd"/>
          </w:p>
        </w:tc>
        <w:tc>
          <w:tcPr>
            <w:tcW w:w="292" w:type="pct"/>
            <w:noWrap/>
            <w:hideMark/>
          </w:tcPr>
          <w:p w14:paraId="04B04A2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median_untarget_taxa_detected_positive_titration</w:t>
            </w:r>
            <w:proofErr w:type="spellEnd"/>
          </w:p>
        </w:tc>
        <w:tc>
          <w:tcPr>
            <w:tcW w:w="263" w:type="pct"/>
            <w:noWrap/>
            <w:hideMark/>
          </w:tcPr>
          <w:p w14:paraId="7A19D185"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median_viraquant_primary_negative_control</w:t>
            </w:r>
            <w:proofErr w:type="spellEnd"/>
          </w:p>
        </w:tc>
        <w:tc>
          <w:tcPr>
            <w:tcW w:w="264" w:type="pct"/>
            <w:noWrap/>
            <w:hideMark/>
          </w:tcPr>
          <w:p w14:paraId="4B87D839"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median_viraquant_primary_positive_titration</w:t>
            </w:r>
            <w:proofErr w:type="spellEnd"/>
          </w:p>
        </w:tc>
        <w:tc>
          <w:tcPr>
            <w:tcW w:w="261" w:type="pct"/>
            <w:noWrap/>
            <w:hideMark/>
          </w:tcPr>
          <w:p w14:paraId="357ED4C1"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median_viraquant_pass90_negative_control</w:t>
            </w:r>
          </w:p>
        </w:tc>
        <w:tc>
          <w:tcPr>
            <w:tcW w:w="262" w:type="pct"/>
            <w:noWrap/>
            <w:hideMark/>
          </w:tcPr>
          <w:p w14:paraId="5DB4C5FB"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median_viraquant_pass90_positive_titration</w:t>
            </w:r>
          </w:p>
        </w:tc>
        <w:tc>
          <w:tcPr>
            <w:tcW w:w="149" w:type="pct"/>
            <w:noWrap/>
            <w:hideMark/>
          </w:tcPr>
          <w:p w14:paraId="7B1C0E2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median_kraken_taxids</w:t>
            </w:r>
            <w:proofErr w:type="spellEnd"/>
          </w:p>
        </w:tc>
        <w:tc>
          <w:tcPr>
            <w:tcW w:w="201" w:type="pct"/>
            <w:noWrap/>
            <w:hideMark/>
          </w:tcPr>
          <w:p w14:paraId="7E5855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median_rvdb_read_count_taxi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194" w:type="pct"/>
            <w:noWrap/>
            <w:hideMark/>
          </w:tcPr>
          <w:p w14:paraId="1DCB329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median_viraquant_scan_taxi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201" w:type="pct"/>
            <w:noWrap/>
            <w:hideMark/>
          </w:tcPr>
          <w:p w14:paraId="1761C46C"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median_shared_all_three_taxi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177" w:type="pct"/>
            <w:noWrap/>
            <w:hideMark/>
          </w:tcPr>
          <w:p w14:paraId="1CB921B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median_kraken_only_taxids</w:t>
            </w:r>
            <w:proofErr w:type="spellEnd"/>
          </w:p>
        </w:tc>
        <w:tc>
          <w:tcPr>
            <w:tcW w:w="238" w:type="pct"/>
            <w:noWrap/>
            <w:hideMark/>
          </w:tcPr>
          <w:p w14:paraId="054FA2C8"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median_shared_all_three_rvdb_fraction</w:t>
            </w:r>
            <w:proofErr w:type="spellEnd"/>
          </w:p>
        </w:tc>
        <w:tc>
          <w:tcPr>
            <w:tcW w:w="198" w:type="pct"/>
            <w:noWrap/>
            <w:hideMark/>
          </w:tcPr>
          <w:p w14:paraId="5B248DB3"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median_host_assigned_fract</w:t>
            </w:r>
            <w:r w:rsidRPr="009C7D04">
              <w:rPr>
                <w:rFonts w:ascii="Aptos Narrow" w:eastAsia="Times New Roman" w:hAnsi="Aptos Narrow" w:cs="Times New Roman"/>
                <w:color w:val="000000"/>
                <w:kern w:val="0"/>
                <w:sz w:val="22"/>
                <w:szCs w:val="22"/>
                <w14:ligatures w14:val="none"/>
              </w:rPr>
              <w:lastRenderedPageBreak/>
              <w:t>ion</w:t>
            </w:r>
            <w:proofErr w:type="spellEnd"/>
          </w:p>
        </w:tc>
      </w:tr>
      <w:tr w:rsidR="009C7D04" w:rsidRPr="009C7D04" w14:paraId="5AACA993" w14:textId="77777777" w:rsidTr="009C7D04">
        <w:trPr>
          <w:trHeight w:val="290"/>
        </w:trPr>
        <w:tc>
          <w:tcPr>
            <w:tcW w:w="102" w:type="pct"/>
            <w:noWrap/>
            <w:hideMark/>
          </w:tcPr>
          <w:p w14:paraId="1BAEBE87"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bwa_mem</w:t>
            </w:r>
            <w:proofErr w:type="spellEnd"/>
          </w:p>
        </w:tc>
        <w:tc>
          <w:tcPr>
            <w:tcW w:w="104" w:type="pct"/>
            <w:noWrap/>
            <w:hideMark/>
          </w:tcPr>
          <w:p w14:paraId="19D00EB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5DD276B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1.926</w:t>
            </w:r>
          </w:p>
        </w:tc>
        <w:tc>
          <w:tcPr>
            <w:tcW w:w="297" w:type="pct"/>
            <w:noWrap/>
            <w:hideMark/>
          </w:tcPr>
          <w:p w14:paraId="6E2180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37.489</w:t>
            </w:r>
          </w:p>
        </w:tc>
        <w:tc>
          <w:tcPr>
            <w:tcW w:w="294" w:type="pct"/>
            <w:noWrap/>
            <w:hideMark/>
          </w:tcPr>
          <w:p w14:paraId="1639912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3982E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w:t>
            </w:r>
          </w:p>
        </w:tc>
        <w:tc>
          <w:tcPr>
            <w:tcW w:w="309" w:type="pct"/>
            <w:noWrap/>
            <w:hideMark/>
          </w:tcPr>
          <w:p w14:paraId="6DAE392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132.955</w:t>
            </w:r>
          </w:p>
        </w:tc>
        <w:tc>
          <w:tcPr>
            <w:tcW w:w="310" w:type="pct"/>
            <w:noWrap/>
            <w:hideMark/>
          </w:tcPr>
          <w:p w14:paraId="4FD2831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396.795</w:t>
            </w:r>
          </w:p>
        </w:tc>
        <w:tc>
          <w:tcPr>
            <w:tcW w:w="292" w:type="pct"/>
            <w:noWrap/>
            <w:hideMark/>
          </w:tcPr>
          <w:p w14:paraId="59FB52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909</w:t>
            </w:r>
          </w:p>
        </w:tc>
        <w:tc>
          <w:tcPr>
            <w:tcW w:w="292" w:type="pct"/>
            <w:noWrap/>
            <w:hideMark/>
          </w:tcPr>
          <w:p w14:paraId="19A77F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671.5</w:t>
            </w:r>
          </w:p>
        </w:tc>
        <w:tc>
          <w:tcPr>
            <w:tcW w:w="263" w:type="pct"/>
            <w:noWrap/>
            <w:hideMark/>
          </w:tcPr>
          <w:p w14:paraId="49E32FB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0.159</w:t>
            </w:r>
          </w:p>
        </w:tc>
        <w:tc>
          <w:tcPr>
            <w:tcW w:w="264" w:type="pct"/>
            <w:noWrap/>
            <w:hideMark/>
          </w:tcPr>
          <w:p w14:paraId="2BAA550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0.497</w:t>
            </w:r>
          </w:p>
        </w:tc>
        <w:tc>
          <w:tcPr>
            <w:tcW w:w="261" w:type="pct"/>
            <w:noWrap/>
            <w:hideMark/>
          </w:tcPr>
          <w:p w14:paraId="408D97D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1306A47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00E12EA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276</w:t>
            </w:r>
          </w:p>
        </w:tc>
        <w:tc>
          <w:tcPr>
            <w:tcW w:w="201" w:type="pct"/>
            <w:noWrap/>
            <w:hideMark/>
          </w:tcPr>
          <w:p w14:paraId="59C7449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818</w:t>
            </w:r>
          </w:p>
        </w:tc>
        <w:tc>
          <w:tcPr>
            <w:tcW w:w="194" w:type="pct"/>
            <w:noWrap/>
            <w:hideMark/>
          </w:tcPr>
          <w:p w14:paraId="4C9FF84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818</w:t>
            </w:r>
          </w:p>
        </w:tc>
        <w:tc>
          <w:tcPr>
            <w:tcW w:w="201" w:type="pct"/>
            <w:noWrap/>
            <w:hideMark/>
          </w:tcPr>
          <w:p w14:paraId="3003A3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18.5</w:t>
            </w:r>
          </w:p>
        </w:tc>
        <w:tc>
          <w:tcPr>
            <w:tcW w:w="177" w:type="pct"/>
            <w:noWrap/>
            <w:hideMark/>
          </w:tcPr>
          <w:p w14:paraId="16B41A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255</w:t>
            </w:r>
          </w:p>
        </w:tc>
        <w:tc>
          <w:tcPr>
            <w:tcW w:w="238" w:type="pct"/>
            <w:noWrap/>
            <w:hideMark/>
          </w:tcPr>
          <w:p w14:paraId="16723F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0.441</w:t>
            </w:r>
          </w:p>
        </w:tc>
        <w:tc>
          <w:tcPr>
            <w:tcW w:w="198" w:type="pct"/>
            <w:noWrap/>
            <w:hideMark/>
          </w:tcPr>
          <w:p w14:paraId="380609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0.995</w:t>
            </w:r>
          </w:p>
        </w:tc>
      </w:tr>
      <w:tr w:rsidR="009C7D04" w:rsidRPr="009C7D04" w14:paraId="63138438" w14:textId="77777777" w:rsidTr="009C7D04">
        <w:trPr>
          <w:trHeight w:val="290"/>
        </w:trPr>
        <w:tc>
          <w:tcPr>
            <w:tcW w:w="102" w:type="pct"/>
            <w:noWrap/>
            <w:hideMark/>
          </w:tcPr>
          <w:p w14:paraId="2CF253C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104" w:type="pct"/>
            <w:noWrap/>
            <w:hideMark/>
          </w:tcPr>
          <w:p w14:paraId="6785D2C9"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13F457C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0.511</w:t>
            </w:r>
          </w:p>
        </w:tc>
        <w:tc>
          <w:tcPr>
            <w:tcW w:w="297" w:type="pct"/>
            <w:noWrap/>
            <w:hideMark/>
          </w:tcPr>
          <w:p w14:paraId="1FD7BF8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36.904</w:t>
            </w:r>
          </w:p>
        </w:tc>
        <w:tc>
          <w:tcPr>
            <w:tcW w:w="294" w:type="pct"/>
            <w:noWrap/>
            <w:hideMark/>
          </w:tcPr>
          <w:p w14:paraId="32DADF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w:t>
            </w:r>
          </w:p>
        </w:tc>
        <w:tc>
          <w:tcPr>
            <w:tcW w:w="294" w:type="pct"/>
            <w:noWrap/>
            <w:hideMark/>
          </w:tcPr>
          <w:p w14:paraId="11ADD27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w:t>
            </w:r>
          </w:p>
        </w:tc>
        <w:tc>
          <w:tcPr>
            <w:tcW w:w="309" w:type="pct"/>
            <w:noWrap/>
            <w:hideMark/>
          </w:tcPr>
          <w:p w14:paraId="5470204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123.448</w:t>
            </w:r>
          </w:p>
        </w:tc>
        <w:tc>
          <w:tcPr>
            <w:tcW w:w="310" w:type="pct"/>
            <w:noWrap/>
            <w:hideMark/>
          </w:tcPr>
          <w:p w14:paraId="6C92559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472.679</w:t>
            </w:r>
          </w:p>
        </w:tc>
        <w:tc>
          <w:tcPr>
            <w:tcW w:w="292" w:type="pct"/>
            <w:noWrap/>
            <w:hideMark/>
          </w:tcPr>
          <w:p w14:paraId="44E9BA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429</w:t>
            </w:r>
          </w:p>
        </w:tc>
        <w:tc>
          <w:tcPr>
            <w:tcW w:w="292" w:type="pct"/>
            <w:noWrap/>
            <w:hideMark/>
          </w:tcPr>
          <w:p w14:paraId="55B102F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667</w:t>
            </w:r>
          </w:p>
        </w:tc>
        <w:tc>
          <w:tcPr>
            <w:tcW w:w="263" w:type="pct"/>
            <w:noWrap/>
            <w:hideMark/>
          </w:tcPr>
          <w:p w14:paraId="02CCE26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0.028</w:t>
            </w:r>
          </w:p>
        </w:tc>
        <w:tc>
          <w:tcPr>
            <w:tcW w:w="264" w:type="pct"/>
            <w:noWrap/>
            <w:hideMark/>
          </w:tcPr>
          <w:p w14:paraId="091572B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0.415</w:t>
            </w:r>
          </w:p>
        </w:tc>
        <w:tc>
          <w:tcPr>
            <w:tcW w:w="261" w:type="pct"/>
            <w:noWrap/>
            <w:hideMark/>
          </w:tcPr>
          <w:p w14:paraId="16DF8BC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190287A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111B2D5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276</w:t>
            </w:r>
          </w:p>
        </w:tc>
        <w:tc>
          <w:tcPr>
            <w:tcW w:w="201" w:type="pct"/>
            <w:noWrap/>
            <w:hideMark/>
          </w:tcPr>
          <w:p w14:paraId="5AA6EA4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483.5</w:t>
            </w:r>
          </w:p>
        </w:tc>
        <w:tc>
          <w:tcPr>
            <w:tcW w:w="194" w:type="pct"/>
            <w:noWrap/>
            <w:hideMark/>
          </w:tcPr>
          <w:p w14:paraId="5076D0E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483.5</w:t>
            </w:r>
          </w:p>
        </w:tc>
        <w:tc>
          <w:tcPr>
            <w:tcW w:w="201" w:type="pct"/>
            <w:noWrap/>
            <w:hideMark/>
          </w:tcPr>
          <w:p w14:paraId="79389F3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w:t>
            </w:r>
          </w:p>
        </w:tc>
        <w:tc>
          <w:tcPr>
            <w:tcW w:w="177" w:type="pct"/>
            <w:noWrap/>
            <w:hideMark/>
          </w:tcPr>
          <w:p w14:paraId="0C4183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254.5</w:t>
            </w:r>
          </w:p>
        </w:tc>
        <w:tc>
          <w:tcPr>
            <w:tcW w:w="238" w:type="pct"/>
            <w:noWrap/>
            <w:hideMark/>
          </w:tcPr>
          <w:p w14:paraId="4860D8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0.446</w:t>
            </w:r>
          </w:p>
        </w:tc>
        <w:tc>
          <w:tcPr>
            <w:tcW w:w="198" w:type="pct"/>
            <w:noWrap/>
            <w:hideMark/>
          </w:tcPr>
          <w:p w14:paraId="4669C76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0.995</w:t>
            </w:r>
          </w:p>
        </w:tc>
      </w:tr>
      <w:tr w:rsidR="009C7D04" w:rsidRPr="009C7D04" w14:paraId="6C8941B0" w14:textId="77777777" w:rsidTr="009C7D04">
        <w:trPr>
          <w:trHeight w:val="290"/>
        </w:trPr>
        <w:tc>
          <w:tcPr>
            <w:tcW w:w="102" w:type="pct"/>
            <w:noWrap/>
            <w:hideMark/>
          </w:tcPr>
          <w:p w14:paraId="7EC45552"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HISAT2</w:t>
            </w:r>
          </w:p>
        </w:tc>
        <w:tc>
          <w:tcPr>
            <w:tcW w:w="104" w:type="pct"/>
            <w:noWrap/>
            <w:hideMark/>
          </w:tcPr>
          <w:p w14:paraId="4D0A2A17"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19FDA5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24.667</w:t>
            </w:r>
          </w:p>
        </w:tc>
        <w:tc>
          <w:tcPr>
            <w:tcW w:w="297" w:type="pct"/>
            <w:noWrap/>
            <w:hideMark/>
          </w:tcPr>
          <w:p w14:paraId="32C5BD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111.8</w:t>
            </w:r>
          </w:p>
        </w:tc>
        <w:tc>
          <w:tcPr>
            <w:tcW w:w="294" w:type="pct"/>
            <w:noWrap/>
            <w:hideMark/>
          </w:tcPr>
          <w:p w14:paraId="67032A0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7F6FD1D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7.5</w:t>
            </w:r>
          </w:p>
        </w:tc>
        <w:tc>
          <w:tcPr>
            <w:tcW w:w="309" w:type="pct"/>
            <w:noWrap/>
            <w:hideMark/>
          </w:tcPr>
          <w:p w14:paraId="7FD1FE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1078.966</w:t>
            </w:r>
          </w:p>
        </w:tc>
        <w:tc>
          <w:tcPr>
            <w:tcW w:w="310" w:type="pct"/>
            <w:noWrap/>
            <w:hideMark/>
          </w:tcPr>
          <w:p w14:paraId="3622DC2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1809.751</w:t>
            </w:r>
          </w:p>
        </w:tc>
        <w:tc>
          <w:tcPr>
            <w:tcW w:w="292" w:type="pct"/>
            <w:noWrap/>
            <w:hideMark/>
          </w:tcPr>
          <w:p w14:paraId="72659B4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1324.5</w:t>
            </w:r>
          </w:p>
        </w:tc>
        <w:tc>
          <w:tcPr>
            <w:tcW w:w="292" w:type="pct"/>
            <w:noWrap/>
            <w:hideMark/>
          </w:tcPr>
          <w:p w14:paraId="3F024F4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1412.5</w:t>
            </w:r>
          </w:p>
        </w:tc>
        <w:tc>
          <w:tcPr>
            <w:tcW w:w="263" w:type="pct"/>
            <w:noWrap/>
            <w:hideMark/>
          </w:tcPr>
          <w:p w14:paraId="56A82D0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0.879</w:t>
            </w:r>
          </w:p>
        </w:tc>
        <w:tc>
          <w:tcPr>
            <w:tcW w:w="264" w:type="pct"/>
            <w:noWrap/>
            <w:hideMark/>
          </w:tcPr>
          <w:p w14:paraId="0CD48E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1.307</w:t>
            </w:r>
          </w:p>
        </w:tc>
        <w:tc>
          <w:tcPr>
            <w:tcW w:w="261" w:type="pct"/>
            <w:noWrap/>
            <w:hideMark/>
          </w:tcPr>
          <w:p w14:paraId="51747B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7CABB5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624CCF3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2091.5</w:t>
            </w:r>
          </w:p>
        </w:tc>
        <w:tc>
          <w:tcPr>
            <w:tcW w:w="201" w:type="pct"/>
            <w:noWrap/>
            <w:hideMark/>
          </w:tcPr>
          <w:p w14:paraId="37B7678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1342.5</w:t>
            </w:r>
          </w:p>
        </w:tc>
        <w:tc>
          <w:tcPr>
            <w:tcW w:w="194" w:type="pct"/>
            <w:noWrap/>
            <w:hideMark/>
          </w:tcPr>
          <w:p w14:paraId="120C408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1342.5</w:t>
            </w:r>
          </w:p>
        </w:tc>
        <w:tc>
          <w:tcPr>
            <w:tcW w:w="201" w:type="pct"/>
            <w:noWrap/>
            <w:hideMark/>
          </w:tcPr>
          <w:p w14:paraId="7B14264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131.5</w:t>
            </w:r>
          </w:p>
        </w:tc>
        <w:tc>
          <w:tcPr>
            <w:tcW w:w="177" w:type="pct"/>
            <w:noWrap/>
            <w:hideMark/>
          </w:tcPr>
          <w:p w14:paraId="4F0D443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1903.5</w:t>
            </w:r>
          </w:p>
        </w:tc>
        <w:tc>
          <w:tcPr>
            <w:tcW w:w="238" w:type="pct"/>
            <w:noWrap/>
            <w:hideMark/>
          </w:tcPr>
          <w:p w14:paraId="4AFEC45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0.208</w:t>
            </w:r>
          </w:p>
        </w:tc>
        <w:tc>
          <w:tcPr>
            <w:tcW w:w="198" w:type="pct"/>
            <w:noWrap/>
            <w:hideMark/>
          </w:tcPr>
          <w:p w14:paraId="2ABE95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0.893</w:t>
            </w:r>
          </w:p>
        </w:tc>
      </w:tr>
      <w:tr w:rsidR="009C7D04" w:rsidRPr="009C7D04" w14:paraId="6EA0F517" w14:textId="77777777" w:rsidTr="009C7D04">
        <w:trPr>
          <w:trHeight w:val="290"/>
        </w:trPr>
        <w:tc>
          <w:tcPr>
            <w:tcW w:w="102" w:type="pct"/>
            <w:noWrap/>
            <w:hideMark/>
          </w:tcPr>
          <w:p w14:paraId="68A9F26C"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HISAT2</w:t>
            </w:r>
          </w:p>
        </w:tc>
        <w:tc>
          <w:tcPr>
            <w:tcW w:w="104" w:type="pct"/>
            <w:noWrap/>
            <w:hideMark/>
          </w:tcPr>
          <w:p w14:paraId="5AC61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7BB6BBC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205.415</w:t>
            </w:r>
          </w:p>
        </w:tc>
        <w:tc>
          <w:tcPr>
            <w:tcW w:w="297" w:type="pct"/>
            <w:noWrap/>
            <w:hideMark/>
          </w:tcPr>
          <w:p w14:paraId="2C4E804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324.762</w:t>
            </w:r>
          </w:p>
        </w:tc>
        <w:tc>
          <w:tcPr>
            <w:tcW w:w="294" w:type="pct"/>
            <w:noWrap/>
            <w:hideMark/>
          </w:tcPr>
          <w:p w14:paraId="5A9D276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7.5</w:t>
            </w:r>
          </w:p>
        </w:tc>
        <w:tc>
          <w:tcPr>
            <w:tcW w:w="294" w:type="pct"/>
            <w:noWrap/>
            <w:hideMark/>
          </w:tcPr>
          <w:p w14:paraId="59FD3F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w:t>
            </w:r>
          </w:p>
        </w:tc>
        <w:tc>
          <w:tcPr>
            <w:tcW w:w="309" w:type="pct"/>
            <w:noWrap/>
            <w:hideMark/>
          </w:tcPr>
          <w:p w14:paraId="637D14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6712.066</w:t>
            </w:r>
          </w:p>
        </w:tc>
        <w:tc>
          <w:tcPr>
            <w:tcW w:w="310" w:type="pct"/>
            <w:noWrap/>
            <w:hideMark/>
          </w:tcPr>
          <w:p w14:paraId="508AC5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11897.27</w:t>
            </w:r>
          </w:p>
        </w:tc>
        <w:tc>
          <w:tcPr>
            <w:tcW w:w="292" w:type="pct"/>
            <w:noWrap/>
            <w:hideMark/>
          </w:tcPr>
          <w:p w14:paraId="76C9D25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8878.5</w:t>
            </w:r>
          </w:p>
        </w:tc>
        <w:tc>
          <w:tcPr>
            <w:tcW w:w="292" w:type="pct"/>
            <w:noWrap/>
            <w:hideMark/>
          </w:tcPr>
          <w:p w14:paraId="37975A2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10164.5</w:t>
            </w:r>
          </w:p>
        </w:tc>
        <w:tc>
          <w:tcPr>
            <w:tcW w:w="263" w:type="pct"/>
            <w:noWrap/>
            <w:hideMark/>
          </w:tcPr>
          <w:p w14:paraId="446B52E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13.903</w:t>
            </w:r>
          </w:p>
        </w:tc>
        <w:tc>
          <w:tcPr>
            <w:tcW w:w="264" w:type="pct"/>
            <w:noWrap/>
            <w:hideMark/>
          </w:tcPr>
          <w:p w14:paraId="645756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5.867</w:t>
            </w:r>
          </w:p>
        </w:tc>
        <w:tc>
          <w:tcPr>
            <w:tcW w:w="261" w:type="pct"/>
            <w:noWrap/>
            <w:hideMark/>
          </w:tcPr>
          <w:p w14:paraId="058F37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625F860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05A6C6B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2091.5</w:t>
            </w:r>
          </w:p>
        </w:tc>
        <w:tc>
          <w:tcPr>
            <w:tcW w:w="201" w:type="pct"/>
            <w:noWrap/>
            <w:hideMark/>
          </w:tcPr>
          <w:p w14:paraId="6A21349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9638</w:t>
            </w:r>
          </w:p>
        </w:tc>
        <w:tc>
          <w:tcPr>
            <w:tcW w:w="194" w:type="pct"/>
            <w:noWrap/>
            <w:hideMark/>
          </w:tcPr>
          <w:p w14:paraId="16EB58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9638</w:t>
            </w:r>
          </w:p>
        </w:tc>
        <w:tc>
          <w:tcPr>
            <w:tcW w:w="201" w:type="pct"/>
            <w:noWrap/>
            <w:hideMark/>
          </w:tcPr>
          <w:p w14:paraId="5DBC6E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498</w:t>
            </w:r>
          </w:p>
        </w:tc>
        <w:tc>
          <w:tcPr>
            <w:tcW w:w="177" w:type="pct"/>
            <w:noWrap/>
            <w:hideMark/>
          </w:tcPr>
          <w:p w14:paraId="20E50D2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1593.5</w:t>
            </w:r>
          </w:p>
        </w:tc>
        <w:tc>
          <w:tcPr>
            <w:tcW w:w="238" w:type="pct"/>
            <w:noWrap/>
            <w:hideMark/>
          </w:tcPr>
          <w:p w14:paraId="0E36B54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0.158</w:t>
            </w:r>
          </w:p>
        </w:tc>
        <w:tc>
          <w:tcPr>
            <w:tcW w:w="198" w:type="pct"/>
            <w:noWrap/>
            <w:hideMark/>
          </w:tcPr>
          <w:p w14:paraId="63D49D3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0.893</w:t>
            </w:r>
          </w:p>
        </w:tc>
      </w:tr>
      <w:tr w:rsidR="009C7D04" w:rsidRPr="009C7D04" w14:paraId="60911F95" w14:textId="77777777" w:rsidTr="009C7D04">
        <w:trPr>
          <w:trHeight w:val="290"/>
        </w:trPr>
        <w:tc>
          <w:tcPr>
            <w:tcW w:w="102" w:type="pct"/>
            <w:noWrap/>
            <w:hideMark/>
          </w:tcPr>
          <w:p w14:paraId="2FE75B95"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STAR</w:t>
            </w:r>
          </w:p>
        </w:tc>
        <w:tc>
          <w:tcPr>
            <w:tcW w:w="104" w:type="pct"/>
            <w:noWrap/>
            <w:hideMark/>
          </w:tcPr>
          <w:p w14:paraId="59B13014"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7D8E5E0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33.131</w:t>
            </w:r>
          </w:p>
        </w:tc>
        <w:tc>
          <w:tcPr>
            <w:tcW w:w="297" w:type="pct"/>
            <w:noWrap/>
            <w:hideMark/>
          </w:tcPr>
          <w:p w14:paraId="59B95E6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154.001</w:t>
            </w:r>
          </w:p>
        </w:tc>
        <w:tc>
          <w:tcPr>
            <w:tcW w:w="294" w:type="pct"/>
            <w:noWrap/>
            <w:hideMark/>
          </w:tcPr>
          <w:p w14:paraId="376749A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w:t>
            </w:r>
          </w:p>
        </w:tc>
        <w:tc>
          <w:tcPr>
            <w:tcW w:w="294" w:type="pct"/>
            <w:noWrap/>
            <w:hideMark/>
          </w:tcPr>
          <w:p w14:paraId="108109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w:t>
            </w:r>
          </w:p>
        </w:tc>
        <w:tc>
          <w:tcPr>
            <w:tcW w:w="309" w:type="pct"/>
            <w:noWrap/>
            <w:hideMark/>
          </w:tcPr>
          <w:p w14:paraId="4158FC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6306.7</w:t>
            </w:r>
          </w:p>
        </w:tc>
        <w:tc>
          <w:tcPr>
            <w:tcW w:w="310" w:type="pct"/>
            <w:noWrap/>
            <w:hideMark/>
          </w:tcPr>
          <w:p w14:paraId="0DDEB2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5260.362</w:t>
            </w:r>
          </w:p>
        </w:tc>
        <w:tc>
          <w:tcPr>
            <w:tcW w:w="292" w:type="pct"/>
            <w:noWrap/>
            <w:hideMark/>
          </w:tcPr>
          <w:p w14:paraId="33635E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1294.5</w:t>
            </w:r>
          </w:p>
        </w:tc>
        <w:tc>
          <w:tcPr>
            <w:tcW w:w="292" w:type="pct"/>
            <w:noWrap/>
            <w:hideMark/>
          </w:tcPr>
          <w:p w14:paraId="06273A1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1558</w:t>
            </w:r>
          </w:p>
        </w:tc>
        <w:tc>
          <w:tcPr>
            <w:tcW w:w="263" w:type="pct"/>
            <w:noWrap/>
            <w:hideMark/>
          </w:tcPr>
          <w:p w14:paraId="29EBB828"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2.831</w:t>
            </w:r>
          </w:p>
        </w:tc>
        <w:tc>
          <w:tcPr>
            <w:tcW w:w="264" w:type="pct"/>
            <w:noWrap/>
            <w:hideMark/>
          </w:tcPr>
          <w:p w14:paraId="530494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1.871</w:t>
            </w:r>
          </w:p>
        </w:tc>
        <w:tc>
          <w:tcPr>
            <w:tcW w:w="261" w:type="pct"/>
            <w:noWrap/>
            <w:hideMark/>
          </w:tcPr>
          <w:p w14:paraId="71BECE6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4001E13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232B09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2331</w:t>
            </w:r>
          </w:p>
        </w:tc>
        <w:tc>
          <w:tcPr>
            <w:tcW w:w="201" w:type="pct"/>
            <w:noWrap/>
            <w:hideMark/>
          </w:tcPr>
          <w:p w14:paraId="4524B89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1391</w:t>
            </w:r>
          </w:p>
        </w:tc>
        <w:tc>
          <w:tcPr>
            <w:tcW w:w="194" w:type="pct"/>
            <w:noWrap/>
            <w:hideMark/>
          </w:tcPr>
          <w:p w14:paraId="2CCB84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1391</w:t>
            </w:r>
          </w:p>
        </w:tc>
        <w:tc>
          <w:tcPr>
            <w:tcW w:w="201" w:type="pct"/>
            <w:noWrap/>
            <w:hideMark/>
          </w:tcPr>
          <w:p w14:paraId="16B477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162.5</w:t>
            </w:r>
          </w:p>
        </w:tc>
        <w:tc>
          <w:tcPr>
            <w:tcW w:w="177" w:type="pct"/>
            <w:noWrap/>
            <w:hideMark/>
          </w:tcPr>
          <w:p w14:paraId="246901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2176.5</w:t>
            </w:r>
          </w:p>
        </w:tc>
        <w:tc>
          <w:tcPr>
            <w:tcW w:w="238" w:type="pct"/>
            <w:noWrap/>
            <w:hideMark/>
          </w:tcPr>
          <w:p w14:paraId="6B7A0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0.204</w:t>
            </w:r>
          </w:p>
        </w:tc>
        <w:tc>
          <w:tcPr>
            <w:tcW w:w="198" w:type="pct"/>
            <w:noWrap/>
            <w:hideMark/>
          </w:tcPr>
          <w:p w14:paraId="4334ED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0.887</w:t>
            </w:r>
          </w:p>
        </w:tc>
      </w:tr>
      <w:tr w:rsidR="009C7D04" w:rsidRPr="009C7D04" w14:paraId="18833ECF" w14:textId="77777777" w:rsidTr="009C7D04">
        <w:trPr>
          <w:trHeight w:val="290"/>
        </w:trPr>
        <w:tc>
          <w:tcPr>
            <w:tcW w:w="102" w:type="pct"/>
            <w:noWrap/>
            <w:hideMark/>
          </w:tcPr>
          <w:p w14:paraId="3A75929D"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STAR</w:t>
            </w:r>
          </w:p>
        </w:tc>
        <w:tc>
          <w:tcPr>
            <w:tcW w:w="104" w:type="pct"/>
            <w:noWrap/>
            <w:hideMark/>
          </w:tcPr>
          <w:p w14:paraId="4B8651B3"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7AF9107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235.331</w:t>
            </w:r>
          </w:p>
        </w:tc>
        <w:tc>
          <w:tcPr>
            <w:tcW w:w="297" w:type="pct"/>
            <w:noWrap/>
            <w:hideMark/>
          </w:tcPr>
          <w:p w14:paraId="3FFADB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431.052</w:t>
            </w:r>
          </w:p>
        </w:tc>
        <w:tc>
          <w:tcPr>
            <w:tcW w:w="294" w:type="pct"/>
            <w:noWrap/>
            <w:hideMark/>
          </w:tcPr>
          <w:p w14:paraId="15C30D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76F9E37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w:t>
            </w:r>
          </w:p>
        </w:tc>
        <w:tc>
          <w:tcPr>
            <w:tcW w:w="309" w:type="pct"/>
            <w:noWrap/>
            <w:hideMark/>
          </w:tcPr>
          <w:p w14:paraId="6B97FFB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67955.8</w:t>
            </w:r>
          </w:p>
        </w:tc>
        <w:tc>
          <w:tcPr>
            <w:tcW w:w="310" w:type="pct"/>
            <w:noWrap/>
            <w:hideMark/>
          </w:tcPr>
          <w:p w14:paraId="4139948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34054.33</w:t>
            </w:r>
          </w:p>
        </w:tc>
        <w:tc>
          <w:tcPr>
            <w:tcW w:w="292" w:type="pct"/>
            <w:noWrap/>
            <w:hideMark/>
          </w:tcPr>
          <w:p w14:paraId="5902D2E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7884</w:t>
            </w:r>
          </w:p>
        </w:tc>
        <w:tc>
          <w:tcPr>
            <w:tcW w:w="292" w:type="pct"/>
            <w:noWrap/>
            <w:hideMark/>
          </w:tcPr>
          <w:p w14:paraId="5C62EB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8550.5</w:t>
            </w:r>
          </w:p>
        </w:tc>
        <w:tc>
          <w:tcPr>
            <w:tcW w:w="263" w:type="pct"/>
            <w:noWrap/>
            <w:hideMark/>
          </w:tcPr>
          <w:p w14:paraId="5A009E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33.557</w:t>
            </w:r>
          </w:p>
        </w:tc>
        <w:tc>
          <w:tcPr>
            <w:tcW w:w="264" w:type="pct"/>
            <w:noWrap/>
            <w:hideMark/>
          </w:tcPr>
          <w:p w14:paraId="64CFC32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9.326</w:t>
            </w:r>
          </w:p>
        </w:tc>
        <w:tc>
          <w:tcPr>
            <w:tcW w:w="261" w:type="pct"/>
            <w:noWrap/>
            <w:hideMark/>
          </w:tcPr>
          <w:p w14:paraId="117E2B3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304C05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6F74BA5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2331</w:t>
            </w:r>
          </w:p>
        </w:tc>
        <w:tc>
          <w:tcPr>
            <w:tcW w:w="201" w:type="pct"/>
            <w:noWrap/>
            <w:hideMark/>
          </w:tcPr>
          <w:p w14:paraId="6C1D3AC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8171.5</w:t>
            </w:r>
          </w:p>
        </w:tc>
        <w:tc>
          <w:tcPr>
            <w:tcW w:w="194" w:type="pct"/>
            <w:noWrap/>
            <w:hideMark/>
          </w:tcPr>
          <w:p w14:paraId="3864AD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8171.5</w:t>
            </w:r>
          </w:p>
        </w:tc>
        <w:tc>
          <w:tcPr>
            <w:tcW w:w="201" w:type="pct"/>
            <w:noWrap/>
            <w:hideMark/>
          </w:tcPr>
          <w:p w14:paraId="095B0D1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535.5</w:t>
            </w:r>
          </w:p>
        </w:tc>
        <w:tc>
          <w:tcPr>
            <w:tcW w:w="177" w:type="pct"/>
            <w:noWrap/>
            <w:hideMark/>
          </w:tcPr>
          <w:p w14:paraId="051127E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1779.5</w:t>
            </w:r>
          </w:p>
        </w:tc>
        <w:tc>
          <w:tcPr>
            <w:tcW w:w="238" w:type="pct"/>
            <w:noWrap/>
            <w:hideMark/>
          </w:tcPr>
          <w:p w14:paraId="7E35BE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0.166</w:t>
            </w:r>
          </w:p>
        </w:tc>
        <w:tc>
          <w:tcPr>
            <w:tcW w:w="198" w:type="pct"/>
            <w:noWrap/>
            <w:hideMark/>
          </w:tcPr>
          <w:p w14:paraId="6EE3140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0.887</w:t>
            </w:r>
          </w:p>
        </w:tc>
      </w:tr>
    </w:tbl>
    <w:p w14:paraId="37794BB2" w14:textId="77777777" w:rsidR="009C7D04" w:rsidRDefault="009C7D04" w:rsidP="00D140B5"/>
    <w:p w14:paraId="70530263" w14:textId="77777777" w:rsidR="009C7D04" w:rsidRPr="00D140B5" w:rsidRDefault="009C7D04" w:rsidP="00D140B5"/>
    <w:p w14:paraId="478599E6" w14:textId="77777777" w:rsidR="00D140B5" w:rsidRPr="00D140B5" w:rsidRDefault="00D140B5" w:rsidP="000E5BD5">
      <w:pPr>
        <w:pStyle w:val="Heading2"/>
      </w:pPr>
      <w:r w:rsidRPr="00D140B5">
        <w:lastRenderedPageBreak/>
        <w:t>Coverage breadth distinguished localized pileups from genome-wide support</w:t>
      </w:r>
    </w:p>
    <w:p w14:paraId="6B6DEC50" w14:textId="7763190E" w:rsidR="00D140B5" w:rsidRDefault="00D140B5" w:rsidP="00D140B5">
      <w:r w:rsidRPr="00D140B5">
        <w:t xml:space="preserve">Mapped-read totals alone did not reliably reflect biologically plausible support. Sample 1_S1 provided a representative contrast between narrow and broad viral evidence (Figure 4A-B; Table 3). Under </w:t>
      </w:r>
      <w:ins w:id="47" w:author="Xu, Joshua" w:date="2026-05-15T15:25:00Z" w16du:dateUtc="2026-05-15T20:25:00Z">
        <w:r w:rsidR="00E50057">
          <w:t>the host</w:t>
        </w:r>
        <w:r w:rsidR="00BC54DA">
          <w:t xml:space="preserve">/virus mapper combinations </w:t>
        </w:r>
      </w:ins>
      <w:r w:rsidRPr="00D140B5">
        <w:t xml:space="preserve">HISAT2/BWA-MEM and STAR/BWA-MEM, HEV accumulated 19,328 and 21,847 mapped reads, respectively, exceeding the corresponding Zika counts of 2,031 and 2,027 reads. However, HEV breadth remained only 3.49% to 3.53% and never passed the </w:t>
      </w:r>
      <w:proofErr w:type="spellStart"/>
      <w:r w:rsidRPr="00D140B5">
        <w:t>ViraQuant</w:t>
      </w:r>
      <w:proofErr w:type="spellEnd"/>
      <w:r w:rsidRPr="00D140B5">
        <w:t xml:space="preserve"> 90%-breadth criterion, whereas Zika covered 95.38% to 99.15% of positions and passed the 90%-breadth criterion under every mapper combination. Even the more permissive HISAT2/Bowtie2 and STAR/Bowtie2 combinations showed the same contrast: HEV breadth remained below 4.4%, while Zika breadth remained near complete. These results show why raw read counts can be misleading when a small genomic interval absorbs many alignments, and why breadth-style filters are required alongside depth summaries.</w:t>
      </w:r>
    </w:p>
    <w:p w14:paraId="3BDCBF75" w14:textId="6AA7833A" w:rsidR="003F3CD1" w:rsidRDefault="003F3CD1" w:rsidP="00D140B5">
      <w:r w:rsidRPr="003F3CD1">
        <w:rPr>
          <w:noProof/>
        </w:rPr>
        <w:drawing>
          <wp:inline distT="0" distB="0" distL="0" distR="0" wp14:anchorId="37623DDC" wp14:editId="6679F1D0">
            <wp:extent cx="5943600" cy="3058795"/>
            <wp:effectExtent l="0" t="0" r="0" b="8255"/>
            <wp:docPr id="1469567347"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7347" name="Picture 1" descr="Chart, bar chart&#10;&#10;AI-generated content may be incorrect."/>
                    <pic:cNvPicPr/>
                  </pic:nvPicPr>
                  <pic:blipFill>
                    <a:blip r:embed="rId13"/>
                    <a:stretch>
                      <a:fillRect/>
                    </a:stretch>
                  </pic:blipFill>
                  <pic:spPr>
                    <a:xfrm>
                      <a:off x="0" y="0"/>
                      <a:ext cx="5943600" cy="3058795"/>
                    </a:xfrm>
                    <a:prstGeom prst="rect">
                      <a:avLst/>
                    </a:prstGeom>
                  </pic:spPr>
                </pic:pic>
              </a:graphicData>
            </a:graphic>
          </wp:inline>
        </w:drawing>
      </w:r>
    </w:p>
    <w:p w14:paraId="235140EA" w14:textId="263CB051" w:rsidR="003F3CD1" w:rsidRDefault="003F3CD1" w:rsidP="00D140B5">
      <w:r w:rsidRPr="003F3CD1">
        <w:rPr>
          <w:b/>
          <w:bCs/>
        </w:rPr>
        <w:t>Figure 4A</w:t>
      </w:r>
      <w:r>
        <w:t xml:space="preserve">: </w:t>
      </w:r>
      <w:r w:rsidRPr="003F3CD1">
        <w:t>Representative sample 1_S1: mapped−read totals alone can mislead</w:t>
      </w:r>
    </w:p>
    <w:p w14:paraId="610A5C2B" w14:textId="44E8F466" w:rsidR="003F3CD1" w:rsidRDefault="003F3CD1" w:rsidP="00D140B5">
      <w:r w:rsidRPr="003F3CD1">
        <w:rPr>
          <w:noProof/>
        </w:rPr>
        <w:lastRenderedPageBreak/>
        <w:drawing>
          <wp:inline distT="0" distB="0" distL="0" distR="0" wp14:anchorId="37F4B7D5" wp14:editId="6963BAD0">
            <wp:extent cx="5943600" cy="3081020"/>
            <wp:effectExtent l="0" t="0" r="0" b="5080"/>
            <wp:docPr id="1849703479"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79" name="Picture 1" descr="Chart, bar chart&#10;&#10;AI-generated content may be incorrect."/>
                    <pic:cNvPicPr/>
                  </pic:nvPicPr>
                  <pic:blipFill>
                    <a:blip r:embed="rId14"/>
                    <a:stretch>
                      <a:fillRect/>
                    </a:stretch>
                  </pic:blipFill>
                  <pic:spPr>
                    <a:xfrm>
                      <a:off x="0" y="0"/>
                      <a:ext cx="5943600" cy="3081020"/>
                    </a:xfrm>
                    <a:prstGeom prst="rect">
                      <a:avLst/>
                    </a:prstGeom>
                  </pic:spPr>
                </pic:pic>
              </a:graphicData>
            </a:graphic>
          </wp:inline>
        </w:drawing>
      </w:r>
    </w:p>
    <w:p w14:paraId="2B78EE29" w14:textId="5F1BB9D1" w:rsidR="003F3CD1" w:rsidRDefault="003F3CD1" w:rsidP="00D140B5">
      <w:r w:rsidRPr="003F3CD1">
        <w:rPr>
          <w:b/>
          <w:bCs/>
        </w:rPr>
        <w:t>Figure 4B</w:t>
      </w:r>
      <w:r>
        <w:t xml:space="preserve">: </w:t>
      </w:r>
      <w:r w:rsidRPr="003F3CD1">
        <w:t>Coverage breadth separates local pileups from genome−wide support</w:t>
      </w:r>
    </w:p>
    <w:p w14:paraId="2A9663A6" w14:textId="36834B1F" w:rsidR="003F3CD1" w:rsidRDefault="003F3CD1" w:rsidP="00D140B5">
      <w:r w:rsidRPr="003F3CD1">
        <w:rPr>
          <w:b/>
          <w:bCs/>
        </w:rPr>
        <w:t>Table 3</w:t>
      </w:r>
      <w:r>
        <w:t xml:space="preserve">: </w:t>
      </w:r>
      <w:r w:rsidRPr="003F3CD1">
        <w:t>sample-level comparison for sample `1_S1`</w:t>
      </w:r>
    </w:p>
    <w:tbl>
      <w:tblPr>
        <w:tblStyle w:val="TableGrid"/>
        <w:tblW w:w="5000" w:type="pct"/>
        <w:tblLook w:val="04A0" w:firstRow="1" w:lastRow="0" w:firstColumn="1" w:lastColumn="0" w:noHBand="0" w:noVBand="1"/>
      </w:tblPr>
      <w:tblGrid>
        <w:gridCol w:w="656"/>
        <w:gridCol w:w="1103"/>
        <w:gridCol w:w="781"/>
        <w:gridCol w:w="797"/>
        <w:gridCol w:w="420"/>
        <w:gridCol w:w="1427"/>
        <w:gridCol w:w="1496"/>
        <w:gridCol w:w="627"/>
        <w:gridCol w:w="996"/>
        <w:gridCol w:w="1047"/>
      </w:tblGrid>
      <w:tr w:rsidR="003F3CD1" w:rsidRPr="003F3CD1" w14:paraId="492703D0" w14:textId="77777777" w:rsidTr="003F3CD1">
        <w:trPr>
          <w:trHeight w:val="290"/>
        </w:trPr>
        <w:tc>
          <w:tcPr>
            <w:tcW w:w="325" w:type="pct"/>
            <w:noWrap/>
            <w:hideMark/>
          </w:tcPr>
          <w:p w14:paraId="316E964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sample_id</w:t>
            </w:r>
            <w:proofErr w:type="spellEnd"/>
          </w:p>
        </w:tc>
        <w:tc>
          <w:tcPr>
            <w:tcW w:w="591" w:type="pct"/>
            <w:noWrap/>
            <w:hideMark/>
          </w:tcPr>
          <w:p w14:paraId="7A873E96"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experiment_protocol</w:t>
            </w:r>
            <w:proofErr w:type="spellEnd"/>
          </w:p>
        </w:tc>
        <w:tc>
          <w:tcPr>
            <w:tcW w:w="399" w:type="pct"/>
            <w:noWrap/>
            <w:hideMark/>
          </w:tcPr>
          <w:p w14:paraId="3178EDD0"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host_mapper</w:t>
            </w:r>
            <w:proofErr w:type="spellEnd"/>
          </w:p>
        </w:tc>
        <w:tc>
          <w:tcPr>
            <w:tcW w:w="408" w:type="pct"/>
            <w:noWrap/>
            <w:hideMark/>
          </w:tcPr>
          <w:p w14:paraId="07481F01"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virus_mapper</w:t>
            </w:r>
            <w:proofErr w:type="spellEnd"/>
          </w:p>
        </w:tc>
        <w:tc>
          <w:tcPr>
            <w:tcW w:w="279" w:type="pct"/>
            <w:noWrap/>
            <w:hideMark/>
          </w:tcPr>
          <w:p w14:paraId="74DA26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virus</w:t>
            </w:r>
          </w:p>
        </w:tc>
        <w:tc>
          <w:tcPr>
            <w:tcW w:w="783" w:type="pct"/>
            <w:noWrap/>
            <w:hideMark/>
          </w:tcPr>
          <w:p w14:paraId="6FF2C5DE"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abundance_raw_read_count</w:t>
            </w:r>
            <w:proofErr w:type="spellEnd"/>
          </w:p>
        </w:tc>
        <w:tc>
          <w:tcPr>
            <w:tcW w:w="824" w:type="pct"/>
            <w:noWrap/>
            <w:hideMark/>
          </w:tcPr>
          <w:p w14:paraId="4F9DCD4F"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norm_total_reads_read_count</w:t>
            </w:r>
            <w:proofErr w:type="spellEnd"/>
          </w:p>
        </w:tc>
        <w:tc>
          <w:tcPr>
            <w:tcW w:w="307" w:type="pct"/>
            <w:noWrap/>
            <w:hideMark/>
          </w:tcPr>
          <w:p w14:paraId="73DA2C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frac_ge_1</w:t>
            </w:r>
          </w:p>
        </w:tc>
        <w:tc>
          <w:tcPr>
            <w:tcW w:w="527" w:type="pct"/>
            <w:noWrap/>
            <w:hideMark/>
          </w:tcPr>
          <w:p w14:paraId="13F11F6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mean_depth_ge_1</w:t>
            </w:r>
          </w:p>
        </w:tc>
        <w:tc>
          <w:tcPr>
            <w:tcW w:w="557" w:type="pct"/>
            <w:noWrap/>
            <w:hideMark/>
          </w:tcPr>
          <w:p w14:paraId="244D6BA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pass_k_90pct_ge_1</w:t>
            </w:r>
          </w:p>
        </w:tc>
      </w:tr>
      <w:tr w:rsidR="003F3CD1" w:rsidRPr="003F3CD1" w14:paraId="0FF06055" w14:textId="77777777" w:rsidTr="003F3CD1">
        <w:trPr>
          <w:trHeight w:val="290"/>
        </w:trPr>
        <w:tc>
          <w:tcPr>
            <w:tcW w:w="325" w:type="pct"/>
            <w:noWrap/>
            <w:hideMark/>
          </w:tcPr>
          <w:p w14:paraId="78CA13D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7B68BB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7BFABD35"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5D398A9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0385E7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31562C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c>
          <w:tcPr>
            <w:tcW w:w="824" w:type="pct"/>
            <w:noWrap/>
            <w:hideMark/>
          </w:tcPr>
          <w:p w14:paraId="267BA6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0.008327</w:t>
            </w:r>
          </w:p>
        </w:tc>
        <w:tc>
          <w:tcPr>
            <w:tcW w:w="307" w:type="pct"/>
            <w:noWrap/>
            <w:hideMark/>
          </w:tcPr>
          <w:p w14:paraId="70BA713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0.002</w:t>
            </w:r>
          </w:p>
        </w:tc>
        <w:tc>
          <w:tcPr>
            <w:tcW w:w="527" w:type="pct"/>
            <w:noWrap/>
            <w:hideMark/>
          </w:tcPr>
          <w:p w14:paraId="3B954E8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c>
          <w:tcPr>
            <w:tcW w:w="557" w:type="pct"/>
            <w:noWrap/>
            <w:hideMark/>
          </w:tcPr>
          <w:p w14:paraId="69F24FE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06BC352F" w14:textId="77777777" w:rsidTr="003F3CD1">
        <w:trPr>
          <w:trHeight w:val="290"/>
        </w:trPr>
        <w:tc>
          <w:tcPr>
            <w:tcW w:w="325" w:type="pct"/>
            <w:noWrap/>
            <w:hideMark/>
          </w:tcPr>
          <w:p w14:paraId="13AC69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85F190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534FA25E"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3114C9EA"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0592E0B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6EC383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824" w:type="pct"/>
            <w:noWrap/>
            <w:hideMark/>
          </w:tcPr>
          <w:p w14:paraId="5D9D855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307" w:type="pct"/>
            <w:noWrap/>
            <w:hideMark/>
          </w:tcPr>
          <w:p w14:paraId="7F1129F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527" w:type="pct"/>
            <w:noWrap/>
            <w:hideMark/>
          </w:tcPr>
          <w:p w14:paraId="50835D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NA</w:t>
            </w:r>
          </w:p>
        </w:tc>
        <w:tc>
          <w:tcPr>
            <w:tcW w:w="557" w:type="pct"/>
            <w:noWrap/>
            <w:hideMark/>
          </w:tcPr>
          <w:p w14:paraId="5A9AFB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4DD7CD63" w14:textId="77777777" w:rsidTr="003F3CD1">
        <w:trPr>
          <w:trHeight w:val="290"/>
        </w:trPr>
        <w:tc>
          <w:tcPr>
            <w:tcW w:w="325" w:type="pct"/>
            <w:noWrap/>
            <w:hideMark/>
          </w:tcPr>
          <w:p w14:paraId="7D5109E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28F544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6440607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14C29D5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091AC4B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62FA27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108</w:t>
            </w:r>
          </w:p>
        </w:tc>
        <w:tc>
          <w:tcPr>
            <w:tcW w:w="824" w:type="pct"/>
            <w:noWrap/>
            <w:hideMark/>
          </w:tcPr>
          <w:p w14:paraId="31CF225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0.899285</w:t>
            </w:r>
          </w:p>
        </w:tc>
        <w:tc>
          <w:tcPr>
            <w:tcW w:w="307" w:type="pct"/>
            <w:noWrap/>
            <w:hideMark/>
          </w:tcPr>
          <w:p w14:paraId="7264DE5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0.036938</w:t>
            </w:r>
          </w:p>
        </w:tc>
        <w:tc>
          <w:tcPr>
            <w:tcW w:w="527" w:type="pct"/>
            <w:noWrap/>
            <w:hideMark/>
          </w:tcPr>
          <w:p w14:paraId="22B354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34.3574</w:t>
            </w:r>
          </w:p>
        </w:tc>
        <w:tc>
          <w:tcPr>
            <w:tcW w:w="557" w:type="pct"/>
            <w:noWrap/>
            <w:hideMark/>
          </w:tcPr>
          <w:p w14:paraId="54B20E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6E2AD1E5" w14:textId="77777777" w:rsidTr="003F3CD1">
        <w:trPr>
          <w:trHeight w:val="290"/>
        </w:trPr>
        <w:tc>
          <w:tcPr>
            <w:tcW w:w="325" w:type="pct"/>
            <w:noWrap/>
            <w:hideMark/>
          </w:tcPr>
          <w:p w14:paraId="6AEF29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7414377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6A0FB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28EC3910"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0955EF7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0D1254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19328</w:t>
            </w:r>
          </w:p>
        </w:tc>
        <w:tc>
          <w:tcPr>
            <w:tcW w:w="824" w:type="pct"/>
            <w:noWrap/>
            <w:hideMark/>
          </w:tcPr>
          <w:p w14:paraId="328F64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160.9386</w:t>
            </w:r>
          </w:p>
        </w:tc>
        <w:tc>
          <w:tcPr>
            <w:tcW w:w="307" w:type="pct"/>
            <w:noWrap/>
            <w:hideMark/>
          </w:tcPr>
          <w:p w14:paraId="4210DCD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0.034938</w:t>
            </w:r>
          </w:p>
        </w:tc>
        <w:tc>
          <w:tcPr>
            <w:tcW w:w="527" w:type="pct"/>
            <w:noWrap/>
            <w:hideMark/>
          </w:tcPr>
          <w:p w14:paraId="1BF62F9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2150.042</w:t>
            </w:r>
          </w:p>
        </w:tc>
        <w:tc>
          <w:tcPr>
            <w:tcW w:w="557" w:type="pct"/>
            <w:noWrap/>
            <w:hideMark/>
          </w:tcPr>
          <w:p w14:paraId="4E8C0F1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2EFF0210" w14:textId="77777777" w:rsidTr="003F3CD1">
        <w:trPr>
          <w:trHeight w:val="290"/>
        </w:trPr>
        <w:tc>
          <w:tcPr>
            <w:tcW w:w="325" w:type="pct"/>
            <w:noWrap/>
            <w:hideMark/>
          </w:tcPr>
          <w:p w14:paraId="7BC32C6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098B997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B8BB55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49B974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6ABDB3B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0AA352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889</w:t>
            </w:r>
          </w:p>
        </w:tc>
        <w:tc>
          <w:tcPr>
            <w:tcW w:w="824" w:type="pct"/>
            <w:noWrap/>
            <w:hideMark/>
          </w:tcPr>
          <w:p w14:paraId="36A2255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7.402445</w:t>
            </w:r>
          </w:p>
        </w:tc>
        <w:tc>
          <w:tcPr>
            <w:tcW w:w="307" w:type="pct"/>
            <w:noWrap/>
            <w:hideMark/>
          </w:tcPr>
          <w:p w14:paraId="057E5C3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0.043606</w:t>
            </w:r>
          </w:p>
        </w:tc>
        <w:tc>
          <w:tcPr>
            <w:tcW w:w="527" w:type="pct"/>
            <w:noWrap/>
            <w:hideMark/>
          </w:tcPr>
          <w:p w14:paraId="5BA4378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195.1865</w:t>
            </w:r>
          </w:p>
        </w:tc>
        <w:tc>
          <w:tcPr>
            <w:tcW w:w="557" w:type="pct"/>
            <w:noWrap/>
            <w:hideMark/>
          </w:tcPr>
          <w:p w14:paraId="45F3A49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2346BF91" w14:textId="77777777" w:rsidTr="003F3CD1">
        <w:trPr>
          <w:trHeight w:val="290"/>
        </w:trPr>
        <w:tc>
          <w:tcPr>
            <w:tcW w:w="325" w:type="pct"/>
            <w:noWrap/>
            <w:hideMark/>
          </w:tcPr>
          <w:p w14:paraId="07FEF04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A54FD8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98E27A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2D946A84"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31C72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0530D4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21847</w:t>
            </w:r>
          </w:p>
        </w:tc>
        <w:tc>
          <w:tcPr>
            <w:tcW w:w="824" w:type="pct"/>
            <w:noWrap/>
            <w:hideMark/>
          </w:tcPr>
          <w:p w14:paraId="4D32463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181.9136</w:t>
            </w:r>
          </w:p>
        </w:tc>
        <w:tc>
          <w:tcPr>
            <w:tcW w:w="307" w:type="pct"/>
            <w:noWrap/>
            <w:hideMark/>
          </w:tcPr>
          <w:p w14:paraId="1CBDC1B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0.035338</w:t>
            </w:r>
          </w:p>
        </w:tc>
        <w:tc>
          <w:tcPr>
            <w:tcW w:w="527" w:type="pct"/>
            <w:noWrap/>
            <w:hideMark/>
          </w:tcPr>
          <w:p w14:paraId="36BD79B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3052.442</w:t>
            </w:r>
          </w:p>
        </w:tc>
        <w:tc>
          <w:tcPr>
            <w:tcW w:w="557" w:type="pct"/>
            <w:noWrap/>
            <w:hideMark/>
          </w:tcPr>
          <w:p w14:paraId="1DF38B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16ADFEA6" w14:textId="77777777" w:rsidTr="003F3CD1">
        <w:trPr>
          <w:trHeight w:val="290"/>
        </w:trPr>
        <w:tc>
          <w:tcPr>
            <w:tcW w:w="325" w:type="pct"/>
            <w:noWrap/>
            <w:hideMark/>
          </w:tcPr>
          <w:p w14:paraId="6C2FE8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0503EDF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2CD4519"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17E0892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1BFB6CE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178E87F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1396</w:t>
            </w:r>
          </w:p>
        </w:tc>
        <w:tc>
          <w:tcPr>
            <w:tcW w:w="824" w:type="pct"/>
            <w:noWrap/>
            <w:hideMark/>
          </w:tcPr>
          <w:p w14:paraId="52027CE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11.62409</w:t>
            </w:r>
          </w:p>
        </w:tc>
        <w:tc>
          <w:tcPr>
            <w:tcW w:w="307" w:type="pct"/>
            <w:noWrap/>
            <w:hideMark/>
          </w:tcPr>
          <w:p w14:paraId="447E548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0.953771</w:t>
            </w:r>
          </w:p>
        </w:tc>
        <w:tc>
          <w:tcPr>
            <w:tcW w:w="527" w:type="pct"/>
            <w:noWrap/>
            <w:hideMark/>
          </w:tcPr>
          <w:p w14:paraId="3D7E8C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13.40427</w:t>
            </w:r>
          </w:p>
        </w:tc>
        <w:tc>
          <w:tcPr>
            <w:tcW w:w="557" w:type="pct"/>
            <w:noWrap/>
            <w:hideMark/>
          </w:tcPr>
          <w:p w14:paraId="3AE5A31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1C7D091D" w14:textId="77777777" w:rsidTr="003F3CD1">
        <w:trPr>
          <w:trHeight w:val="290"/>
        </w:trPr>
        <w:tc>
          <w:tcPr>
            <w:tcW w:w="325" w:type="pct"/>
            <w:noWrap/>
            <w:hideMark/>
          </w:tcPr>
          <w:p w14:paraId="2C0EEB9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lastRenderedPageBreak/>
              <w:t>1_S1</w:t>
            </w:r>
          </w:p>
        </w:tc>
        <w:tc>
          <w:tcPr>
            <w:tcW w:w="591" w:type="pct"/>
            <w:noWrap/>
            <w:hideMark/>
          </w:tcPr>
          <w:p w14:paraId="5371C08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DF4A4E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3D664CC4"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189BCCC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C0CA6E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1409</w:t>
            </w:r>
          </w:p>
        </w:tc>
        <w:tc>
          <w:tcPr>
            <w:tcW w:w="824" w:type="pct"/>
            <w:noWrap/>
            <w:hideMark/>
          </w:tcPr>
          <w:p w14:paraId="7C6B71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11.73233</w:t>
            </w:r>
          </w:p>
        </w:tc>
        <w:tc>
          <w:tcPr>
            <w:tcW w:w="307" w:type="pct"/>
            <w:noWrap/>
            <w:hideMark/>
          </w:tcPr>
          <w:p w14:paraId="40EF86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0.953771</w:t>
            </w:r>
          </w:p>
        </w:tc>
        <w:tc>
          <w:tcPr>
            <w:tcW w:w="527" w:type="pct"/>
            <w:noWrap/>
            <w:hideMark/>
          </w:tcPr>
          <w:p w14:paraId="40081F3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13.47518</w:t>
            </w:r>
          </w:p>
        </w:tc>
        <w:tc>
          <w:tcPr>
            <w:tcW w:w="557" w:type="pct"/>
            <w:noWrap/>
            <w:hideMark/>
          </w:tcPr>
          <w:p w14:paraId="12A3443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33E6143B" w14:textId="77777777" w:rsidTr="003F3CD1">
        <w:trPr>
          <w:trHeight w:val="290"/>
        </w:trPr>
        <w:tc>
          <w:tcPr>
            <w:tcW w:w="325" w:type="pct"/>
            <w:noWrap/>
            <w:hideMark/>
          </w:tcPr>
          <w:p w14:paraId="03D35F2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EF6F9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3C78C9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59685EF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1410A7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5E058E1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2013</w:t>
            </w:r>
          </w:p>
        </w:tc>
        <w:tc>
          <w:tcPr>
            <w:tcW w:w="824" w:type="pct"/>
            <w:noWrap/>
            <w:hideMark/>
          </w:tcPr>
          <w:p w14:paraId="16293EB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16.76167</w:t>
            </w:r>
          </w:p>
        </w:tc>
        <w:tc>
          <w:tcPr>
            <w:tcW w:w="307" w:type="pct"/>
            <w:noWrap/>
            <w:hideMark/>
          </w:tcPr>
          <w:p w14:paraId="47586A1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25EBE71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18.54803</w:t>
            </w:r>
          </w:p>
        </w:tc>
        <w:tc>
          <w:tcPr>
            <w:tcW w:w="557" w:type="pct"/>
            <w:noWrap/>
            <w:hideMark/>
          </w:tcPr>
          <w:p w14:paraId="660DA0F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26DAF4D5" w14:textId="77777777" w:rsidTr="003F3CD1">
        <w:trPr>
          <w:trHeight w:val="290"/>
        </w:trPr>
        <w:tc>
          <w:tcPr>
            <w:tcW w:w="325" w:type="pct"/>
            <w:noWrap/>
            <w:hideMark/>
          </w:tcPr>
          <w:p w14:paraId="1CA2DAC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2EAEBD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0B7618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1625CE31"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4363E63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6A83F56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2031</w:t>
            </w:r>
          </w:p>
        </w:tc>
        <w:tc>
          <w:tcPr>
            <w:tcW w:w="824" w:type="pct"/>
            <w:noWrap/>
            <w:hideMark/>
          </w:tcPr>
          <w:p w14:paraId="636B61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16.91155</w:t>
            </w:r>
          </w:p>
        </w:tc>
        <w:tc>
          <w:tcPr>
            <w:tcW w:w="307" w:type="pct"/>
            <w:noWrap/>
            <w:hideMark/>
          </w:tcPr>
          <w:p w14:paraId="2988D5A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0179333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18.62605</w:t>
            </w:r>
          </w:p>
        </w:tc>
        <w:tc>
          <w:tcPr>
            <w:tcW w:w="557" w:type="pct"/>
            <w:noWrap/>
            <w:hideMark/>
          </w:tcPr>
          <w:p w14:paraId="21ADE29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5C1F1CAD" w14:textId="77777777" w:rsidTr="003F3CD1">
        <w:trPr>
          <w:trHeight w:val="290"/>
        </w:trPr>
        <w:tc>
          <w:tcPr>
            <w:tcW w:w="325" w:type="pct"/>
            <w:noWrap/>
            <w:hideMark/>
          </w:tcPr>
          <w:p w14:paraId="38EF4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4EA6A48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6A01A5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5C3357A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38B594F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92029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2013</w:t>
            </w:r>
          </w:p>
        </w:tc>
        <w:tc>
          <w:tcPr>
            <w:tcW w:w="824" w:type="pct"/>
            <w:noWrap/>
            <w:hideMark/>
          </w:tcPr>
          <w:p w14:paraId="51F1BE5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16.76167</w:t>
            </w:r>
          </w:p>
        </w:tc>
        <w:tc>
          <w:tcPr>
            <w:tcW w:w="307" w:type="pct"/>
            <w:noWrap/>
            <w:hideMark/>
          </w:tcPr>
          <w:p w14:paraId="4221353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0F03CF6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18.54803</w:t>
            </w:r>
          </w:p>
        </w:tc>
        <w:tc>
          <w:tcPr>
            <w:tcW w:w="557" w:type="pct"/>
            <w:noWrap/>
            <w:hideMark/>
          </w:tcPr>
          <w:p w14:paraId="2039953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332F6250" w14:textId="77777777" w:rsidTr="003F3CD1">
        <w:trPr>
          <w:trHeight w:val="290"/>
        </w:trPr>
        <w:tc>
          <w:tcPr>
            <w:tcW w:w="325" w:type="pct"/>
            <w:noWrap/>
            <w:hideMark/>
          </w:tcPr>
          <w:p w14:paraId="309BF8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6AA0114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19C320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6DBB894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4E8D8DE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789CA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2027</w:t>
            </w:r>
          </w:p>
        </w:tc>
        <w:tc>
          <w:tcPr>
            <w:tcW w:w="824" w:type="pct"/>
            <w:noWrap/>
            <w:hideMark/>
          </w:tcPr>
          <w:p w14:paraId="6C2BA7A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16.87824</w:t>
            </w:r>
          </w:p>
        </w:tc>
        <w:tc>
          <w:tcPr>
            <w:tcW w:w="307" w:type="pct"/>
            <w:noWrap/>
            <w:hideMark/>
          </w:tcPr>
          <w:p w14:paraId="61CBD99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6467053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18.61671</w:t>
            </w:r>
          </w:p>
        </w:tc>
        <w:tc>
          <w:tcPr>
            <w:tcW w:w="557" w:type="pct"/>
            <w:noWrap/>
            <w:hideMark/>
          </w:tcPr>
          <w:p w14:paraId="5F3FF1E2"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bl>
    <w:p w14:paraId="61601806" w14:textId="77777777" w:rsidR="003F3CD1" w:rsidRPr="00D140B5" w:rsidRDefault="003F3CD1" w:rsidP="00D140B5"/>
    <w:p w14:paraId="730F9825" w14:textId="77777777" w:rsidR="00D140B5" w:rsidRPr="00D140B5" w:rsidRDefault="00D140B5" w:rsidP="000E5BD5">
      <w:pPr>
        <w:pStyle w:val="Heading2"/>
      </w:pPr>
      <w:proofErr w:type="spellStart"/>
      <w:r w:rsidRPr="00D140B5">
        <w:t>ViraQuant</w:t>
      </w:r>
      <w:proofErr w:type="spellEnd"/>
      <w:r w:rsidRPr="00D140B5">
        <w:t xml:space="preserve"> preserved overall virus ranking while exposing coverage quality</w:t>
      </w:r>
    </w:p>
    <w:p w14:paraId="384CB09D" w14:textId="77777777" w:rsidR="00D140B5" w:rsidRDefault="00D140B5" w:rsidP="00D140B5">
      <w:r w:rsidRPr="00D140B5">
        <w:t xml:space="preserve">At the virus level, </w:t>
      </w:r>
      <w:proofErr w:type="spellStart"/>
      <w:r w:rsidRPr="00D140B5">
        <w:t>ViraQuant</w:t>
      </w:r>
      <w:proofErr w:type="spellEnd"/>
      <w:r w:rsidRPr="00D140B5">
        <w:t xml:space="preserve"> remained strongly concordant with read-count-based summaries despite operating on a different quantitative scale. Across 336 matched virus-level observations per host/virus mapper combination, Spearman correlation between read-count and </w:t>
      </w:r>
      <w:proofErr w:type="spellStart"/>
      <w:r w:rsidRPr="00D140B5">
        <w:t>ViraQuant</w:t>
      </w:r>
      <w:proofErr w:type="spellEnd"/>
      <w:r w:rsidRPr="00D140B5">
        <w:t xml:space="preserve"> summaries ranged from 0.824 to 0.972 (Suppl Table 2). The highest concordance was observed for the BWA-MEM/BWA-MEM workflow, whereas the HISAT2/BWA-MEM and STAR/BWA-MEM combinations showed lower agreement, consistent with the greater opportunity for carryover-driven pileups under permissive host subtraction. In practice, these results support using mean_depth_ge_1 as a quantitative descriptor only when it is interpreted jointly with coverage breadth metrics such as frac_ge_1 or pass_k_90pct_ge_1.</w:t>
      </w:r>
    </w:p>
    <w:p w14:paraId="0EB9BFA3" w14:textId="5505A792" w:rsidR="001B1B0F" w:rsidRDefault="001B1B0F" w:rsidP="001B1B0F">
      <w:r w:rsidRPr="00D140B5">
        <w:rPr>
          <w:b/>
          <w:bCs/>
        </w:rPr>
        <w:t>Suppl Table 2</w:t>
      </w:r>
      <w:r>
        <w:t xml:space="preserve">: </w:t>
      </w:r>
      <w:r w:rsidRPr="001B1B0F">
        <w:t xml:space="preserve">virus-level concordance between read-count and </w:t>
      </w:r>
      <w:proofErr w:type="spellStart"/>
      <w:r w:rsidR="00F4511C">
        <w:t>ViraQuant</w:t>
      </w:r>
      <w:proofErr w:type="spellEnd"/>
    </w:p>
    <w:tbl>
      <w:tblPr>
        <w:tblStyle w:val="TableGrid"/>
        <w:tblW w:w="5000" w:type="pct"/>
        <w:tblLook w:val="04A0" w:firstRow="1" w:lastRow="0" w:firstColumn="1" w:lastColumn="0" w:noHBand="0" w:noVBand="1"/>
      </w:tblPr>
      <w:tblGrid>
        <w:gridCol w:w="1087"/>
        <w:gridCol w:w="1112"/>
        <w:gridCol w:w="1955"/>
        <w:gridCol w:w="1253"/>
        <w:gridCol w:w="1561"/>
        <w:gridCol w:w="1191"/>
        <w:gridCol w:w="1191"/>
      </w:tblGrid>
      <w:tr w:rsidR="001B1B0F" w:rsidRPr="001B1B0F" w14:paraId="4739DD91" w14:textId="77777777" w:rsidTr="001B1B0F">
        <w:trPr>
          <w:trHeight w:val="290"/>
        </w:trPr>
        <w:tc>
          <w:tcPr>
            <w:tcW w:w="581" w:type="pct"/>
            <w:noWrap/>
            <w:hideMark/>
          </w:tcPr>
          <w:p w14:paraId="37AFDCEC"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host_mapper</w:t>
            </w:r>
            <w:proofErr w:type="spellEnd"/>
          </w:p>
        </w:tc>
        <w:tc>
          <w:tcPr>
            <w:tcW w:w="595" w:type="pct"/>
            <w:noWrap/>
            <w:hideMark/>
          </w:tcPr>
          <w:p w14:paraId="70BB0E84"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virus_mapper</w:t>
            </w:r>
            <w:proofErr w:type="spellEnd"/>
          </w:p>
        </w:tc>
        <w:tc>
          <w:tcPr>
            <w:tcW w:w="1045" w:type="pct"/>
            <w:noWrap/>
            <w:hideMark/>
          </w:tcPr>
          <w:p w14:paraId="5328D46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selected_abundance_field</w:t>
            </w:r>
            <w:proofErr w:type="spellEnd"/>
          </w:p>
        </w:tc>
        <w:tc>
          <w:tcPr>
            <w:tcW w:w="670" w:type="pct"/>
            <w:noWrap/>
            <w:hideMark/>
          </w:tcPr>
          <w:p w14:paraId="6069C717"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spearman_total</w:t>
            </w:r>
            <w:proofErr w:type="spellEnd"/>
          </w:p>
        </w:tc>
        <w:tc>
          <w:tcPr>
            <w:tcW w:w="835" w:type="pct"/>
            <w:noWrap/>
            <w:hideMark/>
          </w:tcPr>
          <w:p w14:paraId="55079C5D"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spearman_non_host</w:t>
            </w:r>
            <w:proofErr w:type="spellEnd"/>
          </w:p>
        </w:tc>
        <w:tc>
          <w:tcPr>
            <w:tcW w:w="637" w:type="pct"/>
            <w:noWrap/>
            <w:hideMark/>
          </w:tcPr>
          <w:p w14:paraId="200681E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spearman_raw</w:t>
            </w:r>
            <w:proofErr w:type="spellEnd"/>
          </w:p>
        </w:tc>
        <w:tc>
          <w:tcPr>
            <w:tcW w:w="637" w:type="pct"/>
            <w:noWrap/>
            <w:hideMark/>
          </w:tcPr>
          <w:p w14:paraId="34B2B797"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matched_rows</w:t>
            </w:r>
            <w:proofErr w:type="spellEnd"/>
          </w:p>
        </w:tc>
      </w:tr>
      <w:tr w:rsidR="001B1B0F" w:rsidRPr="001B1B0F" w14:paraId="7692FA6C" w14:textId="77777777" w:rsidTr="001B1B0F">
        <w:trPr>
          <w:trHeight w:val="290"/>
        </w:trPr>
        <w:tc>
          <w:tcPr>
            <w:tcW w:w="581" w:type="pct"/>
            <w:noWrap/>
            <w:hideMark/>
          </w:tcPr>
          <w:p w14:paraId="11F5E8FB"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595" w:type="pct"/>
            <w:noWrap/>
            <w:hideMark/>
          </w:tcPr>
          <w:p w14:paraId="21F7AED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35FB36C9"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01719E3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0.882494</w:t>
            </w:r>
          </w:p>
        </w:tc>
        <w:tc>
          <w:tcPr>
            <w:tcW w:w="835" w:type="pct"/>
            <w:noWrap/>
            <w:hideMark/>
          </w:tcPr>
          <w:p w14:paraId="7ECEFAE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0.891477</w:t>
            </w:r>
          </w:p>
        </w:tc>
        <w:tc>
          <w:tcPr>
            <w:tcW w:w="637" w:type="pct"/>
            <w:noWrap/>
            <w:hideMark/>
          </w:tcPr>
          <w:p w14:paraId="657CF4E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0.911143</w:t>
            </w:r>
          </w:p>
        </w:tc>
        <w:tc>
          <w:tcPr>
            <w:tcW w:w="637" w:type="pct"/>
            <w:noWrap/>
            <w:hideMark/>
          </w:tcPr>
          <w:p w14:paraId="05CBCD6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2E173C97" w14:textId="77777777" w:rsidTr="001B1B0F">
        <w:trPr>
          <w:trHeight w:val="290"/>
        </w:trPr>
        <w:tc>
          <w:tcPr>
            <w:tcW w:w="581" w:type="pct"/>
            <w:noWrap/>
            <w:hideMark/>
          </w:tcPr>
          <w:p w14:paraId="7F9DE88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HISAT2</w:t>
            </w:r>
          </w:p>
        </w:tc>
        <w:tc>
          <w:tcPr>
            <w:tcW w:w="595" w:type="pct"/>
            <w:noWrap/>
            <w:hideMark/>
          </w:tcPr>
          <w:p w14:paraId="67EFA25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6F34EA0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5C04093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0.884006</w:t>
            </w:r>
          </w:p>
        </w:tc>
        <w:tc>
          <w:tcPr>
            <w:tcW w:w="835" w:type="pct"/>
            <w:noWrap/>
            <w:hideMark/>
          </w:tcPr>
          <w:p w14:paraId="21E2F6E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0.905385</w:t>
            </w:r>
          </w:p>
        </w:tc>
        <w:tc>
          <w:tcPr>
            <w:tcW w:w="637" w:type="pct"/>
            <w:noWrap/>
            <w:hideMark/>
          </w:tcPr>
          <w:p w14:paraId="1B25AC1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0.898425</w:t>
            </w:r>
          </w:p>
        </w:tc>
        <w:tc>
          <w:tcPr>
            <w:tcW w:w="637" w:type="pct"/>
            <w:noWrap/>
            <w:hideMark/>
          </w:tcPr>
          <w:p w14:paraId="0F46E6F7"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15C3C815" w14:textId="77777777" w:rsidTr="001B1B0F">
        <w:trPr>
          <w:trHeight w:val="290"/>
        </w:trPr>
        <w:tc>
          <w:tcPr>
            <w:tcW w:w="581" w:type="pct"/>
            <w:noWrap/>
            <w:hideMark/>
          </w:tcPr>
          <w:p w14:paraId="4C7C42CC"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STAR</w:t>
            </w:r>
          </w:p>
        </w:tc>
        <w:tc>
          <w:tcPr>
            <w:tcW w:w="595" w:type="pct"/>
            <w:noWrap/>
            <w:hideMark/>
          </w:tcPr>
          <w:p w14:paraId="561B730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7619F650"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5D0B628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0.901406</w:t>
            </w:r>
          </w:p>
        </w:tc>
        <w:tc>
          <w:tcPr>
            <w:tcW w:w="835" w:type="pct"/>
            <w:noWrap/>
            <w:hideMark/>
          </w:tcPr>
          <w:p w14:paraId="18CFE4D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0.917259</w:t>
            </w:r>
          </w:p>
        </w:tc>
        <w:tc>
          <w:tcPr>
            <w:tcW w:w="637" w:type="pct"/>
            <w:noWrap/>
            <w:hideMark/>
          </w:tcPr>
          <w:p w14:paraId="7A8A88A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0.919146</w:t>
            </w:r>
          </w:p>
        </w:tc>
        <w:tc>
          <w:tcPr>
            <w:tcW w:w="637" w:type="pct"/>
            <w:noWrap/>
            <w:hideMark/>
          </w:tcPr>
          <w:p w14:paraId="2FA98799"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7481AA85" w14:textId="77777777" w:rsidTr="001B1B0F">
        <w:trPr>
          <w:trHeight w:val="290"/>
        </w:trPr>
        <w:tc>
          <w:tcPr>
            <w:tcW w:w="581" w:type="pct"/>
            <w:noWrap/>
            <w:hideMark/>
          </w:tcPr>
          <w:p w14:paraId="12DF9CC2"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595" w:type="pct"/>
            <w:noWrap/>
            <w:hideMark/>
          </w:tcPr>
          <w:p w14:paraId="278D6AC3"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77457BB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3FA873F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0.971621</w:t>
            </w:r>
          </w:p>
        </w:tc>
        <w:tc>
          <w:tcPr>
            <w:tcW w:w="835" w:type="pct"/>
            <w:noWrap/>
            <w:hideMark/>
          </w:tcPr>
          <w:p w14:paraId="3C7501FA"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0.97243</w:t>
            </w:r>
          </w:p>
        </w:tc>
        <w:tc>
          <w:tcPr>
            <w:tcW w:w="637" w:type="pct"/>
            <w:noWrap/>
            <w:hideMark/>
          </w:tcPr>
          <w:p w14:paraId="6FD99F5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0.972971</w:t>
            </w:r>
          </w:p>
        </w:tc>
        <w:tc>
          <w:tcPr>
            <w:tcW w:w="637" w:type="pct"/>
            <w:noWrap/>
            <w:hideMark/>
          </w:tcPr>
          <w:p w14:paraId="0AC2F6C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1751EE17" w14:textId="77777777" w:rsidTr="001B1B0F">
        <w:trPr>
          <w:trHeight w:val="290"/>
        </w:trPr>
        <w:tc>
          <w:tcPr>
            <w:tcW w:w="581" w:type="pct"/>
            <w:noWrap/>
            <w:hideMark/>
          </w:tcPr>
          <w:p w14:paraId="2D77B10B"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HISAT2</w:t>
            </w:r>
          </w:p>
        </w:tc>
        <w:tc>
          <w:tcPr>
            <w:tcW w:w="595" w:type="pct"/>
            <w:noWrap/>
            <w:hideMark/>
          </w:tcPr>
          <w:p w14:paraId="63CFCF3B"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364DFB4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68AD9B6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0.824279</w:t>
            </w:r>
          </w:p>
        </w:tc>
        <w:tc>
          <w:tcPr>
            <w:tcW w:w="835" w:type="pct"/>
            <w:noWrap/>
            <w:hideMark/>
          </w:tcPr>
          <w:p w14:paraId="672F724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0.833476</w:t>
            </w:r>
          </w:p>
        </w:tc>
        <w:tc>
          <w:tcPr>
            <w:tcW w:w="637" w:type="pct"/>
            <w:noWrap/>
            <w:hideMark/>
          </w:tcPr>
          <w:p w14:paraId="223F8F3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0.825371</w:t>
            </w:r>
          </w:p>
        </w:tc>
        <w:tc>
          <w:tcPr>
            <w:tcW w:w="637" w:type="pct"/>
            <w:noWrap/>
            <w:hideMark/>
          </w:tcPr>
          <w:p w14:paraId="7B661C2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02497BF6" w14:textId="77777777" w:rsidTr="001B1B0F">
        <w:trPr>
          <w:trHeight w:val="290"/>
        </w:trPr>
        <w:tc>
          <w:tcPr>
            <w:tcW w:w="581" w:type="pct"/>
            <w:noWrap/>
            <w:hideMark/>
          </w:tcPr>
          <w:p w14:paraId="3D27A293"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STAR</w:t>
            </w:r>
          </w:p>
        </w:tc>
        <w:tc>
          <w:tcPr>
            <w:tcW w:w="595" w:type="pct"/>
            <w:noWrap/>
            <w:hideMark/>
          </w:tcPr>
          <w:p w14:paraId="3494C06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49A66246"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0F14E10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0.860396</w:t>
            </w:r>
          </w:p>
        </w:tc>
        <w:tc>
          <w:tcPr>
            <w:tcW w:w="835" w:type="pct"/>
            <w:noWrap/>
            <w:hideMark/>
          </w:tcPr>
          <w:p w14:paraId="2F08F1CE"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0.873176</w:t>
            </w:r>
          </w:p>
        </w:tc>
        <w:tc>
          <w:tcPr>
            <w:tcW w:w="637" w:type="pct"/>
            <w:noWrap/>
            <w:hideMark/>
          </w:tcPr>
          <w:p w14:paraId="05312AC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0.859511</w:t>
            </w:r>
          </w:p>
        </w:tc>
        <w:tc>
          <w:tcPr>
            <w:tcW w:w="637" w:type="pct"/>
            <w:noWrap/>
            <w:hideMark/>
          </w:tcPr>
          <w:p w14:paraId="4A42DDF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bl>
    <w:p w14:paraId="6E0DF659" w14:textId="06F97A67" w:rsidR="001B1B0F" w:rsidRPr="00D140B5" w:rsidRDefault="001B1B0F" w:rsidP="00D140B5"/>
    <w:p w14:paraId="71204389" w14:textId="77777777" w:rsidR="00D140B5" w:rsidRPr="00D140B5" w:rsidRDefault="00D140B5" w:rsidP="000E5BD5">
      <w:pPr>
        <w:pStyle w:val="Heading2"/>
      </w:pPr>
      <w:r w:rsidRPr="00D140B5">
        <w:lastRenderedPageBreak/>
        <w:t>Host-expression structure was stable across host mappers</w:t>
      </w:r>
    </w:p>
    <w:p w14:paraId="7DCBCA10" w14:textId="77777777" w:rsidR="00D140B5" w:rsidRDefault="00D140B5" w:rsidP="00D140B5">
      <w:r w:rsidRPr="00D140B5">
        <w:t xml:space="preserve">Host-side quantification was much less sensitive to mapper choice than downstream viral carryover. Pairwise mapper concordance for count-pair matrices was high across the 42 analyzed libraries, with median sample-wise Spearman correlations of 0.986 between HISAT2 and STAR, 0.938 between BWA-MEM and HISAT2, and 0.934 between BWA-MEM and STAR (Suppl Table 1). BWA-MEM yielded the largest median number of detected genes (28,909), whereas HISAT2 and STAR produced similar medians of about 26,100 genes. Despite those count differences, the overall host-expression topology was preserved across all three mappers: samples clustered primarily by library-preparation protocol, while Control, 1:1, and 10:1 </w:t>
      </w:r>
      <w:proofErr w:type="gramStart"/>
      <w:r w:rsidRPr="00D140B5">
        <w:t>libraries</w:t>
      </w:r>
      <w:proofErr w:type="gramEnd"/>
      <w:r w:rsidRPr="00D140B5">
        <w:t xml:space="preserve"> separated within protocols along the principal components (Suppl Figure 1).</w:t>
      </w:r>
    </w:p>
    <w:p w14:paraId="15C2C000" w14:textId="3508C156" w:rsidR="008648A3" w:rsidRPr="008648A3" w:rsidRDefault="008648A3" w:rsidP="008648A3">
      <w:r w:rsidRPr="00D140B5">
        <w:t>Suppl Table 1</w:t>
      </w:r>
      <w:r>
        <w:t xml:space="preserve">: </w:t>
      </w:r>
      <w:r w:rsidRPr="008648A3">
        <w:t>summar</w:t>
      </w:r>
      <w:r>
        <w:t>y of</w:t>
      </w:r>
      <w:r w:rsidRPr="008648A3">
        <w:t xml:space="preserve"> host-side mapping and quantification behavior by host mapper</w:t>
      </w:r>
    </w:p>
    <w:tbl>
      <w:tblPr>
        <w:tblStyle w:val="TableGrid"/>
        <w:tblW w:w="5000" w:type="pct"/>
        <w:tblLook w:val="04A0" w:firstRow="1" w:lastRow="0" w:firstColumn="1" w:lastColumn="0" w:noHBand="0" w:noVBand="1"/>
      </w:tblPr>
      <w:tblGrid>
        <w:gridCol w:w="905"/>
        <w:gridCol w:w="1871"/>
        <w:gridCol w:w="1494"/>
        <w:gridCol w:w="1397"/>
        <w:gridCol w:w="1083"/>
        <w:gridCol w:w="1355"/>
        <w:gridCol w:w="1245"/>
      </w:tblGrid>
      <w:tr w:rsidR="008648A3" w:rsidRPr="008648A3" w14:paraId="275992D1" w14:textId="77777777" w:rsidTr="008648A3">
        <w:trPr>
          <w:trHeight w:val="290"/>
        </w:trPr>
        <w:tc>
          <w:tcPr>
            <w:tcW w:w="468" w:type="pct"/>
            <w:noWrap/>
            <w:hideMark/>
          </w:tcPr>
          <w:p w14:paraId="64D2B0BC"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host_mapper</w:t>
            </w:r>
            <w:proofErr w:type="spellEnd"/>
          </w:p>
        </w:tc>
        <w:tc>
          <w:tcPr>
            <w:tcW w:w="1020" w:type="pct"/>
            <w:noWrap/>
            <w:hideMark/>
          </w:tcPr>
          <w:p w14:paraId="01D30700"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median_host_assigned_fraction</w:t>
            </w:r>
            <w:proofErr w:type="spellEnd"/>
          </w:p>
        </w:tc>
        <w:tc>
          <w:tcPr>
            <w:tcW w:w="805" w:type="pct"/>
            <w:noWrap/>
            <w:hideMark/>
          </w:tcPr>
          <w:p w14:paraId="17C0314B"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median_genes_detected</w:t>
            </w:r>
            <w:proofErr w:type="spellEnd"/>
          </w:p>
        </w:tc>
        <w:tc>
          <w:tcPr>
            <w:tcW w:w="749" w:type="pct"/>
            <w:noWrap/>
            <w:hideMark/>
          </w:tcPr>
          <w:p w14:paraId="432FB6C2"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mean_genes_detected</w:t>
            </w:r>
            <w:proofErr w:type="spellEnd"/>
          </w:p>
        </w:tc>
        <w:tc>
          <w:tcPr>
            <w:tcW w:w="570" w:type="pct"/>
            <w:noWrap/>
            <w:hideMark/>
          </w:tcPr>
          <w:p w14:paraId="1882F6E9"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HISAT2_vs_STAR</w:t>
            </w:r>
          </w:p>
        </w:tc>
        <w:tc>
          <w:tcPr>
            <w:tcW w:w="726" w:type="pct"/>
            <w:noWrap/>
            <w:hideMark/>
          </w:tcPr>
          <w:p w14:paraId="73471897"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bwa_mem_vs_HISAT2</w:t>
            </w:r>
          </w:p>
        </w:tc>
        <w:tc>
          <w:tcPr>
            <w:tcW w:w="663" w:type="pct"/>
            <w:noWrap/>
            <w:hideMark/>
          </w:tcPr>
          <w:p w14:paraId="098751CB"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bwa_mem_vs_STAR</w:t>
            </w:r>
            <w:proofErr w:type="spellEnd"/>
          </w:p>
        </w:tc>
      </w:tr>
      <w:tr w:rsidR="008648A3" w:rsidRPr="008648A3" w14:paraId="45B85AAF" w14:textId="77777777" w:rsidTr="008648A3">
        <w:trPr>
          <w:trHeight w:val="290"/>
        </w:trPr>
        <w:tc>
          <w:tcPr>
            <w:tcW w:w="468" w:type="pct"/>
            <w:noWrap/>
            <w:hideMark/>
          </w:tcPr>
          <w:p w14:paraId="32622D00"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HISAT2</w:t>
            </w:r>
          </w:p>
        </w:tc>
        <w:tc>
          <w:tcPr>
            <w:tcW w:w="1020" w:type="pct"/>
            <w:noWrap/>
            <w:hideMark/>
          </w:tcPr>
          <w:p w14:paraId="7B65210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0.893</w:t>
            </w:r>
          </w:p>
        </w:tc>
        <w:tc>
          <w:tcPr>
            <w:tcW w:w="805" w:type="pct"/>
            <w:noWrap/>
            <w:hideMark/>
          </w:tcPr>
          <w:p w14:paraId="71B0128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26162</w:t>
            </w:r>
          </w:p>
        </w:tc>
        <w:tc>
          <w:tcPr>
            <w:tcW w:w="749" w:type="pct"/>
            <w:noWrap/>
            <w:hideMark/>
          </w:tcPr>
          <w:p w14:paraId="0AC4C0B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25678</w:t>
            </w:r>
          </w:p>
        </w:tc>
        <w:tc>
          <w:tcPr>
            <w:tcW w:w="570" w:type="pct"/>
            <w:noWrap/>
            <w:hideMark/>
          </w:tcPr>
          <w:p w14:paraId="3921A19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5A41F74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2FB8203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p>
        </w:tc>
      </w:tr>
      <w:tr w:rsidR="008648A3" w:rsidRPr="008648A3" w14:paraId="2D41C8CC" w14:textId="77777777" w:rsidTr="008648A3">
        <w:trPr>
          <w:trHeight w:val="290"/>
        </w:trPr>
        <w:tc>
          <w:tcPr>
            <w:tcW w:w="468" w:type="pct"/>
            <w:noWrap/>
            <w:hideMark/>
          </w:tcPr>
          <w:p w14:paraId="4C7BC5B6"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STAR</w:t>
            </w:r>
          </w:p>
        </w:tc>
        <w:tc>
          <w:tcPr>
            <w:tcW w:w="1020" w:type="pct"/>
            <w:noWrap/>
            <w:hideMark/>
          </w:tcPr>
          <w:p w14:paraId="435CC4AA"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0.887</w:t>
            </w:r>
          </w:p>
        </w:tc>
        <w:tc>
          <w:tcPr>
            <w:tcW w:w="805" w:type="pct"/>
            <w:noWrap/>
            <w:hideMark/>
          </w:tcPr>
          <w:p w14:paraId="58F176A9"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26132</w:t>
            </w:r>
          </w:p>
        </w:tc>
        <w:tc>
          <w:tcPr>
            <w:tcW w:w="749" w:type="pct"/>
            <w:noWrap/>
            <w:hideMark/>
          </w:tcPr>
          <w:p w14:paraId="4262277B"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26092</w:t>
            </w:r>
          </w:p>
        </w:tc>
        <w:tc>
          <w:tcPr>
            <w:tcW w:w="570" w:type="pct"/>
            <w:noWrap/>
            <w:hideMark/>
          </w:tcPr>
          <w:p w14:paraId="4A917DB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4A909BC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28B47037"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p>
        </w:tc>
      </w:tr>
      <w:tr w:rsidR="008648A3" w:rsidRPr="008648A3" w14:paraId="7602B4E7" w14:textId="77777777" w:rsidTr="008648A3">
        <w:trPr>
          <w:trHeight w:val="290"/>
        </w:trPr>
        <w:tc>
          <w:tcPr>
            <w:tcW w:w="468" w:type="pct"/>
            <w:noWrap/>
            <w:hideMark/>
          </w:tcPr>
          <w:p w14:paraId="4FC0F347"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bwa_mem</w:t>
            </w:r>
            <w:proofErr w:type="spellEnd"/>
          </w:p>
        </w:tc>
        <w:tc>
          <w:tcPr>
            <w:tcW w:w="1020" w:type="pct"/>
            <w:noWrap/>
            <w:hideMark/>
          </w:tcPr>
          <w:p w14:paraId="3841DB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0.995</w:t>
            </w:r>
          </w:p>
        </w:tc>
        <w:tc>
          <w:tcPr>
            <w:tcW w:w="805" w:type="pct"/>
            <w:noWrap/>
            <w:hideMark/>
          </w:tcPr>
          <w:p w14:paraId="518845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28909</w:t>
            </w:r>
          </w:p>
        </w:tc>
        <w:tc>
          <w:tcPr>
            <w:tcW w:w="749" w:type="pct"/>
            <w:noWrap/>
            <w:hideMark/>
          </w:tcPr>
          <w:p w14:paraId="73D8DEF0"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28585</w:t>
            </w:r>
          </w:p>
        </w:tc>
        <w:tc>
          <w:tcPr>
            <w:tcW w:w="570" w:type="pct"/>
            <w:noWrap/>
            <w:hideMark/>
          </w:tcPr>
          <w:p w14:paraId="61ED903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commentRangeStart w:id="48"/>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71C1EDD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37CE078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commentRangeEnd w:id="48"/>
            <w:r w:rsidR="00A5118A">
              <w:rPr>
                <w:rStyle w:val="CommentReference"/>
              </w:rPr>
              <w:commentReference w:id="48"/>
            </w:r>
          </w:p>
        </w:tc>
      </w:tr>
    </w:tbl>
    <w:p w14:paraId="0C07AEFE" w14:textId="6B4C6A2F" w:rsidR="008648A3" w:rsidRDefault="008648A3" w:rsidP="00D140B5"/>
    <w:p w14:paraId="7EDB3D8C" w14:textId="1023788A" w:rsidR="008648A3" w:rsidRDefault="008648A3" w:rsidP="00D140B5">
      <w:r w:rsidRPr="008648A3">
        <w:rPr>
          <w:noProof/>
        </w:rPr>
        <w:drawing>
          <wp:inline distT="0" distB="0" distL="0" distR="0" wp14:anchorId="3BD3EDEC" wp14:editId="119FD506">
            <wp:extent cx="5943600" cy="2896870"/>
            <wp:effectExtent l="0" t="0" r="0" b="0"/>
            <wp:docPr id="1696773925"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925" name="Picture 1" descr="Chart, scatter chart&#10;&#10;AI-generated content may be incorrect."/>
                    <pic:cNvPicPr/>
                  </pic:nvPicPr>
                  <pic:blipFill>
                    <a:blip r:embed="rId15"/>
                    <a:stretch>
                      <a:fillRect/>
                    </a:stretch>
                  </pic:blipFill>
                  <pic:spPr>
                    <a:xfrm>
                      <a:off x="0" y="0"/>
                      <a:ext cx="5943600" cy="2896870"/>
                    </a:xfrm>
                    <a:prstGeom prst="rect">
                      <a:avLst/>
                    </a:prstGeom>
                  </pic:spPr>
                </pic:pic>
              </a:graphicData>
            </a:graphic>
          </wp:inline>
        </w:drawing>
      </w:r>
    </w:p>
    <w:p w14:paraId="5C83AA08" w14:textId="4164A3A4" w:rsidR="008648A3" w:rsidRPr="00D140B5" w:rsidRDefault="008648A3" w:rsidP="00D140B5">
      <w:r w:rsidRPr="008648A3">
        <w:rPr>
          <w:b/>
          <w:bCs/>
        </w:rPr>
        <w:t>Suppl Figure 1</w:t>
      </w:r>
      <w:r>
        <w:t xml:space="preserve">: </w:t>
      </w:r>
      <w:r w:rsidRPr="008648A3">
        <w:t>Host−expression sample structure is preserved across host mappers</w:t>
      </w:r>
    </w:p>
    <w:p w14:paraId="0E13CC37" w14:textId="0BA6C0CD" w:rsidR="00D140B5" w:rsidRPr="00D140B5" w:rsidRDefault="00D140B5" w:rsidP="000E5BD5">
      <w:pPr>
        <w:pStyle w:val="Heading2"/>
      </w:pPr>
      <w:r w:rsidRPr="00D140B5">
        <w:t xml:space="preserve">Recommended configuration from the </w:t>
      </w:r>
      <w:r w:rsidR="00D30FE4">
        <w:t>evaluation</w:t>
      </w:r>
    </w:p>
    <w:p w14:paraId="288E0BF6" w14:textId="35A21F42" w:rsidR="00D140B5" w:rsidRPr="00D140B5" w:rsidRDefault="00D140B5" w:rsidP="00D140B5">
      <w:r w:rsidRPr="00D140B5">
        <w:lastRenderedPageBreak/>
        <w:t xml:space="preserve">Taken together, the </w:t>
      </w:r>
      <w:r w:rsidR="00D30FE4">
        <w:t>evaluation</w:t>
      </w:r>
      <w:r w:rsidRPr="00D140B5">
        <w:t xml:space="preserve"> supported a split configuration rather than a single universal mapper. For viral inference, the most conservative workflow combined BWA-MEM host subtraction with targeted viral alignment by BWA-MEM or Bowtie2, followed by </w:t>
      </w:r>
      <w:proofErr w:type="spellStart"/>
      <w:r w:rsidRPr="00D140B5">
        <w:t>ViraQuant</w:t>
      </w:r>
      <w:proofErr w:type="spellEnd"/>
      <w:r w:rsidRPr="00D140B5">
        <w:t xml:space="preserve"> review using mean_depth_ge_1 together with breadth-style presence filters. For host-transcriptome-focused analyses, splice-aware mappers remained appropriate because host-expression structure was highly consistent across mappers and HISAT2/STAR agreed most closely with one another. </w:t>
      </w:r>
      <w:proofErr w:type="spellStart"/>
      <w:r w:rsidRPr="00D140B5">
        <w:t>AdVentSeq</w:t>
      </w:r>
      <w:proofErr w:type="spellEnd"/>
      <w:r w:rsidRPr="00D140B5">
        <w:t xml:space="preserve"> also produces downstream-ready outputs for host-response, variant-calling, and phylogenetic follow-up, but those analyses were outside the scope of the present </w:t>
      </w:r>
      <w:r w:rsidR="00D30FE4">
        <w:t>evaluation</w:t>
      </w:r>
      <w:r w:rsidRPr="00D140B5">
        <w:t xml:space="preserve"> and are therefore not interpreted further here.</w:t>
      </w:r>
    </w:p>
    <w:p w14:paraId="6C6D95C3" w14:textId="77777777" w:rsidR="00D140B5" w:rsidRPr="00D140B5" w:rsidRDefault="00D140B5" w:rsidP="000E5BD5">
      <w:pPr>
        <w:pStyle w:val="Heading1"/>
      </w:pPr>
      <w:commentRangeStart w:id="49"/>
      <w:r w:rsidRPr="00D140B5">
        <w:t>Discussion</w:t>
      </w:r>
      <w:commentRangeEnd w:id="49"/>
      <w:r w:rsidR="00234129">
        <w:rPr>
          <w:rStyle w:val="CommentReference"/>
          <w:b w:val="0"/>
          <w:bCs w:val="0"/>
        </w:rPr>
        <w:commentReference w:id="49"/>
      </w:r>
    </w:p>
    <w:p w14:paraId="16F0E29F" w14:textId="2F0A9D9E" w:rsidR="00E06372" w:rsidRPr="00E06372" w:rsidRDefault="00E06372" w:rsidP="00E06372">
      <w:r w:rsidRPr="00E06372">
        <w:t>Infected-host RNA-seq is an appealing substrate for virus analysis because it can, in principle, support several objectives at once: detection of viral sequences, estimation of viral abundance, characterization of host transcriptional responses, and assessment of viral sequence variation</w:t>
      </w:r>
      <w:r>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r>
      <w:r>
        <w:instrText xml:space="preserve"> ADDIN EN.CITE </w:instrText>
      </w:r>
      <w:r>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r>
      <w:r>
        <w:instrText xml:space="preserve"> ADDIN EN.CITE.DATA </w:instrText>
      </w:r>
      <w:r>
        <w:fldChar w:fldCharType="end"/>
      </w:r>
      <w:r>
        <w:fldChar w:fldCharType="separate"/>
      </w:r>
      <w:r w:rsidRPr="00E06372">
        <w:rPr>
          <w:noProof/>
          <w:vertAlign w:val="superscript"/>
        </w:rPr>
        <w:t>15</w:t>
      </w:r>
      <w:r>
        <w:fldChar w:fldCharType="end"/>
      </w:r>
      <w:r w:rsidRPr="00E06372">
        <w:t xml:space="preserve">. In practice, however, these objectives place different demands on the computational workflow, and our results show that methods that appear favorable for one task are not necessarily optimal for another. The central finding of this study is that viral quantification in infected-host RNA-seq is especially vulnerable to coverage artifacts and alignment ambiguity, and that reliable interpretation therefore requires a coverage-aware strategy rather than </w:t>
      </w:r>
      <w:proofErr w:type="gramStart"/>
      <w:r w:rsidRPr="00E06372">
        <w:t>naïve</w:t>
      </w:r>
      <w:proofErr w:type="gramEnd"/>
      <w:r w:rsidRPr="00E06372">
        <w:t xml:space="preserve"> counting of mapped reads alone. </w:t>
      </w:r>
    </w:p>
    <w:p w14:paraId="3232A2D0" w14:textId="28312A90" w:rsidR="00E06372" w:rsidRPr="00E06372" w:rsidRDefault="00E06372" w:rsidP="00E06372">
      <w:r w:rsidRPr="00E06372">
        <w:t>A major reason naïve quantification fails is that viral reads are often distributed unevenly across reference genomes. Uneven coverage can arise from several sources simultaneously. First, some viral regions share local similarity with host-derived sequences, including repetitive elements and other duplicated or compositionally biased regions, which can cause ambiguous placement of reads during host subtraction or viral alignment</w:t>
      </w:r>
      <w:r>
        <w:fldChar w:fldCharType="begin"/>
      </w:r>
      <w:r>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sidRPr="00E06372">
        <w:rPr>
          <w:noProof/>
          <w:vertAlign w:val="superscript"/>
        </w:rPr>
        <w:t>16</w:t>
      </w:r>
      <w:r>
        <w:fldChar w:fldCharType="end"/>
      </w:r>
      <w:r w:rsidRPr="00E06372">
        <w:t>. Second, low-complexity and homopolymer-rich regions can attract spurious alignments because a read may match multiple loci with similarly weak specificity</w:t>
      </w:r>
      <w:r>
        <w:fldChar w:fldCharType="begin"/>
      </w:r>
      <w:r>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sidRPr="00E06372">
        <w:rPr>
          <w:noProof/>
          <w:vertAlign w:val="superscript"/>
        </w:rPr>
        <w:t>17</w:t>
      </w:r>
      <w:r>
        <w:fldChar w:fldCharType="end"/>
      </w:r>
      <w:r w:rsidRPr="00E06372">
        <w:t>. Third, the structure of RNA-seq libraries themselves can introduce nonuniform representation through priming bias, fragmentation bias, amplification bias, RNA degradation, and positional effects</w:t>
      </w:r>
      <w:r>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 </w:instrText>
      </w:r>
      <w:r>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EN.CITE.DATA </w:instrText>
      </w:r>
      <w:r>
        <w:fldChar w:fldCharType="end"/>
      </w:r>
      <w:r>
        <w:fldChar w:fldCharType="separate"/>
      </w:r>
      <w:r w:rsidRPr="00E06372">
        <w:rPr>
          <w:noProof/>
          <w:vertAlign w:val="superscript"/>
        </w:rPr>
        <w:t>18-20</w:t>
      </w:r>
      <w:r>
        <w:fldChar w:fldCharType="end"/>
      </w:r>
      <w:r w:rsidRPr="00E06372">
        <w:t xml:space="preserve">. In infected-host datasets, these issues are magnified because viral reads are typically sparse relative to host reads. As a result, a small cluster of ambiguously aligned reads in one short viral interval can create the appearance of a positive signal even when broader genome support is absent. Under those conditions, total mapped read count becomes a misleading summary, because it gives disproportionate weight to localized pileups that may reflect alignment artifacts rather than true viral abundance. </w:t>
      </w:r>
    </w:p>
    <w:p w14:paraId="5B9CD01D" w14:textId="77777777" w:rsidR="00E06372" w:rsidRPr="00E06372" w:rsidRDefault="00E06372" w:rsidP="00E06372">
      <w:r w:rsidRPr="00E06372">
        <w:t xml:space="preserve">This is precisely why breadth-aware and depth-distribution-aware quantification is important. A robust viral signal should generally be supported across a meaningful fraction </w:t>
      </w:r>
      <w:r w:rsidRPr="00E06372">
        <w:lastRenderedPageBreak/>
        <w:t xml:space="preserve">of the viral reference rather than collapsing onto one narrow region. Measures such as the fraction of positions with nonzero depth, the mean depth among covered positions, and coverage quantiles provide a more informative description of evidence than raw read totals. These metrics do not eliminate ambiguity entirely, but they reduce the risk of over-interpreting isolated high-depth artifacts. In this respect, </w:t>
      </w:r>
      <w:proofErr w:type="spellStart"/>
      <w:r w:rsidRPr="00E06372">
        <w:t>ViraQuant</w:t>
      </w:r>
      <w:proofErr w:type="spellEnd"/>
      <w:r w:rsidRPr="00E06372">
        <w:t xml:space="preserve"> is less a replacement for </w:t>
      </w:r>
      <w:proofErr w:type="gramStart"/>
      <w:r w:rsidRPr="00E06372">
        <w:t>read</w:t>
      </w:r>
      <w:proofErr w:type="gramEnd"/>
      <w:r w:rsidRPr="00E06372">
        <w:t xml:space="preserve"> counting than a correction to the assumption that all mapped reads contribute equally to biological interpretation. Our results suggest that once uneven coverage is acknowledged explicitly, apparent differences in viral support can be re-evaluated more realistically. </w:t>
      </w:r>
    </w:p>
    <w:p w14:paraId="29E8DE79" w14:textId="7C24C64D" w:rsidR="00E06372" w:rsidRPr="00E06372" w:rsidRDefault="00E06372" w:rsidP="00E06372">
      <w:r w:rsidRPr="00E06372">
        <w:t>The evaluation results also support an important practical conclusion: splitting analytical objectives across tools is rational rather than inconsistent. In many workflows there is an implicit desire to identify a single “best” mapper, but infected-host RNA-seq does not present a single optimization problem. Host transcriptomic profiling benefits from splice-aware alignment and mature gene-quantification support, which make tools such as STAR or HISAT2 well suited for host-side analysis</w:t>
      </w:r>
      <w:r w:rsidR="00F74D4B">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r>
      <w:r w:rsidR="00F74D4B">
        <w:instrText xml:space="preserve"> ADDIN EN.CITE </w:instrText>
      </w:r>
      <w:r w:rsidR="00F74D4B">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21,22</w:t>
      </w:r>
      <w:r w:rsidR="00F74D4B">
        <w:fldChar w:fldCharType="end"/>
      </w:r>
      <w:r w:rsidRPr="00E06372">
        <w:t>. At the same time, repeated-sequence contexts can induce erroneous splice-aware alignments, underscoring the value of more conservative alignment strategies for some downstream tasks</w:t>
      </w:r>
      <w:r w:rsidR="00F74D4B">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r>
      <w:r w:rsidR="00F74D4B">
        <w:instrText xml:space="preserve"> ADDIN EN.CITE </w:instrText>
      </w:r>
      <w:r w:rsidR="00F74D4B">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23</w:t>
      </w:r>
      <w:r w:rsidR="00F74D4B">
        <w:fldChar w:fldCharType="end"/>
      </w:r>
      <w:r w:rsidRPr="00E06372">
        <w:t xml:space="preserve">. Our results indicate that BWA-MEM is advantageous in this context because it can be used more </w:t>
      </w:r>
      <w:commentRangeStart w:id="50"/>
      <w:r w:rsidRPr="00E06372">
        <w:t xml:space="preserve">conservatively </w:t>
      </w:r>
      <w:commentRangeEnd w:id="50"/>
      <w:r w:rsidR="00132A53">
        <w:rPr>
          <w:rStyle w:val="CommentReference"/>
        </w:rPr>
        <w:commentReference w:id="50"/>
      </w:r>
      <w:r w:rsidRPr="00E06372">
        <w:t xml:space="preserve">for host subtraction and viral realignment, reducing some of the misleading signal retained by more permissive strategies. This division of labor is methodologically justified: one tool need not be forced to perform optimally for every downstream objective when the objectives themselves differ in what they reward. Using STAR for host transcriptomics and BWA-MEM for subtraction and viral quantification is therefore not a compromise, but a recognition that integrated host–virus analysis is inherently multi-objective. </w:t>
      </w:r>
    </w:p>
    <w:p w14:paraId="65AB9E0C" w14:textId="65A0D3DB" w:rsidR="00E06372" w:rsidRPr="00E06372" w:rsidRDefault="00E06372" w:rsidP="00E06372">
      <w:r w:rsidRPr="00E06372">
        <w:t>These findings also have implications for how users should think about “discovery mode” versus “panel mode” workflows. Discovery-mode analysis aims to cast a wide net across diverse viral space, often using broad reference databases or metagenomic classifiers. The advantage is obvious: unexpected or divergent viral signals may be captured. The drawback is that noise increases substantially as database breadth expands. Tools such as Kraken2 are highly useful for rapid taxonomic screening</w: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 </w:instrTex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24</w:t>
      </w:r>
      <w:r w:rsidR="00F74D4B">
        <w:fldChar w:fldCharType="end"/>
      </w:r>
      <w:r w:rsidRPr="00E06372">
        <w:t>, but realistic expectations are essential. In complex infected-host RNA-seq data, broad k-</w:t>
      </w:r>
      <w:proofErr w:type="spellStart"/>
      <w:r w:rsidRPr="00E06372">
        <w:t>mer</w:t>
      </w:r>
      <w:proofErr w:type="spellEnd"/>
      <w:r w:rsidRPr="00E06372">
        <w:t>-based classification can surface numerous low-level candidate taxa arising from shared sequence content, contamination, endogenous viral elements, or simple compositional matches</w:t>
      </w:r>
      <w:r w:rsidR="00F74D4B">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r>
      <w:r w:rsidR="00F74D4B">
        <w:instrText xml:space="preserve"> ADDIN EN.CITE </w:instrText>
      </w:r>
      <w:r w:rsidR="00F74D4B">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25,26</w:t>
      </w:r>
      <w:r w:rsidR="00F74D4B">
        <w:fldChar w:fldCharType="end"/>
      </w:r>
      <w:r w:rsidRPr="00E06372">
        <w:t xml:space="preserve">. Such tools are valuable for triage and prioritization, but they should not be treated as definitive evidence of infection without secondary validation. Panel-mode workflows, by contrast, use curated and narrower references tailored to the experimental context. They trade breadth for interpretability and are typically better suited for quantification once plausible candidate </w:t>
      </w:r>
      <w:r w:rsidRPr="00E06372">
        <w:lastRenderedPageBreak/>
        <w:t xml:space="preserve">viruses are known. Our results support a staged strategy in which discovery-mode screening is followed by panel-mode confirmation and coverage-aware quantification. In other words, broad classification is best viewed as hypothesis generation, whereas quantitative interpretation should rely on more constrained references and explicit coverage reviews. </w:t>
      </w:r>
    </w:p>
    <w:p w14:paraId="03DB2740" w14:textId="7F9FDD80" w:rsidR="00E06372" w:rsidRPr="00E06372" w:rsidRDefault="00E06372" w:rsidP="00E06372">
      <w:r w:rsidRPr="00E06372">
        <w:t>The current study has several limitations. First, the evaluation dataset is a controlled spike-in design, which is valuable for evaluation because expected viral composition is known, but it does not capture the full biological and technical variability of naturally infected or manufacturing-relevant samples. Real-world specimens may contain more heterogeneous host backgrounds, broader dynamic ranges of viral burden, mixed infections, degraded RNA, and unanticipated contaminants. Second, the virus set tested here is limited in diversity. Performance observed on the evaluated panel may not generalize uniformly across all genome types, segment architectures, transcript structures, or sequence-complexity profiles. Third, the workflow remains dependent on reference completeness and curation. Any alignment-based or classification-based framework can miss viruses that are too divergent from the available references, and even known viruses may be underrepresented if references are incomplete, misannotated, or taxonomically redundant</w:t>
      </w:r>
      <w:r w:rsidR="00F74D4B">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r>
      <w:r w:rsidR="00F74D4B">
        <w:instrText xml:space="preserve"> ADDIN EN.CITE </w:instrText>
      </w:r>
      <w:r w:rsidR="00F74D4B">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27</w:t>
      </w:r>
      <w:r w:rsidR="00F74D4B">
        <w:fldChar w:fldCharType="end"/>
      </w:r>
      <w:r w:rsidRPr="00E06372">
        <w:t xml:space="preserve">. Fourth, while </w:t>
      </w:r>
      <w:proofErr w:type="spellStart"/>
      <w:r w:rsidRPr="00E06372">
        <w:t>AdVentSeq</w:t>
      </w:r>
      <w:proofErr w:type="spellEnd"/>
      <w:r w:rsidRPr="00E06372">
        <w:t xml:space="preserve"> includes support for post-infection viral mutation analysis, mutation calling sensitivity is inherently constrained by sequencing depth, local error profiles, amplification bias, and mapping ambiguity. Low-frequency variant detection is particularly vulnerable to false positives when depth is shallow or concentrated in problematic regions, and any conclusions about viral evolution must therefore be interpreted in the context of site-level coverage and platform-specific error characteristics</w:t>
      </w:r>
      <w:r w:rsidR="00F74D4B">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r>
      <w:r w:rsidR="00F74D4B">
        <w:instrText xml:space="preserve"> ADDIN EN.CITE </w:instrText>
      </w:r>
      <w:r w:rsidR="00F74D4B">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28,29</w:t>
      </w:r>
      <w:r w:rsidR="00F74D4B">
        <w:fldChar w:fldCharType="end"/>
      </w:r>
      <w:r w:rsidRPr="00E06372">
        <w:t xml:space="preserve">. </w:t>
      </w:r>
    </w:p>
    <w:p w14:paraId="097D8384" w14:textId="2B2A4EB7" w:rsidR="00E06372" w:rsidRPr="00E06372" w:rsidRDefault="00E06372" w:rsidP="00E06372">
      <w:r w:rsidRPr="00E06372">
        <w:t>These limitations point directly to several areas for future work. One priority is explicit low-complexity masking or annotation, either at the reference level or during post-alignment filtering, to reduce the influence of homopolymer-driven artifacts</w:t>
      </w:r>
      <w:r w:rsidR="007F64BF">
        <w:fldChar w:fldCharType="begin"/>
      </w:r>
      <w:r w:rsidR="007F64BF">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rsidR="007F64BF">
        <w:fldChar w:fldCharType="separate"/>
      </w:r>
      <w:r w:rsidR="007F64BF" w:rsidRPr="007F64BF">
        <w:rPr>
          <w:noProof/>
          <w:vertAlign w:val="superscript"/>
        </w:rPr>
        <w:t>17</w:t>
      </w:r>
      <w:r w:rsidR="007F64BF">
        <w:fldChar w:fldCharType="end"/>
      </w:r>
      <w:r w:rsidRPr="00E06372">
        <w:t>. Better handling of multimapping is also needed. Current strategies often reduce ambiguity to a binary keep-or-discard decision, but more nuanced probabilistic or weighting-based methods may improve quantification when reads are shared across related viruses or between host and viral sequences</w:t>
      </w:r>
      <w:r w:rsidR="007F64BF">
        <w:fldChar w:fldCharType="begin"/>
      </w:r>
      <w:r w:rsidR="007F64BF">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rsidR="007F64BF">
        <w:fldChar w:fldCharType="separate"/>
      </w:r>
      <w:r w:rsidR="007F64BF" w:rsidRPr="007F64BF">
        <w:rPr>
          <w:noProof/>
          <w:vertAlign w:val="superscript"/>
        </w:rPr>
        <w:t>16</w:t>
      </w:r>
      <w:r w:rsidR="007F64BF">
        <w:fldChar w:fldCharType="end"/>
      </w:r>
      <w:r w:rsidRPr="00E06372">
        <w:t>. Another important extension would be tighter integration of assembly-based or contig-based validation. Read-level quantification is useful, but local assembly can provide orthogonal evidence that a signal reflects coherent viral sequence rather than scattered short-read artifacts; assembly can also improve recovery of divergent viral sequence by generating longer contigs</w:t>
      </w:r>
      <w:r w:rsidR="00F4511C">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r>
      <w:r w:rsidR="00F4511C">
        <w:instrText xml:space="preserve"> ADDIN EN.CITE </w:instrText>
      </w:r>
      <w:r w:rsidR="00F4511C">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r>
      <w:r w:rsidR="00F4511C">
        <w:instrText xml:space="preserve"> ADDIN EN.CITE.DATA </w:instrText>
      </w:r>
      <w:r w:rsidR="00F4511C">
        <w:fldChar w:fldCharType="end"/>
      </w:r>
      <w:r w:rsidR="00F4511C">
        <w:fldChar w:fldCharType="separate"/>
      </w:r>
      <w:r w:rsidR="00F4511C" w:rsidRPr="00F4511C">
        <w:rPr>
          <w:noProof/>
          <w:vertAlign w:val="superscript"/>
        </w:rPr>
        <w:t>27,30</w:t>
      </w:r>
      <w:r w:rsidR="00F4511C">
        <w:fldChar w:fldCharType="end"/>
      </w:r>
      <w:r w:rsidRPr="00E06372">
        <w:t xml:space="preserve">. In regulated or quality-control settings, assembly-supported confirmation may be especially persuasive for follow-up interpretation. </w:t>
      </w:r>
    </w:p>
    <w:p w14:paraId="2F2B1A73" w14:textId="77777777" w:rsidR="00E06372" w:rsidRPr="00E06372" w:rsidRDefault="00E06372" w:rsidP="00E06372">
      <w:commentRangeStart w:id="51"/>
      <w:r w:rsidRPr="00E06372">
        <w:lastRenderedPageBreak/>
        <w:t>Standardized reporting is another important future direction. For applications relevant to biologics safety or other regulated environments, users need outputs that are transparent, reproducible, and easy to review across studies. Standardized summary tables, coverage plots, alignment evidence categories, thresholds, and audit-friendly provenance would make the framework more practical for routine use. Reporting conventions that clearly distinguish screening hits, quantifiable signals, and validated calls would also help prevent over-interpretation. More broadly, future evaluation should extend beyond controlled spike-ins to include experimentally infected models, orthogonally validated samples, and challenging negative controls. Such work would help define where coverage-aware quantification is most robust and where additional safeguards are required.</w:t>
      </w:r>
      <w:commentRangeEnd w:id="51"/>
      <w:r w:rsidR="00224490">
        <w:rPr>
          <w:rStyle w:val="CommentReference"/>
        </w:rPr>
        <w:commentReference w:id="51"/>
      </w:r>
    </w:p>
    <w:p w14:paraId="23A269CC" w14:textId="4C78C5D1" w:rsidR="00E06372" w:rsidRPr="00E06372" w:rsidRDefault="00E06372" w:rsidP="00E06372">
      <w:r w:rsidRPr="00E06372">
        <w:t xml:space="preserve">Overall, this study argues that infected-host RNA-seq should not be analyzed with a single simplistic metric or a one-size-fits-all mapping strategy. Viral quantification, host transcriptomics, and viral sequence characterization are related but distinct goals, and integrated workflows perform best when they acknowledge those differences explicitly. By combining objective-specific alignment choices with coverage-aware viral quantification, </w:t>
      </w:r>
      <w:proofErr w:type="spellStart"/>
      <w:r w:rsidRPr="00E06372">
        <w:t>AdVentSeq</w:t>
      </w:r>
      <w:proofErr w:type="spellEnd"/>
      <w:r w:rsidRPr="00E06372">
        <w:t xml:space="preserve"> </w:t>
      </w:r>
      <w:del w:id="52" w:author="Xu, Joshua" w:date="2026-05-15T16:12:00Z" w16du:dateUtc="2026-05-15T21:12:00Z">
        <w:r w:rsidRPr="00E06372" w:rsidDel="00F95AA2">
          <w:delText xml:space="preserve">and ViraQuant </w:delText>
        </w:r>
      </w:del>
      <w:r w:rsidRPr="00E06372">
        <w:t>move toward a more realistic and interpretable framework for host–virus RNA-seq analysis. The broader implication is that the field may benefit less from chasing a universally optimal tool and more from designing transparent, modular workflows that match method choice to analytical objective while preserving clear standards for evidence and reporting.</w:t>
      </w:r>
    </w:p>
    <w:p w14:paraId="5692AFB6" w14:textId="40706079" w:rsidR="00D140B5" w:rsidRPr="00D140B5" w:rsidRDefault="00D140B5" w:rsidP="000E5BD5">
      <w:pPr>
        <w:pStyle w:val="Heading1"/>
      </w:pPr>
      <w:r w:rsidRPr="00D140B5">
        <w:t>Conclusion</w:t>
      </w:r>
    </w:p>
    <w:p w14:paraId="546BCA1C" w14:textId="05BAED13" w:rsidR="00D140B5" w:rsidRPr="00D140B5" w:rsidRDefault="00D140B5" w:rsidP="00D140B5">
      <w:r w:rsidRPr="00D140B5">
        <w:t xml:space="preserve">In this study, we developed </w:t>
      </w:r>
      <w:proofErr w:type="spellStart"/>
      <w:r w:rsidRPr="00D140B5">
        <w:t>AdVentSeq</w:t>
      </w:r>
      <w:proofErr w:type="spellEnd"/>
      <w:r w:rsidRPr="00D140B5">
        <w:t xml:space="preserve"> as an integrated </w:t>
      </w:r>
      <w:del w:id="53" w:author="Xu, Joshua" w:date="2026-05-15T16:14:00Z" w16du:dateUtc="2026-05-15T21:14:00Z">
        <w:r w:rsidRPr="00D140B5" w:rsidDel="00493A17">
          <w:delText xml:space="preserve">workflow </w:delText>
        </w:r>
      </w:del>
      <w:ins w:id="54" w:author="Xu, Joshua" w:date="2026-05-15T16:14:00Z" w16du:dateUtc="2026-05-15T21:14:00Z">
        <w:r w:rsidR="00493A17">
          <w:t>pipeline</w:t>
        </w:r>
        <w:r w:rsidR="00493A17" w:rsidRPr="00D140B5">
          <w:t xml:space="preserve"> </w:t>
        </w:r>
      </w:ins>
      <w:r w:rsidRPr="00D140B5">
        <w:t>for the analysis of virus-infected host RNA-seq data</w:t>
      </w:r>
      <w:ins w:id="55" w:author="Xu, Joshua" w:date="2026-05-15T16:14:00Z" w16du:dateUtc="2026-05-15T21:14:00Z">
        <w:r w:rsidR="00534209">
          <w:t xml:space="preserve">, </w:t>
        </w:r>
      </w:ins>
      <w:del w:id="56" w:author="Xu, Joshua" w:date="2026-05-15T16:14:00Z" w16du:dateUtc="2026-05-15T21:14:00Z">
        <w:r w:rsidRPr="00D140B5" w:rsidDel="00534209">
          <w:delText xml:space="preserve"> and introduced</w:delText>
        </w:r>
      </w:del>
      <w:r w:rsidRPr="00D140B5">
        <w:t xml:space="preserve"> </w:t>
      </w:r>
      <w:ins w:id="57" w:author="Xu, Joshua" w:date="2026-05-15T16:14:00Z" w16du:dateUtc="2026-05-15T21:14:00Z">
        <w:r w:rsidR="00534209">
          <w:t xml:space="preserve">including </w:t>
        </w:r>
      </w:ins>
      <w:proofErr w:type="spellStart"/>
      <w:r w:rsidR="00F4511C">
        <w:t>ViraQuant</w:t>
      </w:r>
      <w:proofErr w:type="spellEnd"/>
      <w:r w:rsidRPr="00D140B5">
        <w:t xml:space="preserve"> as a coverage-aware viral quantification</w:t>
      </w:r>
      <w:r w:rsidR="0055735B">
        <w:t xml:space="preserve"> and screening </w:t>
      </w:r>
      <w:del w:id="58" w:author="Xu, Joshua" w:date="2026-05-15T16:14:00Z" w16du:dateUtc="2026-05-15T21:14:00Z">
        <w:r w:rsidR="0055735B" w:rsidDel="00534209">
          <w:delText>tool</w:delText>
        </w:r>
      </w:del>
      <w:ins w:id="59" w:author="Xu, Joshua" w:date="2026-05-15T16:14:00Z" w16du:dateUtc="2026-05-15T21:14:00Z">
        <w:r w:rsidR="00534209">
          <w:t>module</w:t>
        </w:r>
      </w:ins>
      <w:r w:rsidRPr="00D140B5">
        <w:t xml:space="preserve">. </w:t>
      </w:r>
      <w:del w:id="60" w:author="Xu, Joshua" w:date="2026-05-15T16:14:00Z" w16du:dateUtc="2026-05-15T21:14:00Z">
        <w:r w:rsidRPr="00D140B5" w:rsidDel="00A23C1A">
          <w:delText>Together, these tools</w:delText>
        </w:r>
      </w:del>
      <w:proofErr w:type="spellStart"/>
      <w:ins w:id="61" w:author="Xu, Joshua" w:date="2026-05-15T16:14:00Z" w16du:dateUtc="2026-05-15T21:14:00Z">
        <w:r w:rsidR="00A23C1A">
          <w:t>AdVentSeq</w:t>
        </w:r>
      </w:ins>
      <w:proofErr w:type="spellEnd"/>
      <w:ins w:id="62" w:author="Xu, Joshua" w:date="2026-05-15T16:15:00Z" w16du:dateUtc="2026-05-15T21:15:00Z">
        <w:r w:rsidR="00A23C1A">
          <w:t xml:space="preserve"> aims to</w:t>
        </w:r>
      </w:ins>
      <w:r w:rsidRPr="00D140B5">
        <w:t xml:space="preserve"> address a central challenge in infected-host transcriptomic analysis: how to extract reliable viral abundance information while preserving the parallel value of the dataset for host gene-expression profiling and downstream viral sequence analysis.</w:t>
      </w:r>
    </w:p>
    <w:p w14:paraId="46356AB7" w14:textId="77777777" w:rsidR="00D140B5" w:rsidRPr="00D140B5" w:rsidRDefault="00D140B5" w:rsidP="00D140B5">
      <w:r w:rsidRPr="00D140B5">
        <w:t xml:space="preserve">Our results show that apparent viral read recovery is highly dependent on mapper choice and host-subtraction strategy, and that higher viral read counts do not necessarily correspond to more accurate viral detection. </w:t>
      </w:r>
      <w:proofErr w:type="gramStart"/>
      <w:r w:rsidRPr="00D140B5">
        <w:t>In particular, localized</w:t>
      </w:r>
      <w:proofErr w:type="gramEnd"/>
      <w:r w:rsidRPr="00D140B5">
        <w:t xml:space="preserve"> pileups in low-complexity or homopolymer-rich regions can create misleading viral signals, especially when read assignment is influenced by ambiguous host–virus similarity or tool-specific alignment behavior. These findings highlight that raw mapped-read totals alone are insufficient for robust interpretation of infected-host RNA-seq data.</w:t>
      </w:r>
    </w:p>
    <w:p w14:paraId="0A4BC075" w14:textId="03305735" w:rsidR="00D140B5" w:rsidRPr="00D140B5" w:rsidRDefault="00D140B5" w:rsidP="00D140B5">
      <w:r w:rsidRPr="00D140B5">
        <w:lastRenderedPageBreak/>
        <w:t xml:space="preserve">By explicitly incorporating genome coverage breadth, depth distribution, and covered-position summaries, </w:t>
      </w:r>
      <w:proofErr w:type="spellStart"/>
      <w:r w:rsidR="00F4511C">
        <w:t>ViraQuant</w:t>
      </w:r>
      <w:proofErr w:type="spellEnd"/>
      <w:r w:rsidRPr="00D140B5">
        <w:t xml:space="preserve"> provides a more informative view of viral support than conventional count-based approaches. This coverage-adjusted strategy helps distinguish biologically plausible viral signal from artifacts driven by uneven coverage or spurious alignment, and it supports both contig-level and virus-level interpretation in complex reference settings. More broadly, </w:t>
      </w:r>
      <w:proofErr w:type="spellStart"/>
      <w:r w:rsidRPr="00D140B5">
        <w:t>AdVentSeq</w:t>
      </w:r>
      <w:proofErr w:type="spellEnd"/>
      <w:r w:rsidRPr="00D140B5">
        <w:t xml:space="preserve"> demonstrates that integrated analysis of viral signal and host transcriptional response is feasible within a single framework and can provide a more complete picture of virus–host interactions than workflows focused on only one side of the problem.</w:t>
      </w:r>
    </w:p>
    <w:p w14:paraId="1722F10B" w14:textId="2F62D28E" w:rsidR="00D140B5" w:rsidRPr="00D140B5" w:rsidRDefault="00D140B5" w:rsidP="00D140B5">
      <w:r w:rsidRPr="00D140B5">
        <w:t xml:space="preserve">Taken together, </w:t>
      </w:r>
      <w:proofErr w:type="spellStart"/>
      <w:r w:rsidRPr="00D140B5">
        <w:t>AdVentSeq</w:t>
      </w:r>
      <w:proofErr w:type="spellEnd"/>
      <w:r w:rsidRPr="00D140B5">
        <w:t xml:space="preserve"> </w:t>
      </w:r>
      <w:proofErr w:type="gramStart"/>
      <w:r w:rsidRPr="00D140B5">
        <w:t>offer</w:t>
      </w:r>
      <w:proofErr w:type="gramEnd"/>
      <w:r w:rsidRPr="00D140B5">
        <w:t xml:space="preserve"> a practical foundation for infected-host RNA-seq analysis in both research and applied settings, including viral characterization, </w:t>
      </w:r>
      <w:r w:rsidR="00D30FE4">
        <w:t>evaluation</w:t>
      </w:r>
      <w:r w:rsidRPr="00D140B5">
        <w:t xml:space="preserve"> studies, and sequencing-based workflows relevant to biologics safety assessment. Future work should expand validation across larger spike-in panels, diverse host backgrounds, and experimentally confirmed infection models, and further evaluate how coverage-aware quantification relates to orthogonal viral load measurements and viral variant recovery. With these extensions, </w:t>
      </w:r>
      <w:proofErr w:type="spellStart"/>
      <w:r w:rsidRPr="00D140B5">
        <w:t>AdVentSeq</w:t>
      </w:r>
      <w:proofErr w:type="spellEnd"/>
      <w:r w:rsidRPr="00D140B5">
        <w:t xml:space="preserve"> has the potential to become a robust and transparent framework for integrated host–virus transcriptomic analysis.</w:t>
      </w:r>
    </w:p>
    <w:p w14:paraId="3285F0BD" w14:textId="77777777" w:rsidR="00D140B5" w:rsidRPr="00D140B5" w:rsidRDefault="00D140B5" w:rsidP="000E5BD5">
      <w:pPr>
        <w:pStyle w:val="Heading1"/>
      </w:pPr>
      <w:r w:rsidRPr="00D140B5">
        <w:t>Materials and Methods</w:t>
      </w:r>
    </w:p>
    <w:p w14:paraId="57714FE9" w14:textId="77777777" w:rsidR="00D140B5" w:rsidRPr="00D140B5" w:rsidRDefault="00D140B5" w:rsidP="000E5BD5">
      <w:pPr>
        <w:pStyle w:val="Heading2"/>
      </w:pPr>
      <w:r w:rsidRPr="00D140B5">
        <w:t>Dataset Preparation</w:t>
      </w:r>
    </w:p>
    <w:p w14:paraId="311381E6" w14:textId="3EBAE438" w:rsidR="00D140B5" w:rsidRPr="00D140B5" w:rsidRDefault="00D140B5" w:rsidP="00D140B5">
      <w:r w:rsidRPr="00D140B5">
        <w:t xml:space="preserve">The </w:t>
      </w:r>
      <w:r w:rsidR="00D30FE4">
        <w:t xml:space="preserve">evaluation </w:t>
      </w:r>
      <w:proofErr w:type="gramStart"/>
      <w:r w:rsidR="00D30FE4">
        <w:t>dataset</w:t>
      </w:r>
      <w:r w:rsidR="00541652">
        <w:t>[</w:t>
      </w:r>
      <w:proofErr w:type="gramEnd"/>
      <w:r w:rsidR="00541652">
        <w:t>cite the dataset]</w:t>
      </w:r>
      <w:r w:rsidRPr="00D140B5">
        <w:t xml:space="preserve"> consisted of paired-end Illumina </w:t>
      </w:r>
      <w:proofErr w:type="spellStart"/>
      <w:r w:rsidRPr="00D140B5">
        <w:t>NovaSeq</w:t>
      </w:r>
      <w:proofErr w:type="spellEnd"/>
      <w:r w:rsidRPr="00D140B5">
        <w:t xml:space="preserve"> 6000 RNA-seq libraries from a human cell-line study distributed across seven library-preparation protocols: Jumpcode, Jumpcode_Trio, NEB_RD, NEB_WO_RD, RepliG+Nextera_XT, Ribozero+NEBNext, and Trio. Each included protocol contributed two Control libraries, two 1:1 libraries, and two 10:1 libraries, yielding 42 libraries for the main comparison.</w:t>
      </w:r>
    </w:p>
    <w:p w14:paraId="546B2FBE" w14:textId="77777777" w:rsidR="00D140B5" w:rsidRPr="00D140B5" w:rsidRDefault="00D140B5" w:rsidP="000E5BD5">
      <w:pPr>
        <w:pStyle w:val="Heading2"/>
      </w:pPr>
      <w:commentRangeStart w:id="63"/>
      <w:r w:rsidRPr="00D140B5">
        <w:t>Evaluation of Mapping tools</w:t>
      </w:r>
      <w:commentRangeEnd w:id="63"/>
      <w:r w:rsidR="00501B93">
        <w:rPr>
          <w:rStyle w:val="CommentReference"/>
          <w:b w:val="0"/>
          <w:bCs w:val="0"/>
        </w:rPr>
        <w:commentReference w:id="63"/>
      </w:r>
    </w:p>
    <w:p w14:paraId="2F136809" w14:textId="1C63F656" w:rsidR="00D140B5" w:rsidRPr="00D140B5" w:rsidRDefault="00D140B5" w:rsidP="00D140B5">
      <w:r w:rsidRPr="00D140B5">
        <w:t>Host alignment was evaluated with BWA-MEM</w:t>
      </w:r>
      <w:r w:rsidR="00611FDC">
        <w:fldChar w:fldCharType="begin"/>
      </w:r>
      <w:r w:rsidR="00F4511C">
        <w:instrText xml:space="preserve"> ADDIN EN.CITE &lt;EndNote&gt;&lt;Cite&gt;&lt;Author&gt;Li&lt;/Author&gt;&lt;Year&gt;2013&lt;/Year&gt;&lt;RecNum&gt;16&lt;/RecNum&gt;&lt;DisplayText&gt;&lt;style face="superscript"&gt;31&lt;/style&gt;&lt;/DisplayText&gt;&lt;record&gt;&lt;rec-number&gt;16&lt;/rec-number&gt;&lt;foreign-keys&gt;&lt;key app="EN" db-id="e2p2xv0p4tdwfmeer26x5vflt02vfepxawtp" timestamp="1776787657"&gt;16&lt;/key&gt;&lt;/foreign-keys&gt;&lt;ref-type name="Journal Article"&gt;17&lt;/ref-type&gt;&lt;contributors&gt;&lt;authors&gt;&lt;author&gt;Heng Li&lt;/author&gt;&lt;/authors&gt;&lt;/contributors&gt;&lt;titles&gt;&lt;title&gt;Aligning sequence reads, clone sequences and assembly contigs with BWA-MEM&lt;/title&gt;&lt;secondary-title&gt;arXiv&lt;/secondary-title&gt;&lt;/titles&gt;&lt;periodical&gt;&lt;full-title&gt;arXiv&lt;/full-title&gt;&lt;/periodical&gt;&lt;edition&gt;26 May 2013&lt;/edition&gt;&lt;dates&gt;&lt;year&gt;2013&lt;/year&gt;&lt;/dates&gt;&lt;urls&gt;&lt;/urls&gt;&lt;electronic-resource-num&gt;10.48550/arXiv.1303.3997v2 [q-bio.GN]&lt;/electronic-resource-num&gt;&lt;/record&gt;&lt;/Cite&gt;&lt;/EndNote&gt;</w:instrText>
      </w:r>
      <w:r w:rsidR="00611FDC">
        <w:fldChar w:fldCharType="separate"/>
      </w:r>
      <w:r w:rsidR="00F4511C" w:rsidRPr="00F4511C">
        <w:rPr>
          <w:noProof/>
          <w:vertAlign w:val="superscript"/>
        </w:rPr>
        <w:t>31</w:t>
      </w:r>
      <w:r w:rsidR="00611FDC">
        <w:fldChar w:fldCharType="end"/>
      </w:r>
      <w:r w:rsidRPr="00D140B5">
        <w:t>, HISAT2</w:t>
      </w:r>
      <w:r w:rsidR="00683F7D">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r>
      <w:r w:rsidR="00E06372">
        <w:instrText xml:space="preserve"> ADDIN EN.CITE </w:instrText>
      </w:r>
      <w:r w:rsidR="00E06372">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r>
      <w:r w:rsidR="00E06372">
        <w:instrText xml:space="preserve"> ADDIN EN.CITE.DATA </w:instrText>
      </w:r>
      <w:r w:rsidR="00E06372">
        <w:fldChar w:fldCharType="end"/>
      </w:r>
      <w:r w:rsidR="00683F7D">
        <w:fldChar w:fldCharType="separate"/>
      </w:r>
      <w:r w:rsidR="00E06372" w:rsidRPr="00E06372">
        <w:rPr>
          <w:noProof/>
          <w:vertAlign w:val="superscript"/>
        </w:rPr>
        <w:t>22</w:t>
      </w:r>
      <w:r w:rsidR="00683F7D">
        <w:fldChar w:fldCharType="end"/>
      </w:r>
      <w:r w:rsidRPr="00D140B5">
        <w:t>, and STAR</w:t>
      </w:r>
      <w:r w:rsidR="00486FA5">
        <w:fldChar w:fldCharType="begin"/>
      </w:r>
      <w:r w:rsidR="00F4511C">
        <w:instrText xml:space="preserve"> ADDIN EN.CITE &lt;EndNote&gt;&lt;Cite&gt;&lt;Author&gt;Dobin&lt;/Author&gt;&lt;Year&gt;2013&lt;/Year&gt;&lt;RecNum&gt;19&lt;/RecNum&gt;&lt;DisplayText&gt;&lt;style face="superscript"&gt;32&lt;/style&gt;&lt;/DisplayText&gt;&lt;record&gt;&lt;rec-number&gt;19&lt;/rec-number&gt;&lt;foreign-keys&gt;&lt;key app="EN" db-id="e2p2xv0p4tdwfmeer26x5vflt02vfepxawtp" timestamp="1776788130"&gt;19&lt;/key&gt;&lt;/foreign-keys&gt;&lt;ref-type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rsidR="00486FA5">
        <w:fldChar w:fldCharType="separate"/>
      </w:r>
      <w:r w:rsidR="00F4511C" w:rsidRPr="00F4511C">
        <w:rPr>
          <w:noProof/>
          <w:vertAlign w:val="superscript"/>
        </w:rPr>
        <w:t>32</w:t>
      </w:r>
      <w:r w:rsidR="00486FA5">
        <w:fldChar w:fldCharType="end"/>
      </w:r>
      <w:r w:rsidRPr="00D140B5">
        <w:t xml:space="preserve">. Viral alignment in the finalized </w:t>
      </w:r>
      <w:r w:rsidR="00D30FE4">
        <w:t>evaluation</w:t>
      </w:r>
      <w:r w:rsidRPr="00D140B5">
        <w:t xml:space="preserve"> was evaluated with BWA-MEM and Bowtie2</w:t>
      </w:r>
      <w:r w:rsidR="00486FA5">
        <w:fldChar w:fldCharType="begin"/>
      </w:r>
      <w:r w:rsidR="00F74D4B">
        <w:instrText xml:space="preserve"> ADDIN EN.CITE &lt;EndNote&gt;&lt;Cite&gt;&lt;Author&gt;Langmead&lt;/Author&gt;&lt;Year&gt;2012&lt;/Year&gt;&lt;RecNum&gt;18&lt;/RecNum&gt;&lt;DisplayText&gt;&lt;style face="superscript"&gt;21&lt;/style&gt;&lt;/DisplayText&gt;&lt;record&gt;&lt;rec-number&gt;18&lt;/rec-number&gt;&lt;foreign-keys&gt;&lt;key app="EN" db-id="e2p2xv0p4tdwfmeer26x5vflt02vfepxawtp" timestamp="1776788022"&gt;18&lt;/key&gt;&lt;/foreign-keys&gt;&lt;ref-type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rsidR="00486FA5">
        <w:fldChar w:fldCharType="separate"/>
      </w:r>
      <w:r w:rsidR="00F74D4B" w:rsidRPr="00F74D4B">
        <w:rPr>
          <w:noProof/>
          <w:vertAlign w:val="superscript"/>
        </w:rPr>
        <w:t>21</w:t>
      </w:r>
      <w:r w:rsidR="00486FA5">
        <w:fldChar w:fldCharType="end"/>
      </w:r>
      <w:r w:rsidRPr="00D140B5">
        <w:t xml:space="preserve"> on the read pairs that remained after host subtraction. The earlier presentation deck also reflected exploratory minimap2 examples, but the finalized Analyses/</w:t>
      </w:r>
      <w:proofErr w:type="spellStart"/>
      <w:r w:rsidRPr="00D140B5">
        <w:t>full_run</w:t>
      </w:r>
      <w:proofErr w:type="spellEnd"/>
      <w:r w:rsidRPr="00D140B5">
        <w:t> outputs presented here were generated from the BWA-MEM and Bowtie2 viral-alignment comparison.</w:t>
      </w:r>
    </w:p>
    <w:p w14:paraId="168AFD36" w14:textId="77777777" w:rsidR="00D140B5" w:rsidRPr="00D140B5" w:rsidRDefault="00D140B5" w:rsidP="000E5BD5">
      <w:pPr>
        <w:pStyle w:val="Heading2"/>
      </w:pPr>
      <w:r w:rsidRPr="00D140B5">
        <w:t>Read QC and preprocessing</w:t>
      </w:r>
    </w:p>
    <w:p w14:paraId="6D20AF38" w14:textId="48095B30" w:rsidR="00D140B5" w:rsidRPr="00D140B5" w:rsidRDefault="00D140B5" w:rsidP="00D140B5">
      <w:r w:rsidRPr="00D140B5">
        <w:t>Raw RNA-seq reads were processed with fastp</w:t>
      </w:r>
      <w:r w:rsidR="00486FA5">
        <w:fldChar w:fldCharType="begin"/>
      </w:r>
      <w:r w:rsidR="00F4511C">
        <w:instrText xml:space="preserve"> ADDIN EN.CITE &lt;EndNote&gt;&lt;Cite&gt;&lt;Author&gt;Chen&lt;/Author&gt;&lt;Year&gt;2025&lt;/Year&gt;&lt;RecNum&gt;21&lt;/RecNum&gt;&lt;DisplayText&gt;&lt;style face="superscript"&gt;33&lt;/style&gt;&lt;/DisplayText&gt;&lt;record&gt;&lt;rec-number&gt;21&lt;/rec-number&gt;&lt;foreign-keys&gt;&lt;key app="EN" db-id="e2p2xv0p4tdwfmeer26x5vflt02vfepxawtp" timestamp="1776788351"&gt;21&lt;/key&gt;&lt;/foreign-keys&gt;&lt;ref-type name="Journal Article"&gt;17&lt;/ref-type&gt;&lt;contributors&gt;&lt;authors&gt;&lt;author&gt;Chen, S.&lt;/author&gt;&lt;/authors&gt;&lt;/contributors&gt;&lt;auth-address&gt;LifeX Institute Gannan Medical University Ganzhou China.&amp;#xD;HaploX Biotechnology Shenzhen China.&amp;#xD;Faculty of Data Science City University of Macau Macau China.&lt;/auth-address&gt;&lt;titles&gt;&lt;title&gt;fastp 1.0: An ultra-fast all-round tool for FASTQ data quality control and preprocessing&lt;/title&gt;&lt;secondary-title&gt;Imeta&lt;/secondary-title&gt;&lt;/titles&gt;&lt;periodical&gt;&lt;full-title&gt;Imeta&lt;/full-title&gt;&lt;/periodical&gt;&lt;pages&gt;e70078&lt;/pages&gt;&lt;volume&gt;4&lt;/volume&gt;&lt;number&gt;5&lt;/number&gt;&lt;edition&gt;20250909&lt;/edition&gt;&lt;keywords&gt;&lt;keyword&gt;Fastq&lt;/keyword&gt;&lt;keyword&gt;adapter&lt;/keyword&gt;&lt;keyword&gt;fastp&lt;/keyword&gt;&lt;keyword&gt;filtering&lt;/keyword&gt;&lt;keyword&gt;preprocessing&lt;/keyword&gt;&lt;keyword&gt;quality control&lt;/keyword&gt;&lt;/keywords&gt;&lt;dates&gt;&lt;year&gt;2025&lt;/year&gt;&lt;pub-dates&gt;&lt;date&gt;Oct&lt;/date&gt;&lt;/pub-dates&gt;&lt;/dates&gt;&lt;isbn&gt;2770-596X (Electronic)&amp;#xD;2770-5986 (Print)&amp;#xD;2770-5986 (Linking)&lt;/isbn&gt;&lt;accession-num&gt;41112039&lt;/accession-num&gt;&lt;urls&gt;&lt;related-urls&gt;&lt;url&gt;https://www.ncbi.nlm.nih.gov/pubmed/41112039&lt;/url&gt;&lt;/related-urls&gt;&lt;/urls&gt;&lt;custom1&gt;The author declares no conflicts of interest.&lt;/custom1&gt;&lt;custom2&gt;PMC12527978&lt;/custom2&gt;&lt;electronic-resource-num&gt;10.1002/imt2.70078&lt;/electronic-resource-num&gt;&lt;remote-database-name&gt;PubMed-not-MEDLINE&lt;/remote-database-name&gt;&lt;remote-database-provider&gt;NLM&lt;/remote-database-provider&gt;&lt;/record&gt;&lt;/Cite&gt;&lt;/EndNote&gt;</w:instrText>
      </w:r>
      <w:r w:rsidR="00486FA5">
        <w:fldChar w:fldCharType="separate"/>
      </w:r>
      <w:r w:rsidR="00F4511C" w:rsidRPr="00F4511C">
        <w:rPr>
          <w:noProof/>
          <w:vertAlign w:val="superscript"/>
        </w:rPr>
        <w:t>33</w:t>
      </w:r>
      <w:r w:rsidR="00486FA5">
        <w:fldChar w:fldCharType="end"/>
      </w:r>
      <w:r w:rsidRPr="00D140B5">
        <w:t xml:space="preserve"> to generate before- and after-filtering read totals, retention fractions, and the read denominators used for downstream normalization. </w:t>
      </w:r>
      <w:r w:rsidRPr="00D140B5">
        <w:lastRenderedPageBreak/>
        <w:t>The manuscript figures and tables use the </w:t>
      </w:r>
      <w:proofErr w:type="spellStart"/>
      <w:r w:rsidRPr="00D140B5">
        <w:t>after_filtering_total_reads</w:t>
      </w:r>
      <w:proofErr w:type="spellEnd"/>
      <w:r w:rsidRPr="00D140B5">
        <w:t> field as the primary total-read denominator.</w:t>
      </w:r>
    </w:p>
    <w:p w14:paraId="19EEF6CD" w14:textId="77777777" w:rsidR="00D140B5" w:rsidRPr="00D140B5" w:rsidRDefault="00D140B5" w:rsidP="000E5BD5">
      <w:pPr>
        <w:pStyle w:val="Heading2"/>
      </w:pPr>
      <w:r w:rsidRPr="00D140B5">
        <w:t>Host alignment and host gene quantification</w:t>
      </w:r>
    </w:p>
    <w:p w14:paraId="7F7EC8E5" w14:textId="3B3D4554" w:rsidR="00D140B5" w:rsidRPr="00D140B5" w:rsidRDefault="00D140B5" w:rsidP="00D140B5">
      <w:r w:rsidRPr="00D140B5">
        <w:t>Reads were aligned to</w:t>
      </w:r>
      <w:del w:id="64" w:author="Xu, Joshua" w:date="2026-05-15T16:20:00Z" w16du:dateUtc="2026-05-15T21:20:00Z">
        <w:r w:rsidRPr="00D140B5" w:rsidDel="00395198">
          <w:delText> </w:delText>
        </w:r>
      </w:del>
      <w:ins w:id="65" w:author="Xu, Joshua" w:date="2026-05-15T16:20:00Z" w16du:dateUtc="2026-05-15T21:20:00Z">
        <w:r w:rsidR="00395198">
          <w:t xml:space="preserve"> </w:t>
        </w:r>
      </w:ins>
      <w:r w:rsidRPr="00D140B5">
        <w:t>hg38</w:t>
      </w:r>
      <w:del w:id="66" w:author="Xu, Joshua" w:date="2026-05-15T16:20:00Z" w16du:dateUtc="2026-05-15T21:20:00Z">
        <w:r w:rsidRPr="00D140B5" w:rsidDel="00395198">
          <w:delText> </w:delText>
        </w:r>
      </w:del>
      <w:ins w:id="67" w:author="Xu, Joshua" w:date="2026-05-15T16:20:00Z" w16du:dateUtc="2026-05-15T21:20:00Z">
        <w:r w:rsidR="00395198">
          <w:t xml:space="preserve"> </w:t>
        </w:r>
      </w:ins>
      <w:r w:rsidRPr="00D140B5">
        <w:t>with each host mapper. Host gene quantification was generated from the hg38_ncbiRefSeq_exon</w:t>
      </w:r>
      <w:r w:rsidR="00486FA5">
        <w:t xml:space="preserve"> using</w:t>
      </w:r>
      <w:r w:rsidRPr="00D140B5">
        <w:t> featureCounts</w:t>
      </w:r>
      <w:r w:rsidR="00486FA5">
        <w:fldChar w:fldCharType="begin"/>
      </w:r>
      <w:r w:rsidR="00F4511C">
        <w:instrText xml:space="preserve"> ADDIN EN.CITE &lt;EndNote&gt;&lt;Cite&gt;&lt;Author&gt;Liao&lt;/Author&gt;&lt;Year&gt;2014&lt;/Year&gt;&lt;RecNum&gt;22&lt;/RecNum&gt;&lt;DisplayText&gt;&lt;style face="superscript"&gt;34&lt;/style&gt;&lt;/DisplayText&gt;&lt;record&gt;&lt;rec-number&gt;22&lt;/rec-number&gt;&lt;foreign-keys&gt;&lt;key app="EN" db-id="e2p2xv0p4tdwfmeer26x5vflt02vfepxawtp" timestamp="1776788464"&gt;22&lt;/key&gt;&lt;/foreign-keys&gt;&lt;ref-type name="Journal Article"&gt;17&lt;/ref-type&gt;&lt;contributors&gt;&lt;authors&gt;&lt;author&gt;Liao, Y.&lt;/author&gt;&lt;author&gt;Smyth, G. K.&lt;/author&gt;&lt;author&gt;Shi, W.&lt;/author&gt;&lt;/authors&gt;&lt;/contributors&gt;&lt;auth-address&gt;Bioinformatics Division, The Walter and Eliza Hall Institute of Medical Research, 1G Royal Parade, Parkville, VIC 3052, Department of Computing and Information Systems and Department of Mathematics and Statistics, The University of Melbourne, Parkville, VIC 3010, Australia.&lt;/auth-address&gt;&lt;titles&gt;&lt;title&gt;featureCounts: an efficient general purpose program for assigning sequence reads to genomic features&lt;/title&gt;&lt;secondary-title&gt;Bioinformatics&lt;/secondary-title&gt;&lt;/titles&gt;&lt;periodical&gt;&lt;full-title&gt;Bioinformatics&lt;/full-title&gt;&lt;/periodical&gt;&lt;pages&gt;923-30&lt;/pages&gt;&lt;volume&gt;30&lt;/volume&gt;&lt;number&gt;7&lt;/number&gt;&lt;edition&gt;20131113&lt;/edition&gt;&lt;keywords&gt;&lt;keyword&gt;Algorithms&lt;/keyword&gt;&lt;keyword&gt;Genome&lt;/keyword&gt;&lt;keyword&gt;Genomics/*methods&lt;/keyword&gt;&lt;keyword&gt;High-Throughput Nucleotide Sequencing&lt;/keyword&gt;&lt;keyword&gt;Histones/chemistry/genetics&lt;/keyword&gt;&lt;keyword&gt;Sequence Analysis, RNA&lt;/keyword&gt;&lt;keyword&gt;*Software&lt;/keyword&gt;&lt;/keywords&gt;&lt;dates&gt;&lt;year&gt;2014&lt;/year&gt;&lt;pub-dates&gt;&lt;date&gt;Apr 1&lt;/date&gt;&lt;/pub-dates&gt;&lt;/dates&gt;&lt;isbn&gt;1367-4811 (Electronic)&amp;#xD;1367-4803 (Linking)&lt;/isbn&gt;&lt;accession-num&gt;24227677&lt;/accession-num&gt;&lt;urls&gt;&lt;related-urls&gt;&lt;url&gt;https://www.ncbi.nlm.nih.gov/pubmed/24227677&lt;/url&gt;&lt;/related-urls&gt;&lt;/urls&gt;&lt;electronic-resource-num&gt;10.1093/bioinformatics/btt656&lt;/electronic-resource-num&gt;&lt;remote-database-name&gt;Medline&lt;/remote-database-name&gt;&lt;remote-database-provider&gt;NLM&lt;/remote-database-provider&gt;&lt;/record&gt;&lt;/Cite&gt;&lt;/EndNote&gt;</w:instrText>
      </w:r>
      <w:r w:rsidR="00486FA5">
        <w:fldChar w:fldCharType="separate"/>
      </w:r>
      <w:r w:rsidR="00F4511C" w:rsidRPr="00F4511C">
        <w:rPr>
          <w:noProof/>
          <w:vertAlign w:val="superscript"/>
        </w:rPr>
        <w:t>34</w:t>
      </w:r>
      <w:r w:rsidR="00486FA5">
        <w:fldChar w:fldCharType="end"/>
      </w:r>
      <w:r w:rsidRPr="00D140B5">
        <w:t xml:space="preserve">, and </w:t>
      </w:r>
      <w:commentRangeStart w:id="68"/>
      <w:r w:rsidRPr="00D140B5">
        <w:t>both </w:t>
      </w:r>
      <w:proofErr w:type="spellStart"/>
      <w:r w:rsidRPr="00D140B5">
        <w:t>count_pairs</w:t>
      </w:r>
      <w:proofErr w:type="spellEnd"/>
      <w:r w:rsidRPr="00D140B5">
        <w:t> and </w:t>
      </w:r>
      <w:proofErr w:type="spellStart"/>
      <w:r w:rsidRPr="00D140B5">
        <w:t>count_reads</w:t>
      </w:r>
      <w:proofErr w:type="spellEnd"/>
      <w:r w:rsidRPr="00D140B5">
        <w:t> </w:t>
      </w:r>
      <w:commentRangeStart w:id="69"/>
      <w:r w:rsidRPr="00D140B5">
        <w:t xml:space="preserve">matrices </w:t>
      </w:r>
      <w:commentRangeEnd w:id="68"/>
      <w:r w:rsidR="0089309D">
        <w:rPr>
          <w:rStyle w:val="CommentReference"/>
        </w:rPr>
        <w:commentReference w:id="68"/>
      </w:r>
      <w:commentRangeEnd w:id="69"/>
      <w:r w:rsidR="00483779">
        <w:rPr>
          <w:rStyle w:val="CommentReference"/>
        </w:rPr>
        <w:commentReference w:id="69"/>
      </w:r>
      <w:r w:rsidRPr="00D140B5">
        <w:t xml:space="preserve">were retained. The </w:t>
      </w:r>
      <w:r w:rsidR="00D30FE4">
        <w:t>evaluation</w:t>
      </w:r>
      <w:r w:rsidRPr="00D140B5">
        <w:t xml:space="preserve"> figures focus on the </w:t>
      </w:r>
      <w:proofErr w:type="spellStart"/>
      <w:r w:rsidRPr="00D140B5">
        <w:t>count_pairs</w:t>
      </w:r>
      <w:proofErr w:type="spellEnd"/>
      <w:r w:rsidRPr="00D140B5">
        <w:t> </w:t>
      </w:r>
      <w:commentRangeStart w:id="70"/>
      <w:r w:rsidRPr="00D140B5">
        <w:t>matrices</w:t>
      </w:r>
      <w:commentRangeEnd w:id="70"/>
      <w:r w:rsidR="00483779">
        <w:rPr>
          <w:rStyle w:val="CommentReference"/>
        </w:rPr>
        <w:commentReference w:id="70"/>
      </w:r>
      <w:r w:rsidRPr="00D140B5">
        <w:t>.</w:t>
      </w:r>
    </w:p>
    <w:p w14:paraId="3DEE02C3" w14:textId="77777777" w:rsidR="00D140B5" w:rsidRPr="00D140B5" w:rsidRDefault="00D140B5" w:rsidP="000E5BD5">
      <w:pPr>
        <w:pStyle w:val="Heading2"/>
      </w:pPr>
      <w:r w:rsidRPr="00D140B5">
        <w:t>Host read-pair removal</w:t>
      </w:r>
    </w:p>
    <w:p w14:paraId="6EECB932" w14:textId="138655FD" w:rsidR="00D140B5" w:rsidRPr="00D140B5" w:rsidRDefault="00D140B5" w:rsidP="00D140B5">
      <w:r w:rsidRPr="00D140B5">
        <w:t>For each sample and host mapper, the primary host-removal denominator was defined from the matching samtools</w:t>
      </w:r>
      <w:r w:rsidR="00486FA5">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r>
      <w:r w:rsidR="00F4511C">
        <w:instrText xml:space="preserve"> ADDIN EN.CITE </w:instrText>
      </w:r>
      <w:r w:rsidR="00F4511C">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r>
      <w:r w:rsidR="00F4511C">
        <w:instrText xml:space="preserve"> ADDIN EN.CITE.DATA </w:instrText>
      </w:r>
      <w:r w:rsidR="00F4511C">
        <w:fldChar w:fldCharType="end"/>
      </w:r>
      <w:r w:rsidR="00486FA5">
        <w:fldChar w:fldCharType="separate"/>
      </w:r>
      <w:r w:rsidR="00F4511C" w:rsidRPr="00F4511C">
        <w:rPr>
          <w:noProof/>
          <w:vertAlign w:val="superscript"/>
        </w:rPr>
        <w:t>35</w:t>
      </w:r>
      <w:r w:rsidR="00486FA5">
        <w:fldChar w:fldCharType="end"/>
      </w:r>
      <w:r w:rsidRPr="00D140B5">
        <w:t> stats output as </w:t>
      </w:r>
      <w:proofErr w:type="spellStart"/>
      <w:r w:rsidRPr="00D140B5">
        <w:t>after_filtering_total_reads</w:t>
      </w:r>
      <w:proofErr w:type="spellEnd"/>
      <w:r w:rsidRPr="00D140B5">
        <w:t xml:space="preserve"> - </w:t>
      </w:r>
      <w:proofErr w:type="spellStart"/>
      <w:r w:rsidRPr="00D140B5">
        <w:t>with_itself_and_mate_mapped</w:t>
      </w:r>
      <w:proofErr w:type="spellEnd"/>
      <w:r w:rsidRPr="00D140B5">
        <w:t>. This denominator quantified the read pool that remained available for viral mapping after host subtraction and was propagated to the targeted and untargeted viral summaries.</w:t>
      </w:r>
    </w:p>
    <w:p w14:paraId="0A89A283" w14:textId="77777777" w:rsidR="00D140B5" w:rsidRPr="00D140B5" w:rsidRDefault="00D140B5" w:rsidP="000E5BD5">
      <w:pPr>
        <w:pStyle w:val="Heading2"/>
      </w:pPr>
      <w:r w:rsidRPr="00D140B5">
        <w:t>Viral Taxonomic Screening and Alignment</w:t>
      </w:r>
    </w:p>
    <w:p w14:paraId="5D2C2C11" w14:textId="5B0E6CDE" w:rsidR="00D140B5" w:rsidRPr="00D140B5" w:rsidRDefault="00D140B5" w:rsidP="00D140B5">
      <w:r w:rsidRPr="00D140B5">
        <w:t xml:space="preserve">Two viral-reference modes were </w:t>
      </w:r>
      <w:r w:rsidR="00D30FE4">
        <w:t>us</w:t>
      </w:r>
      <w:r w:rsidRPr="00D140B5">
        <w:t xml:space="preserve">ed. In panel mode, </w:t>
      </w:r>
      <w:r w:rsidR="00523563">
        <w:t>non-host</w:t>
      </w:r>
      <w:r w:rsidRPr="00D140B5">
        <w:t xml:space="preserve"> read pairs were aligned to the legacy 7viruses bundle, which in the finalized outputs contained eight virus groups: EBV, FeLV, HEV, </w:t>
      </w:r>
      <w:proofErr w:type="gramStart"/>
      <w:r w:rsidRPr="00D140B5">
        <w:t>PCV1, REO1</w:t>
      </w:r>
      <w:proofErr w:type="gramEnd"/>
      <w:r w:rsidRPr="00D140B5">
        <w:t>, REO3, RSV, and Zika. In untargeted mode, the same read pairs were aligned to RVDB</w:t>
      </w:r>
      <w:r w:rsidR="00486FA5">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r>
      <w:r w:rsidR="00F4511C">
        <w:instrText xml:space="preserve"> ADDIN EN.CITE </w:instrText>
      </w:r>
      <w:r w:rsidR="00F4511C">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r>
      <w:r w:rsidR="00F4511C">
        <w:instrText xml:space="preserve"> ADDIN EN.CITE.DATA </w:instrText>
      </w:r>
      <w:r w:rsidR="00F4511C">
        <w:fldChar w:fldCharType="end"/>
      </w:r>
      <w:r w:rsidR="00486FA5">
        <w:fldChar w:fldCharType="separate"/>
      </w:r>
      <w:r w:rsidR="00F4511C" w:rsidRPr="00F4511C">
        <w:rPr>
          <w:noProof/>
          <w:vertAlign w:val="superscript"/>
        </w:rPr>
        <w:t>36</w:t>
      </w:r>
      <w:r w:rsidR="00486FA5">
        <w:fldChar w:fldCharType="end"/>
      </w:r>
      <w:ins w:id="71" w:author="Xu, Joshua" w:date="2026-05-15T16:23:00Z" w16du:dateUtc="2026-05-15T21:23:00Z">
        <w:r w:rsidR="004E5BF0">
          <w:t xml:space="preserve"> </w:t>
        </w:r>
      </w:ins>
      <w:r w:rsidRPr="00D140B5">
        <w:t>v31</w:t>
      </w:r>
      <w:r w:rsidR="00523563">
        <w:t xml:space="preserve">. In both modes, the quantification and coverage analysis were performed using our in-house tools, </w:t>
      </w:r>
      <w:proofErr w:type="spellStart"/>
      <w:r w:rsidR="00F4511C">
        <w:t>TaxonomicClassifier</w:t>
      </w:r>
      <w:proofErr w:type="spellEnd"/>
      <w:r w:rsidR="00523563" w:rsidRPr="00D140B5">
        <w:t xml:space="preserve"> </w:t>
      </w:r>
      <w:r w:rsidR="00523563">
        <w:t xml:space="preserve">and </w:t>
      </w:r>
      <w:proofErr w:type="spellStart"/>
      <w:r w:rsidR="00523563">
        <w:t>ViraQuant</w:t>
      </w:r>
      <w:proofErr w:type="spellEnd"/>
      <w:r w:rsidR="00523563">
        <w:t xml:space="preserve"> tools. The </w:t>
      </w:r>
      <w:del w:id="72" w:author="Xu, Joshua" w:date="2026-05-15T16:30:00Z" w16du:dateUtc="2026-05-15T21:30:00Z">
        <w:r w:rsidRPr="00D140B5" w:rsidDel="00CA5FB2">
          <w:delText xml:space="preserve"> </w:delText>
        </w:r>
      </w:del>
      <w:r w:rsidR="00523563">
        <w:t>non-host</w:t>
      </w:r>
      <w:r w:rsidR="00523563" w:rsidRPr="00D140B5">
        <w:t xml:space="preserve"> read pairs </w:t>
      </w:r>
      <w:r w:rsidR="00523563">
        <w:t xml:space="preserve">were also analyzed by </w:t>
      </w:r>
      <w:r w:rsidRPr="00D140B5">
        <w:t>Kraken2</w:t>
      </w:r>
      <w:r w:rsidR="00486FA5">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 </w:instrTex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EN.CITE.DATA </w:instrText>
      </w:r>
      <w:r w:rsidR="00F74D4B">
        <w:fldChar w:fldCharType="end"/>
      </w:r>
      <w:r w:rsidR="00486FA5">
        <w:fldChar w:fldCharType="separate"/>
      </w:r>
      <w:r w:rsidR="00F74D4B" w:rsidRPr="00F74D4B">
        <w:rPr>
          <w:noProof/>
          <w:vertAlign w:val="superscript"/>
        </w:rPr>
        <w:t>24</w:t>
      </w:r>
      <w:r w:rsidR="00486FA5">
        <w:fldChar w:fldCharType="end"/>
      </w:r>
      <w:r w:rsidR="00F931BE">
        <w:t xml:space="preserve"> using its official viral database,</w:t>
      </w:r>
      <w:r w:rsidRPr="00D140B5">
        <w:t xml:space="preserve"> </w:t>
      </w:r>
      <w:r w:rsidR="00F931BE">
        <w:t xml:space="preserve">and the </w:t>
      </w:r>
      <w:r w:rsidRPr="00D140B5">
        <w:t xml:space="preserve">viral </w:t>
      </w:r>
      <w:commentRangeStart w:id="73"/>
      <w:proofErr w:type="spellStart"/>
      <w:r w:rsidRPr="00D140B5">
        <w:t>taxid</w:t>
      </w:r>
      <w:proofErr w:type="spellEnd"/>
      <w:r w:rsidRPr="00D140B5">
        <w:t xml:space="preserve"> </w:t>
      </w:r>
      <w:commentRangeEnd w:id="73"/>
      <w:r w:rsidR="00FC6E3B">
        <w:rPr>
          <w:rStyle w:val="CommentReference"/>
        </w:rPr>
        <w:commentReference w:id="73"/>
      </w:r>
      <w:r w:rsidRPr="00D140B5">
        <w:t xml:space="preserve">reports </w:t>
      </w:r>
      <w:r w:rsidR="00F931BE">
        <w:t xml:space="preserve">were used </w:t>
      </w:r>
      <w:r w:rsidR="002D08B4">
        <w:t>for assessing</w:t>
      </w:r>
      <w:r w:rsidR="00F931BE">
        <w:t xml:space="preserve"> the</w:t>
      </w:r>
      <w:r w:rsidRPr="00D140B5">
        <w:t xml:space="preserve"> discovery-mode agreement.</w:t>
      </w:r>
    </w:p>
    <w:p w14:paraId="02A37606" w14:textId="644DF625" w:rsidR="00D140B5" w:rsidRPr="009C5E35" w:rsidRDefault="00D140B5" w:rsidP="009C5E35">
      <w:pPr>
        <w:pStyle w:val="Heading2"/>
      </w:pPr>
      <w:r w:rsidRPr="009C5E35">
        <w:t>Coverage Analysis</w:t>
      </w:r>
      <w:r w:rsidR="009C5E35" w:rsidRPr="009C5E35">
        <w:t>,</w:t>
      </w:r>
      <w:r w:rsidRPr="009C5E35">
        <w:t xml:space="preserve"> Quantification</w:t>
      </w:r>
      <w:r w:rsidR="009C5E35" w:rsidRPr="009C5E35">
        <w:t>, and Screening</w:t>
      </w:r>
    </w:p>
    <w:p w14:paraId="3173D803" w14:textId="37AE457C" w:rsidR="009C5E35" w:rsidRDefault="009C5E35" w:rsidP="009C5E35">
      <w:r w:rsidRPr="009C5E35">
        <w:t xml:space="preserve">We developed an in-house Python script, </w:t>
      </w:r>
      <w:ins w:id="74" w:author="Xu, Joshua" w:date="2026-05-15T16:30:00Z" w16du:dateUtc="2026-05-15T21:30:00Z">
        <w:r w:rsidR="00226CD6">
          <w:t>“</w:t>
        </w:r>
      </w:ins>
      <w:del w:id="75" w:author="Xu, Joshua" w:date="2026-05-15T16:30:00Z" w16du:dateUtc="2026-05-15T21:30:00Z">
        <w:r w:rsidDel="00226CD6">
          <w:delText>`</w:delText>
        </w:r>
      </w:del>
      <w:r w:rsidRPr="009C5E35">
        <w:t>ViraQuant.py</w:t>
      </w:r>
      <w:ins w:id="76" w:author="Xu, Joshua" w:date="2026-05-15T16:30:00Z" w16du:dateUtc="2026-05-15T21:30:00Z">
        <w:r w:rsidR="00226CD6">
          <w:t>”</w:t>
        </w:r>
      </w:ins>
      <w:del w:id="77" w:author="Xu, Joshua" w:date="2026-05-15T16:30:00Z" w16du:dateUtc="2026-05-15T21:30:00Z">
        <w:r w:rsidDel="00226CD6">
          <w:delText>`</w:delText>
        </w:r>
      </w:del>
      <w:r w:rsidRPr="009C5E35">
        <w:t xml:space="preserve">, to quantify viral signals in Illumina paired-end sequencing data from coordinate-sorted, indexed BAM files using per-base depth summaries. The tool supports both targeted analysis of user-specified viral contigs and an unbiased full-BAM scan mode. In targeted mode, </w:t>
      </w:r>
      <w:proofErr w:type="spellStart"/>
      <w:r w:rsidR="00F4511C">
        <w:t>ViraQuant</w:t>
      </w:r>
      <w:proofErr w:type="spellEnd"/>
      <w:r w:rsidRPr="009C5E35">
        <w:t xml:space="preserve"> computes contig-level metrics and, when a virus list groups multiple contigs under a shared virus label, also generates virus-level summaries by pooling per-base depth information across member contigs in a position-weighted manner, equivalent to concatenating contigs end-to-end. Reported metrics include reference length, mapped read counts, mapped reads per base, breadth of coverage, mean depth across all positions, depth quantiles summarizing the minimum depth observed across specified genome fractions, and threshold-based coverage statistics such as the fraction of positions meeting a minimum depth cutoff together with the mean and median depth among covered bases. In scan </w:t>
      </w:r>
      <w:r w:rsidRPr="009C5E35">
        <w:lastRenderedPageBreak/>
        <w:t xml:space="preserve">mode, the program evaluates all contigs in the BAM file and reports those meeting a user-defined numerical criterion based on mapping or depth-derived metrics, enabling systematic screening for candidate viral references without a predefined target list. The tool writes a tab-delimited results file together with a YAML sidecar capturing the effective run parameters, supporting reproducible assessment of both viral detection and relative abundance. </w:t>
      </w:r>
    </w:p>
    <w:p w14:paraId="007CE5D3" w14:textId="5BC09B79" w:rsidR="00541652" w:rsidRDefault="00541652" w:rsidP="009C5E35">
      <w:pPr>
        <w:rPr>
          <w:b/>
          <w:bCs/>
        </w:rPr>
      </w:pPr>
      <w:r w:rsidRPr="007013E6">
        <w:rPr>
          <w:b/>
          <w:bCs/>
          <w:noProof/>
        </w:rPr>
        <mc:AlternateContent>
          <mc:Choice Requires="wpg">
            <w:drawing>
              <wp:anchor distT="0" distB="0" distL="114300" distR="114300" simplePos="0" relativeHeight="251659264" behindDoc="0" locked="0" layoutInCell="1" allowOverlap="1" wp14:anchorId="071958A9" wp14:editId="726B0DDA">
                <wp:simplePos x="0" y="0"/>
                <wp:positionH relativeFrom="margin">
                  <wp:posOffset>0</wp:posOffset>
                </wp:positionH>
                <wp:positionV relativeFrom="paragraph">
                  <wp:posOffset>316230</wp:posOffset>
                </wp:positionV>
                <wp:extent cx="5633085" cy="1050290"/>
                <wp:effectExtent l="0" t="0" r="24765" b="16510"/>
                <wp:wrapTopAndBottom/>
                <wp:docPr id="123" name="Google Shape;123;p20"/>
                <wp:cNvGraphicFramePr/>
                <a:graphic xmlns:a="http://schemas.openxmlformats.org/drawingml/2006/main">
                  <a:graphicData uri="http://schemas.microsoft.com/office/word/2010/wordprocessingGroup">
                    <wpg:wgp>
                      <wpg:cNvGrpSpPr/>
                      <wpg:grpSpPr>
                        <a:xfrm>
                          <a:off x="0" y="0"/>
                          <a:ext cx="5633085" cy="1050290"/>
                          <a:chOff x="0" y="0"/>
                          <a:chExt cx="8825250" cy="1590803"/>
                        </a:xfrm>
                      </wpg:grpSpPr>
                      <pic:pic xmlns:pic="http://schemas.openxmlformats.org/drawingml/2006/picture">
                        <pic:nvPicPr>
                          <pic:cNvPr id="1924970909" name="Google Shape;124;p20" descr="Picture 21"/>
                          <pic:cNvPicPr preferRelativeResize="0"/>
                        </pic:nvPicPr>
                        <pic:blipFill rotWithShape="1">
                          <a:blip r:embed="rId16">
                            <a:alphaModFix/>
                          </a:blip>
                          <a:srcRect t="69228" b="4371"/>
                          <a:stretch/>
                        </pic:blipFill>
                        <pic:spPr>
                          <a:xfrm>
                            <a:off x="0" y="47475"/>
                            <a:ext cx="8825198" cy="1368950"/>
                          </a:xfrm>
                          <a:prstGeom prst="rect">
                            <a:avLst/>
                          </a:prstGeom>
                          <a:noFill/>
                          <a:ln>
                            <a:noFill/>
                          </a:ln>
                        </pic:spPr>
                      </pic:pic>
                      <wps:wsp>
                        <wps:cNvPr id="2114449716" name="Google Shape;125;p20"/>
                        <wps:cNvSpPr/>
                        <wps:spPr>
                          <a:xfrm>
                            <a:off x="529050" y="902075"/>
                            <a:ext cx="8296200" cy="71100"/>
                          </a:xfrm>
                          <a:prstGeom prst="rect">
                            <a:avLst/>
                          </a:prstGeom>
                          <a:noFill/>
                          <a:ln w="19050" cap="flat" cmpd="sng">
                            <a:solidFill>
                              <a:srgbClr val="009600"/>
                            </a:solidFill>
                            <a:prstDash val="solid"/>
                            <a:round/>
                            <a:headEnd type="none" w="sm" len="sm"/>
                            <a:tailEnd type="none" w="sm" len="sm"/>
                          </a:ln>
                        </wps:spPr>
                        <wps:bodyPr spcFirstLastPara="1" wrap="square" lIns="91425" tIns="91425" rIns="91425" bIns="91425" anchor="ctr" anchorCtr="0">
                          <a:noAutofit/>
                        </wps:bodyPr>
                      </wps:wsp>
                      <wps:wsp>
                        <wps:cNvPr id="719063539" name="Google Shape;126;p20"/>
                        <wps:cNvSpPr/>
                        <wps:spPr>
                          <a:xfrm>
                            <a:off x="2990000" y="0"/>
                            <a:ext cx="285000" cy="1543200"/>
                          </a:xfrm>
                          <a:prstGeom prst="rect">
                            <a:avLst/>
                          </a:prstGeom>
                          <a:noFill/>
                          <a:ln w="19050" cap="flat" cmpd="sng">
                            <a:solidFill>
                              <a:srgbClr val="FF0000"/>
                            </a:solidFill>
                            <a:prstDash val="dash"/>
                            <a:round/>
                            <a:headEnd type="none" w="sm" len="sm"/>
                            <a:tailEnd type="none" w="sm" len="sm"/>
                          </a:ln>
                        </wps:spPr>
                        <wps:bodyPr spcFirstLastPara="1" wrap="square" lIns="91425" tIns="91425" rIns="91425" bIns="91425" anchor="ctr" anchorCtr="0">
                          <a:noAutofit/>
                        </wps:bodyPr>
                      </wps:wsp>
                      <wps:wsp>
                        <wps:cNvPr id="938950155" name="Google Shape;127;p20"/>
                        <wps:cNvSpPr txBox="1"/>
                        <wps:spPr>
                          <a:xfrm>
                            <a:off x="3314450" y="1400603"/>
                            <a:ext cx="1519200" cy="190200"/>
                          </a:xfrm>
                          <a:prstGeom prst="rect">
                            <a:avLst/>
                          </a:prstGeom>
                          <a:noFill/>
                          <a:ln>
                            <a:noFill/>
                          </a:ln>
                        </wps:spPr>
                        <wps:txbx>
                          <w:txbxContent>
                            <w:p w14:paraId="7EE8CCA2" w14:textId="77777777" w:rsidR="00541652" w:rsidRPr="007013E6" w:rsidRDefault="00541652" w:rsidP="00541652">
                              <w:pPr>
                                <w:rPr>
                                  <w:kern w:val="0"/>
                                  <w14:ligatures w14:val="none"/>
                                </w:rPr>
                              </w:pPr>
                              <w:r w:rsidRPr="007013E6">
                                <w:t>Non-specific mapping</w:t>
                              </w:r>
                            </w:p>
                          </w:txbxContent>
                        </wps:txbx>
                        <wps:bodyPr spcFirstLastPara="1" wrap="square" lIns="0" tIns="0" rIns="0" bIns="0" anchor="t" anchorCtr="0">
                          <a:noAutofit/>
                        </wps:bodyPr>
                      </wps:wsp>
                      <wps:wsp>
                        <wps:cNvPr id="500768715" name="Google Shape;128;p20"/>
                        <wps:cNvSpPr txBox="1"/>
                        <wps:spPr>
                          <a:xfrm>
                            <a:off x="5213575" y="973175"/>
                            <a:ext cx="3459300" cy="190200"/>
                          </a:xfrm>
                          <a:prstGeom prst="rect">
                            <a:avLst/>
                          </a:prstGeom>
                          <a:noFill/>
                          <a:ln>
                            <a:noFill/>
                          </a:ln>
                        </wps:spPr>
                        <wps:txbx>
                          <w:txbxContent>
                            <w:p w14:paraId="38C9D359" w14:textId="77777777" w:rsidR="00541652" w:rsidRPr="007013E6" w:rsidRDefault="00541652" w:rsidP="00541652">
                              <w:pPr>
                                <w:rPr>
                                  <w:kern w:val="0"/>
                                  <w14:ligatures w14:val="none"/>
                                </w:rPr>
                              </w:pPr>
                              <w:r w:rsidRPr="007013E6">
                                <w:t>Evenly distributed across the entire virus genome</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1958A9" id="Google Shape;123;p20" o:spid="_x0000_s1026" style="position:absolute;margin-left:0;margin-top:24.9pt;width:443.55pt;height:82.7pt;z-index:251659264;mso-position-horizontal-relative:margin;mso-width-relative:margin;mso-height-relative:margin" coordsize="88252,1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4;p20" o:spid="_x0000_s1027" type="#_x0000_t75" alt="Picture 21" style="position:absolute;top:474;width:88251;height:136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">
                  <v:imagedata r:id="rId17" o:title="Picture 21" croptop="45369f" cropbottom="2865f"/>
                </v:shape>
                <v:rect id="Google Shape;125;p20" o:spid="_x0000_s1028" style="position:absolute;left:5290;top:9020;width:8296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" filled="f" strokecolor="#009600" strokeweight="1.5pt">
                  <v:stroke startarrowwidth="narrow" startarrowlength="short" endarrowwidth="narrow" endarrowlength="short" joinstyle="round"/>
                  <v:textbox inset="2.53958mm,2.53958mm,2.53958mm,2.53958mm"/>
                </v:rect>
                <v:rect id="Google Shape;126;p20" o:spid="_x0000_s1029" style="position:absolute;left:29900;width:2850;height:15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" filled="f" strokecolor="red" strokeweight="1.5pt">
                  <v:stroke dashstyle="dash" startarrowwidth="narrow" startarrowlength="short" endarrowwidth="narrow" endarrowlength="short" joinstyle="round"/>
                  <v:textbox inset="2.53958mm,2.53958mm,2.53958mm,2.53958mm"/>
                </v:rect>
                <v:shapetype id="_x0000_t202" coordsize="21600,21600" o:spt="202" path="m,l,21600r21600,l21600,xe">
                  <v:stroke joinstyle="miter"/>
                  <v:path gradientshapeok="t" o:connecttype="rect"/>
                </v:shapetype>
                <v:shape id="Google Shape;127;p20" o:spid="_x0000_s1030" type="#_x0000_t202" style="position:absolute;left:33144;top:14006;width:1519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" filled="f" stroked="f">
                  <v:textbox inset="0,0,0,0">
                    <w:txbxContent>
                      <w:p w14:paraId="7EE8CCA2" w14:textId="77777777" w:rsidR="00541652" w:rsidRPr="007013E6" w:rsidRDefault="00541652" w:rsidP="00541652">
                        <w:pPr>
                          <w:rPr>
                            <w:kern w:val="0"/>
                            <w14:ligatures w14:val="none"/>
                          </w:rPr>
                        </w:pPr>
                        <w:r w:rsidRPr="007013E6">
                          <w:t>Non-specific mapping</w:t>
                        </w:r>
                      </w:p>
                    </w:txbxContent>
                  </v:textbox>
                </v:shape>
                <v:shape id="Google Shape;128;p20" o:spid="_x0000_s1031" type="#_x0000_t202" style="position:absolute;left:52135;top:9731;width:3459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" filled="f" stroked="f">
                  <v:textbox inset="0,0,0,0">
                    <w:txbxContent>
                      <w:p w14:paraId="38C9D359" w14:textId="77777777" w:rsidR="00541652" w:rsidRPr="007013E6" w:rsidRDefault="00541652" w:rsidP="00541652">
                        <w:pPr>
                          <w:rPr>
                            <w:kern w:val="0"/>
                            <w14:ligatures w14:val="none"/>
                          </w:rPr>
                        </w:pPr>
                        <w:r w:rsidRPr="007013E6">
                          <w:t>Evenly distributed across the entire virus genome</w:t>
                        </w:r>
                      </w:p>
                    </w:txbxContent>
                  </v:textbox>
                </v:shape>
                <w10:wrap type="topAndBottom" anchorx="margin"/>
              </v:group>
            </w:pict>
          </mc:Fallback>
        </mc:AlternateContent>
      </w:r>
    </w:p>
    <w:p w14:paraId="68B2D620" w14:textId="77777777" w:rsidR="00541652" w:rsidRDefault="00541652" w:rsidP="00541652">
      <w:r w:rsidRPr="004A58BE">
        <w:rPr>
          <w:noProof/>
        </w:rPr>
        <w:drawing>
          <wp:inline distT="0" distB="0" distL="0" distR="0" wp14:anchorId="75F797B1" wp14:editId="36835B0F">
            <wp:extent cx="2757463" cy="151895"/>
            <wp:effectExtent l="0" t="0" r="5080" b="635"/>
            <wp:docPr id="12" name="Picture 11">
              <a:extLst xmlns:a="http://schemas.openxmlformats.org/drawingml/2006/main">
                <a:ext uri="{FF2B5EF4-FFF2-40B4-BE49-F238E27FC236}">
                  <a16:creationId xmlns:a16="http://schemas.microsoft.com/office/drawing/2014/main" id="{A0172E3B-1BDF-FF26-3BFB-B938046B3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0172E3B-1BDF-FF26-3BFB-B938046B3BB3}"/>
                        </a:ext>
                      </a:extLst>
                    </pic:cNvPr>
                    <pic:cNvPicPr>
                      <a:picLocks noChangeAspect="1"/>
                    </pic:cNvPicPr>
                  </pic:nvPicPr>
                  <pic:blipFill>
                    <a:blip r:embed="rId18"/>
                    <a:stretch>
                      <a:fillRect/>
                    </a:stretch>
                  </pic:blipFill>
                  <pic:spPr>
                    <a:xfrm>
                      <a:off x="0" y="0"/>
                      <a:ext cx="2757463" cy="151895"/>
                    </a:xfrm>
                    <a:prstGeom prst="rect">
                      <a:avLst/>
                    </a:prstGeom>
                  </pic:spPr>
                </pic:pic>
              </a:graphicData>
            </a:graphic>
          </wp:inline>
        </w:drawing>
      </w:r>
    </w:p>
    <w:p w14:paraId="2FCD6710" w14:textId="638459C7" w:rsidR="00541652" w:rsidRDefault="00541652" w:rsidP="00541652">
      <w:r w:rsidRPr="00541652">
        <w:rPr>
          <w:b/>
          <w:bCs/>
        </w:rPr>
        <w:t>Suppl Figure 2</w:t>
      </w:r>
      <w:r>
        <w:t>: visualization of several possible measures for better estimation of read coverage</w:t>
      </w:r>
    </w:p>
    <w:p w14:paraId="6F3F15FB" w14:textId="23733A0F" w:rsidR="00541652" w:rsidRDefault="00541652" w:rsidP="00541652">
      <w:r w:rsidRPr="00541652">
        <w:rPr>
          <w:b/>
          <w:bCs/>
        </w:rPr>
        <w:t>Suppl Table 3</w:t>
      </w:r>
      <w:r>
        <w:t xml:space="preserve">: An example </w:t>
      </w:r>
      <w:proofErr w:type="spellStart"/>
      <w:r w:rsidR="00F4511C">
        <w:t>ViraQuant</w:t>
      </w:r>
      <w:proofErr w:type="spellEnd"/>
      <w:r>
        <w:t xml:space="preserve"> report</w:t>
      </w:r>
    </w:p>
    <w:p w14:paraId="04B63DBB" w14:textId="5E6AEF38" w:rsidR="00541652" w:rsidRDefault="00541652" w:rsidP="00541652">
      <w:r w:rsidRPr="00C82592">
        <w:rPr>
          <w:noProof/>
        </w:rPr>
        <w:lastRenderedPageBreak/>
        <mc:AlternateContent>
          <mc:Choice Requires="wpg">
            <w:drawing>
              <wp:anchor distT="0" distB="0" distL="114300" distR="114300" simplePos="0" relativeHeight="251661312" behindDoc="0" locked="0" layoutInCell="1" allowOverlap="1" wp14:anchorId="476831B4" wp14:editId="0347919F">
                <wp:simplePos x="0" y="0"/>
                <wp:positionH relativeFrom="column">
                  <wp:posOffset>0</wp:posOffset>
                </wp:positionH>
                <wp:positionV relativeFrom="paragraph">
                  <wp:posOffset>3082925</wp:posOffset>
                </wp:positionV>
                <wp:extent cx="5197475" cy="5143500"/>
                <wp:effectExtent l="0" t="0" r="22225" b="0"/>
                <wp:wrapTopAndBottom/>
                <wp:docPr id="2" name="Group 1">
                  <a:extLst xmlns:a="http://schemas.openxmlformats.org/drawingml/2006/main">
                    <a:ext uri="{FF2B5EF4-FFF2-40B4-BE49-F238E27FC236}">
                      <a16:creationId xmlns:a16="http://schemas.microsoft.com/office/drawing/2014/main" id="{684B6CC9-E002-AA81-EEA2-E748D6FD5750}"/>
                    </a:ext>
                  </a:extLst>
                </wp:docPr>
                <wp:cNvGraphicFramePr/>
                <a:graphic xmlns:a="http://schemas.openxmlformats.org/drawingml/2006/main">
                  <a:graphicData uri="http://schemas.microsoft.com/office/word/2010/wordprocessingGroup">
                    <wpg:wgp>
                      <wpg:cNvGrpSpPr/>
                      <wpg:grpSpPr>
                        <a:xfrm>
                          <a:off x="0" y="0"/>
                          <a:ext cx="5197475" cy="5143500"/>
                          <a:chOff x="0" y="0"/>
                          <a:chExt cx="5197537" cy="5143500"/>
                        </a:xfrm>
                      </wpg:grpSpPr>
                      <pic:pic xmlns:pic="http://schemas.openxmlformats.org/drawingml/2006/picture">
                        <pic:nvPicPr>
                          <pic:cNvPr id="1921309048" name="Picture 1921309048">
                            <a:extLst>
                              <a:ext uri="{FF2B5EF4-FFF2-40B4-BE49-F238E27FC236}">
                                <a16:creationId xmlns:a16="http://schemas.microsoft.com/office/drawing/2014/main" id="{5AF3244B-D789-2D77-79E3-8E0DD6CF67E8}"/>
                              </a:ext>
                            </a:extLst>
                          </pic:cNvPr>
                          <pic:cNvPicPr>
                            <a:picLocks noChangeAspect="1"/>
                          </pic:cNvPicPr>
                        </pic:nvPicPr>
                        <pic:blipFill>
                          <a:blip r:embed="rId19"/>
                          <a:stretch>
                            <a:fillRect/>
                          </a:stretch>
                        </pic:blipFill>
                        <pic:spPr>
                          <a:xfrm>
                            <a:off x="33810" y="0"/>
                            <a:ext cx="5133981" cy="5143500"/>
                          </a:xfrm>
                          <a:prstGeom prst="rect">
                            <a:avLst/>
                          </a:prstGeom>
                        </pic:spPr>
                      </pic:pic>
                      <wps:wsp>
                        <wps:cNvPr id="2130671233" name="Rectangle 2130671233">
                          <a:extLst>
                            <a:ext uri="{FF2B5EF4-FFF2-40B4-BE49-F238E27FC236}">
                              <a16:creationId xmlns:a16="http://schemas.microsoft.com/office/drawing/2014/main" id="{26C6868E-C53E-FABC-D3F3-44DF041ED71A}"/>
                            </a:ext>
                          </a:extLst>
                        </wps:cNvPr>
                        <wps:cNvSpPr/>
                        <wps:spPr>
                          <a:xfrm>
                            <a:off x="4062" y="1549666"/>
                            <a:ext cx="5193475" cy="9837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954553" name="Rectangle 2134954553">
                          <a:extLst>
                            <a:ext uri="{FF2B5EF4-FFF2-40B4-BE49-F238E27FC236}">
                              <a16:creationId xmlns:a16="http://schemas.microsoft.com/office/drawing/2014/main" id="{0ED7DCDB-CCE3-6677-BCB5-F506EEF88EE2}"/>
                            </a:ext>
                          </a:extLst>
                        </wps:cNvPr>
                        <wps:cNvSpPr/>
                        <wps:spPr>
                          <a:xfrm>
                            <a:off x="4062" y="1175917"/>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043263" name="Rectangle 630043263">
                          <a:extLst>
                            <a:ext uri="{FF2B5EF4-FFF2-40B4-BE49-F238E27FC236}">
                              <a16:creationId xmlns:a16="http://schemas.microsoft.com/office/drawing/2014/main" id="{1411C2B1-43C5-8FAD-670D-96E5F6E8F643}"/>
                            </a:ext>
                          </a:extLst>
                        </wps:cNvPr>
                        <wps:cNvSpPr/>
                        <wps:spPr>
                          <a:xfrm>
                            <a:off x="4062" y="3872245"/>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230080" name="Rectangle 979230080">
                          <a:extLst>
                            <a:ext uri="{FF2B5EF4-FFF2-40B4-BE49-F238E27FC236}">
                              <a16:creationId xmlns:a16="http://schemas.microsoft.com/office/drawing/2014/main" id="{4C8B3B91-5C4E-D652-F57A-90B68F38E919}"/>
                            </a:ext>
                          </a:extLst>
                        </wps:cNvPr>
                        <wps:cNvSpPr/>
                        <wps:spPr>
                          <a:xfrm>
                            <a:off x="4062" y="4843880"/>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40587" name="Rectangle 213140587">
                          <a:extLst>
                            <a:ext uri="{FF2B5EF4-FFF2-40B4-BE49-F238E27FC236}">
                              <a16:creationId xmlns:a16="http://schemas.microsoft.com/office/drawing/2014/main" id="{8994EA84-700F-320E-27A3-B47BD9F15A62}"/>
                            </a:ext>
                          </a:extLst>
                        </wps:cNvPr>
                        <wps:cNvSpPr/>
                        <wps:spPr>
                          <a:xfrm>
                            <a:off x="0" y="4363418"/>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673025" name="Rectangle 2111673025">
                          <a:extLst>
                            <a:ext uri="{FF2B5EF4-FFF2-40B4-BE49-F238E27FC236}">
                              <a16:creationId xmlns:a16="http://schemas.microsoft.com/office/drawing/2014/main" id="{FBE2025D-1558-75DF-8756-B9D8EA3D2867}"/>
                            </a:ext>
                          </a:extLst>
                        </wps:cNvPr>
                        <wps:cNvSpPr/>
                        <wps:spPr>
                          <a:xfrm>
                            <a:off x="1345975"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752527" name="Rectangle 235752527">
                          <a:extLst>
                            <a:ext uri="{FF2B5EF4-FFF2-40B4-BE49-F238E27FC236}">
                              <a16:creationId xmlns:a16="http://schemas.microsoft.com/office/drawing/2014/main" id="{FFBC6CF2-1858-F6DC-39BD-EFBF1A67B636}"/>
                            </a:ext>
                          </a:extLst>
                        </wps:cNvPr>
                        <wps:cNvSpPr/>
                        <wps:spPr>
                          <a:xfrm>
                            <a:off x="2102037"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451238" name="Rectangle 457451238">
                          <a:extLst>
                            <a:ext uri="{FF2B5EF4-FFF2-40B4-BE49-F238E27FC236}">
                              <a16:creationId xmlns:a16="http://schemas.microsoft.com/office/drawing/2014/main" id="{69E0C9AD-BF58-9EC4-4281-5A82611CA69D}"/>
                            </a:ext>
                          </a:extLst>
                        </wps:cNvPr>
                        <wps:cNvSpPr/>
                        <wps:spPr>
                          <a:xfrm>
                            <a:off x="2323586"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304670" name="Rectangle 1957304670">
                          <a:extLst>
                            <a:ext uri="{FF2B5EF4-FFF2-40B4-BE49-F238E27FC236}">
                              <a16:creationId xmlns:a16="http://schemas.microsoft.com/office/drawing/2014/main" id="{82424086-29C3-1019-1A5C-FC085EA27A1B}"/>
                            </a:ext>
                          </a:extLst>
                        </wps:cNvPr>
                        <wps:cNvSpPr/>
                        <wps:spPr>
                          <a:xfrm>
                            <a:off x="3443949" y="39584"/>
                            <a:ext cx="13446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DA03D88" id="Group 1" o:spid="_x0000_s1026" style="position:absolute;margin-left:0;margin-top:242.75pt;width:409.25pt;height:405pt;z-index:251661312" coordsize="51975,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">
                <v:shape id="Picture 1921309048" o:spid="_x0000_s1027" type="#_x0000_t75" style="position:absolute;left:338;width:51339;height:5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">
                  <v:imagedata r:id="rId20" o:title=""/>
                </v:shape>
                <v:rect id="Rectangle 2130671233" o:spid="_x0000_s1028" style="position:absolute;left:40;top:15496;width:51935;height:9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" filled="f" strokecolor="#c00000" strokeweight="1pt"/>
                <v:rect id="Rectangle 2134954553" o:spid="_x0000_s1029" style="position:absolute;left:40;top:11759;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" filled="f" strokecolor="#0b769f [2407]" strokeweight="1pt"/>
                <v:rect id="Rectangle 630043263" o:spid="_x0000_s1030" style="position:absolute;left:40;top:38722;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" filled="f" strokecolor="#00b050" strokeweight="1pt"/>
                <v:rect id="Rectangle 979230080" o:spid="_x0000_s1031" style="position:absolute;left:40;top:48438;width:51935;height:1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" filled="f" strokecolor="#00b050" strokeweight="1pt"/>
                <v:rect id="Rectangle 213140587" o:spid="_x0000_s1032" style="position:absolute;top:43634;width:51934;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" filled="f" strokecolor="#0b769f [2407]" strokeweight="1pt"/>
                <v:rect id="Rectangle 2111673025" o:spid="_x0000_s1033" style="position:absolute;left:13459;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" filled="f" strokecolor="#0a2f40 [1604]" strokeweight="1pt"/>
                <v:rect id="Rectangle 235752527" o:spid="_x0000_s1034" style="position:absolute;left:21020;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" filled="f" strokecolor="#0a2f40 [1604]" strokeweight="1pt"/>
                <v:rect id="Rectangle 457451238" o:spid="_x0000_s1035" style="position:absolute;left:23235;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" filled="f" strokecolor="#0a2f40 [1604]" strokeweight="1pt"/>
                <v:rect id="Rectangle 1957304670" o:spid="_x0000_s1036" style="position:absolute;left:34439;top:395;width:1345;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" filled="f" strokecolor="#0a2f40 [1604]" strokeweight="1pt"/>
                <w10:wrap type="topAndBottom"/>
              </v:group>
            </w:pict>
          </mc:Fallback>
        </mc:AlternateContent>
      </w:r>
    </w:p>
    <w:p w14:paraId="1559F17F" w14:textId="650FA153" w:rsidR="007153DB" w:rsidRPr="009C5E35" w:rsidRDefault="007153DB" w:rsidP="009C5E35">
      <w:pPr>
        <w:pStyle w:val="Heading2"/>
      </w:pPr>
      <w:r w:rsidRPr="009C5E35">
        <w:t xml:space="preserve">Virus Read Counting with </w:t>
      </w:r>
      <w:proofErr w:type="spellStart"/>
      <w:r w:rsidR="00F4511C">
        <w:t>TaxonomicClassifier</w:t>
      </w:r>
      <w:proofErr w:type="spellEnd"/>
    </w:p>
    <w:p w14:paraId="2D1BFF70" w14:textId="7EFDB620" w:rsidR="007153DB" w:rsidRPr="00D140B5" w:rsidRDefault="007153DB" w:rsidP="00D140B5">
      <w:r w:rsidRPr="007153DB">
        <w:t xml:space="preserve">We developed an in-house Python tool, </w:t>
      </w:r>
      <w:ins w:id="78" w:author="Xu, Joshua" w:date="2026-05-15T16:32:00Z" w16du:dateUtc="2026-05-15T21:32:00Z">
        <w:r w:rsidR="00E822A1">
          <w:t>“</w:t>
        </w:r>
      </w:ins>
      <w:del w:id="79" w:author="Xu, Joshua" w:date="2026-05-15T16:32:00Z" w16du:dateUtc="2026-05-15T21:32:00Z">
        <w:r w:rsidR="00985987" w:rsidDel="00E822A1">
          <w:delText>`</w:delText>
        </w:r>
      </w:del>
      <w:r w:rsidRPr="007153DB">
        <w:t>taxonomic_classifier.py</w:t>
      </w:r>
      <w:ins w:id="80" w:author="Xu, Joshua" w:date="2026-05-15T16:32:00Z" w16du:dateUtc="2026-05-15T21:32:00Z">
        <w:r w:rsidR="00E822A1">
          <w:t>”</w:t>
        </w:r>
      </w:ins>
      <w:del w:id="81" w:author="Xu, Joshua" w:date="2026-05-15T16:32:00Z" w16du:dateUtc="2026-05-15T21:32:00Z">
        <w:r w:rsidR="00985987" w:rsidDel="00E822A1">
          <w:delText>`</w:delText>
        </w:r>
      </w:del>
      <w:r w:rsidRPr="007153DB">
        <w:t xml:space="preserve">, to classify paired-end sequencing reads from query-name-sorted BAM files into </w:t>
      </w:r>
      <w:r w:rsidR="00BD7D2E">
        <w:t>host</w:t>
      </w:r>
      <w:r w:rsidRPr="007153DB">
        <w:t xml:space="preserve">, viral, discordant, secondary, supplementary, QC-fail, and unmapped outputs. The </w:t>
      </w:r>
      <w:commentRangeStart w:id="82"/>
      <w:proofErr w:type="spellStart"/>
      <w:r w:rsidR="00F4511C">
        <w:t>TaxonomicClassifier</w:t>
      </w:r>
      <w:proofErr w:type="spellEnd"/>
      <w:r w:rsidRPr="007153DB">
        <w:t xml:space="preserve"> </w:t>
      </w:r>
      <w:commentRangeEnd w:id="82"/>
      <w:r w:rsidR="005359E4">
        <w:rPr>
          <w:rStyle w:val="CommentReference"/>
        </w:rPr>
        <w:commentReference w:id="82"/>
      </w:r>
      <w:r w:rsidRPr="007153DB">
        <w:t xml:space="preserve">determines host origin by </w:t>
      </w:r>
      <w:proofErr w:type="spellStart"/>
      <w:r w:rsidRPr="007153DB">
        <w:t>parsing</w:t>
      </w:r>
      <w:proofErr w:type="spellEnd"/>
      <w:r w:rsidRPr="007153DB">
        <w:t xml:space="preserve"> reference contig names with viral assignments linked to a contig metadata table</w:t>
      </w:r>
      <w:r>
        <w:t>,</w:t>
      </w:r>
      <w:r w:rsidRPr="007153DB">
        <w:t xml:space="preserve"> and when applicable, an accession-to-taxonomy mapping file for grouping by organism, NCBI taxonomy ID, or taxonomy name. Read pairs were evaluated jointly so that concordant </w:t>
      </w:r>
      <w:r w:rsidR="00BD7D2E">
        <w:t>host</w:t>
      </w:r>
      <w:r w:rsidRPr="007153DB">
        <w:t>-</w:t>
      </w:r>
      <w:r w:rsidR="00BD7D2E">
        <w:t>host</w:t>
      </w:r>
      <w:r w:rsidRPr="007153DB">
        <w:t xml:space="preserve"> pairs mapping to the same chromosome context were assigned to </w:t>
      </w:r>
      <w:r w:rsidR="00BD7D2E">
        <w:t>the host category</w:t>
      </w:r>
      <w:r w:rsidRPr="007153DB">
        <w:t xml:space="preserve">, concordant virus-virus pairs mapping to the same selected viral group were assigned to the viral category, and mixed </w:t>
      </w:r>
      <w:r w:rsidR="00BD7D2E">
        <w:t>host</w:t>
      </w:r>
      <w:r w:rsidRPr="007153DB">
        <w:t xml:space="preserve">-virus </w:t>
      </w:r>
      <w:proofErr w:type="gramStart"/>
      <w:r w:rsidRPr="007153DB">
        <w:t>or otherwise</w:t>
      </w:r>
      <w:proofErr w:type="gramEnd"/>
      <w:r w:rsidRPr="007153DB">
        <w:t xml:space="preserve"> discordant pairs were separated into a discordant output. Reads flagged as secondary, supplementary, or QC-fail were written to dedicated BAM files, whereas unmapped or half-</w:t>
      </w:r>
      <w:r w:rsidRPr="007153DB">
        <w:lastRenderedPageBreak/>
        <w:t xml:space="preserve">mapped pairs were exported as paired FASTQ files. The tool also generated tab-delimited summary reports of total reads, mapped and unmapped reads, </w:t>
      </w:r>
      <w:r w:rsidR="00BD7D2E">
        <w:t>host</w:t>
      </w:r>
      <w:r w:rsidRPr="007153DB">
        <w:t xml:space="preserve"> and viral counts, discordant pairs, and per-virus read and pair counts, enabling downstream quantitative assessment of host and viral sequence composition.</w:t>
      </w:r>
    </w:p>
    <w:p w14:paraId="3FE5E6D3" w14:textId="77777777" w:rsidR="00D140B5" w:rsidRPr="00D140B5" w:rsidRDefault="00D140B5" w:rsidP="000E5BD5">
      <w:pPr>
        <w:pStyle w:val="Heading2"/>
      </w:pPr>
      <w:r w:rsidRPr="00D140B5">
        <w:t>Advanced Analytics</w:t>
      </w:r>
    </w:p>
    <w:p w14:paraId="71D502D1" w14:textId="174BCA07" w:rsidR="00D140B5" w:rsidRPr="00D140B5" w:rsidRDefault="00D140B5" w:rsidP="00D140B5">
      <w:r w:rsidRPr="00D140B5">
        <w:t xml:space="preserve">The </w:t>
      </w:r>
      <w:proofErr w:type="spellStart"/>
      <w:r w:rsidRPr="00D140B5">
        <w:t>AdVentSeq</w:t>
      </w:r>
      <w:proofErr w:type="spellEnd"/>
      <w:r w:rsidRPr="00D140B5">
        <w:t xml:space="preserve"> workflow is intended to generate downstream-ready inputs for host-response analysis and viral mutation analysis after the alignment and quantification stages. These analyses were not in scope for the present study. Accordingly, the finalized project outputs supplied here were used to </w:t>
      </w:r>
      <w:r w:rsidR="00D30FE4">
        <w:t>evaluate</w:t>
      </w:r>
      <w:r w:rsidRPr="00D140B5">
        <w:t xml:space="preserve"> detection, subtraction, and coverage-aware quantification rather than to interpret differential-expression, pathway-enrichment, variant-calling, or phylogenetic results.</w:t>
      </w:r>
    </w:p>
    <w:p w14:paraId="13DA07C9" w14:textId="77777777" w:rsidR="00D140B5" w:rsidRPr="00D140B5" w:rsidRDefault="00D140B5" w:rsidP="000E5BD5">
      <w:pPr>
        <w:pStyle w:val="Heading1"/>
      </w:pPr>
      <w:r w:rsidRPr="00D140B5">
        <w:t>Code Availability</w:t>
      </w:r>
    </w:p>
    <w:p w14:paraId="2E69673D" w14:textId="1CAB9339" w:rsidR="00D140B5" w:rsidRPr="00D140B5" w:rsidRDefault="00D140B5" w:rsidP="00D140B5">
      <w:r w:rsidRPr="00D140B5">
        <w:t xml:space="preserve">The project directory contains the </w:t>
      </w:r>
      <w:r w:rsidR="00C93E38">
        <w:t>source codes of `AdVentSeq.py`, `pipeline_creator.py`, `</w:t>
      </w:r>
      <w:r w:rsidR="00C93E38" w:rsidRPr="00C93E38">
        <w:t xml:space="preserve"> taxonomic_classifier.py</w:t>
      </w:r>
      <w:r w:rsidR="00C93E38">
        <w:t>`, `</w:t>
      </w:r>
      <w:r w:rsidR="00C93E38" w:rsidRPr="00C93E38">
        <w:t xml:space="preserve"> ViraQuant.py </w:t>
      </w:r>
      <w:r w:rsidR="00C93E38">
        <w:t>`, and Python and R scripts</w:t>
      </w:r>
      <w:r w:rsidRPr="00D140B5">
        <w:t xml:space="preserve"> used to </w:t>
      </w:r>
      <w:r w:rsidR="00C93E38">
        <w:t xml:space="preserve">prepare data and </w:t>
      </w:r>
      <w:r w:rsidRPr="00D140B5">
        <w:t>generate Analys</w:t>
      </w:r>
      <w:r w:rsidR="00C93E38">
        <w:t>is results.</w:t>
      </w:r>
      <w:r w:rsidRPr="00D140B5">
        <w:t xml:space="preserve"> A public repository URL, license statement, and release tag should be inserted at the time of manuscript submission or release.</w:t>
      </w:r>
    </w:p>
    <w:p w14:paraId="76CA8386" w14:textId="6B226FCE" w:rsidR="00F521D3" w:rsidRPr="00180C1B" w:rsidRDefault="00D140B5" w:rsidP="00180C1B">
      <w:pPr>
        <w:pStyle w:val="Heading1"/>
      </w:pPr>
      <w:r w:rsidRPr="00D140B5">
        <w:t>References</w:t>
      </w:r>
    </w:p>
    <w:p w14:paraId="2F9BD2B3" w14:textId="77777777" w:rsidR="00F4511C" w:rsidRPr="00F4511C" w:rsidRDefault="00F521D3" w:rsidP="00F4511C">
      <w:pPr>
        <w:pStyle w:val="EndNoteBibliography"/>
        <w:spacing w:after="0"/>
        <w:ind w:left="720" w:hanging="720"/>
      </w:pPr>
      <w:r>
        <w:rPr>
          <w:b/>
          <w:bCs/>
        </w:rPr>
        <w:fldChar w:fldCharType="begin"/>
      </w:r>
      <w:r>
        <w:rPr>
          <w:b/>
          <w:bCs/>
        </w:rPr>
        <w:instrText xml:space="preserve"> ADDIN EN.REFLIST </w:instrText>
      </w:r>
      <w:r>
        <w:rPr>
          <w:b/>
          <w:bCs/>
        </w:rPr>
        <w:fldChar w:fldCharType="separate"/>
      </w:r>
      <w:r w:rsidR="00F4511C" w:rsidRPr="00F4511C">
        <w:t>1</w:t>
      </w:r>
      <w:r w:rsidR="00F4511C" w:rsidRPr="00F4511C">
        <w:tab/>
        <w:t>Cleveland, M. H.</w:t>
      </w:r>
      <w:r w:rsidR="00F4511C" w:rsidRPr="00F4511C">
        <w:rPr>
          <w:i/>
        </w:rPr>
        <w:t xml:space="preserve"> et al.</w:t>
      </w:r>
      <w:r w:rsidR="00F4511C" w:rsidRPr="00F4511C">
        <w:t xml:space="preserve"> Report of the 2019 NIST-FDA workshop on standards for next generation sequencing detection of viral adventitious agents in biologics and biomanufacturing. </w:t>
      </w:r>
      <w:r w:rsidR="00F4511C" w:rsidRPr="00F4511C">
        <w:rPr>
          <w:i/>
        </w:rPr>
        <w:t>Biologicals</w:t>
      </w:r>
      <w:r w:rsidR="00F4511C" w:rsidRPr="00F4511C">
        <w:t xml:space="preserve"> </w:t>
      </w:r>
      <w:r w:rsidR="00F4511C" w:rsidRPr="00F4511C">
        <w:rPr>
          <w:b/>
        </w:rPr>
        <w:t>64</w:t>
      </w:r>
      <w:r w:rsidR="00F4511C" w:rsidRPr="00F4511C">
        <w:t>, 76-82, doi:10.1016/j.biologicals.2020.02.003 (2020).</w:t>
      </w:r>
    </w:p>
    <w:p w14:paraId="27F091AD" w14:textId="77777777" w:rsidR="00F4511C" w:rsidRPr="00F4511C" w:rsidRDefault="00F4511C" w:rsidP="00F4511C">
      <w:pPr>
        <w:pStyle w:val="EndNoteBibliography"/>
        <w:spacing w:after="0"/>
        <w:ind w:left="720" w:hanging="720"/>
      </w:pPr>
      <w:r w:rsidRPr="00F4511C">
        <w:t>2</w:t>
      </w:r>
      <w:r w:rsidRPr="00F4511C">
        <w:tab/>
        <w:t>Khan, A. S.</w:t>
      </w:r>
      <w:r w:rsidRPr="00F4511C">
        <w:rPr>
          <w:i/>
        </w:rPr>
        <w:t xml:space="preserve"> et al.</w:t>
      </w:r>
      <w:r w:rsidRPr="00F4511C">
        <w:t xml:space="preserve"> Report of the second international conference on next generation sequencing for adventitious virus detection in biologics for humans and animals. </w:t>
      </w:r>
      <w:r w:rsidRPr="00F4511C">
        <w:rPr>
          <w:i/>
        </w:rPr>
        <w:t>Biologicals</w:t>
      </w:r>
      <w:r w:rsidRPr="00F4511C">
        <w:t xml:space="preserve"> </w:t>
      </w:r>
      <w:r w:rsidRPr="00F4511C">
        <w:rPr>
          <w:b/>
        </w:rPr>
        <w:t>67</w:t>
      </w:r>
      <w:r w:rsidRPr="00F4511C">
        <w:t>, 94-111, doi:10.1016/j.biologicals.2020.06.002 (2020).</w:t>
      </w:r>
    </w:p>
    <w:p w14:paraId="23B2DB67" w14:textId="77777777" w:rsidR="00F4511C" w:rsidRPr="00F4511C" w:rsidRDefault="00F4511C" w:rsidP="00F4511C">
      <w:pPr>
        <w:pStyle w:val="EndNoteBibliography"/>
        <w:spacing w:after="0"/>
        <w:ind w:left="720" w:hanging="720"/>
      </w:pPr>
      <w:r w:rsidRPr="00F4511C">
        <w:t>3</w:t>
      </w:r>
      <w:r w:rsidRPr="00F4511C">
        <w:tab/>
        <w:t>Khan, A. S.</w:t>
      </w:r>
      <w:r w:rsidRPr="00F4511C">
        <w:rPr>
          <w:i/>
        </w:rPr>
        <w:t xml:space="preserve"> et al.</w:t>
      </w:r>
      <w:r w:rsidRPr="00F4511C">
        <w:t xml:space="preserve"> Report of the third conference on next-generation sequencing for adventitious virus detection in biologics for humans and animals. </w:t>
      </w:r>
      <w:r w:rsidRPr="00F4511C">
        <w:rPr>
          <w:i/>
        </w:rPr>
        <w:t>Biologicals</w:t>
      </w:r>
      <w:r w:rsidRPr="00F4511C">
        <w:t xml:space="preserve"> </w:t>
      </w:r>
      <w:r w:rsidRPr="00F4511C">
        <w:rPr>
          <w:b/>
        </w:rPr>
        <w:t>83</w:t>
      </w:r>
      <w:r w:rsidRPr="00F4511C">
        <w:t>, 101696, doi:10.1016/j.biologicals.2023.101696 (2023).</w:t>
      </w:r>
    </w:p>
    <w:p w14:paraId="665D6C5B" w14:textId="77777777" w:rsidR="00F4511C" w:rsidRPr="00F4511C" w:rsidRDefault="00F4511C" w:rsidP="00F4511C">
      <w:pPr>
        <w:pStyle w:val="EndNoteBibliography"/>
        <w:spacing w:after="0"/>
        <w:ind w:left="720" w:hanging="720"/>
      </w:pPr>
      <w:r w:rsidRPr="00F4511C">
        <w:t>4</w:t>
      </w:r>
      <w:r w:rsidRPr="00F4511C">
        <w:tab/>
        <w:t>Khan, A. S.</w:t>
      </w:r>
      <w:r w:rsidRPr="00F4511C">
        <w:rPr>
          <w:i/>
        </w:rPr>
        <w:t xml:space="preserve"> et al.</w:t>
      </w:r>
      <w:r w:rsidRPr="00F4511C">
        <w:t xml:space="preserve"> IABS/DCVMN webinar on next generation sequencing. </w:t>
      </w:r>
      <w:r w:rsidRPr="00F4511C">
        <w:rPr>
          <w:i/>
        </w:rPr>
        <w:t>Biologicals</w:t>
      </w:r>
      <w:r w:rsidRPr="00F4511C">
        <w:t xml:space="preserve"> </w:t>
      </w:r>
      <w:r w:rsidRPr="00F4511C">
        <w:rPr>
          <w:b/>
        </w:rPr>
        <w:t>81</w:t>
      </w:r>
      <w:r w:rsidRPr="00F4511C">
        <w:t>, 101662, doi:10.1016/j.biologicals.2022.12.001 (2023).</w:t>
      </w:r>
    </w:p>
    <w:p w14:paraId="518B82C7" w14:textId="77777777" w:rsidR="00F4511C" w:rsidRPr="00F4511C" w:rsidRDefault="00F4511C" w:rsidP="00F4511C">
      <w:pPr>
        <w:pStyle w:val="EndNoteBibliography"/>
        <w:spacing w:after="0"/>
        <w:ind w:left="720" w:hanging="720"/>
      </w:pPr>
      <w:r w:rsidRPr="00F4511C">
        <w:t>5</w:t>
      </w:r>
      <w:r w:rsidRPr="00F4511C">
        <w:tab/>
        <w:t>Ng, S. H.</w:t>
      </w:r>
      <w:r w:rsidRPr="00F4511C">
        <w:rPr>
          <w:i/>
        </w:rPr>
        <w:t xml:space="preserve"> et al.</w:t>
      </w:r>
      <w:r w:rsidRPr="00F4511C">
        <w:t xml:space="preserve"> Current Perspectives on High-Throughput Sequencing (HTS) for Adventitious Virus Detection: Upstream Sample Processing and Library Preparation. </w:t>
      </w:r>
      <w:r w:rsidRPr="00F4511C">
        <w:rPr>
          <w:i/>
        </w:rPr>
        <w:t>Viruses</w:t>
      </w:r>
      <w:r w:rsidRPr="00F4511C">
        <w:t xml:space="preserve"> </w:t>
      </w:r>
      <w:r w:rsidRPr="00F4511C">
        <w:rPr>
          <w:b/>
        </w:rPr>
        <w:t>10</w:t>
      </w:r>
      <w:r w:rsidRPr="00F4511C">
        <w:t>, doi:10.3390/v10100566 (2018).</w:t>
      </w:r>
    </w:p>
    <w:p w14:paraId="04245B29" w14:textId="77777777" w:rsidR="00F4511C" w:rsidRPr="00F4511C" w:rsidRDefault="00F4511C" w:rsidP="00F4511C">
      <w:pPr>
        <w:pStyle w:val="EndNoteBibliography"/>
        <w:spacing w:after="0"/>
        <w:ind w:left="720" w:hanging="720"/>
      </w:pPr>
      <w:r w:rsidRPr="00F4511C">
        <w:t>6</w:t>
      </w:r>
      <w:r w:rsidRPr="00F4511C">
        <w:tab/>
        <w:t>Khan, A. S.</w:t>
      </w:r>
      <w:r w:rsidRPr="00F4511C">
        <w:rPr>
          <w:i/>
        </w:rPr>
        <w:t xml:space="preserve"> et al.</w:t>
      </w:r>
      <w:r w:rsidRPr="00F4511C">
        <w:t xml:space="preserve"> Report of the fourth conference on next-generation sequencing (NGS) for adventitious virus detection in biologics for humans and animals: Validation and implementation of NGS. </w:t>
      </w:r>
      <w:r w:rsidRPr="00F4511C">
        <w:rPr>
          <w:i/>
        </w:rPr>
        <w:t>Biologicals</w:t>
      </w:r>
      <w:r w:rsidRPr="00F4511C">
        <w:t xml:space="preserve"> </w:t>
      </w:r>
      <w:r w:rsidRPr="00F4511C">
        <w:rPr>
          <w:b/>
        </w:rPr>
        <w:t>92</w:t>
      </w:r>
      <w:r w:rsidRPr="00F4511C">
        <w:t>, 101859, doi:10.1016/j.biologicals.2025.101859 (2025).</w:t>
      </w:r>
    </w:p>
    <w:p w14:paraId="3E2D8DD4" w14:textId="77777777" w:rsidR="00F4511C" w:rsidRPr="00F4511C" w:rsidRDefault="00F4511C" w:rsidP="00F4511C">
      <w:pPr>
        <w:pStyle w:val="EndNoteBibliography"/>
        <w:spacing w:after="0"/>
        <w:ind w:left="720" w:hanging="720"/>
      </w:pPr>
      <w:r w:rsidRPr="00F4511C">
        <w:lastRenderedPageBreak/>
        <w:t>7</w:t>
      </w:r>
      <w:r w:rsidRPr="00F4511C">
        <w:tab/>
        <w:t xml:space="preserve">Alston, A., Bova, R. A. &amp; Hasson, B. Validation of a Next Generation Sequencing Method for adventitious agents detection in a live vaccine matrix. </w:t>
      </w:r>
      <w:r w:rsidRPr="00F4511C">
        <w:rPr>
          <w:i/>
        </w:rPr>
        <w:t>Biologicals</w:t>
      </w:r>
      <w:r w:rsidRPr="00F4511C">
        <w:t xml:space="preserve"> </w:t>
      </w:r>
      <w:r w:rsidRPr="00F4511C">
        <w:rPr>
          <w:b/>
        </w:rPr>
        <w:t>90</w:t>
      </w:r>
      <w:r w:rsidRPr="00F4511C">
        <w:t>, 101828, doi:10.1016/j.biologicals.2025.101828 (2025).</w:t>
      </w:r>
    </w:p>
    <w:p w14:paraId="3C808317" w14:textId="77777777" w:rsidR="00F4511C" w:rsidRPr="00F4511C" w:rsidRDefault="00F4511C" w:rsidP="00F4511C">
      <w:pPr>
        <w:pStyle w:val="EndNoteBibliography"/>
        <w:spacing w:after="0"/>
        <w:ind w:left="720" w:hanging="720"/>
      </w:pPr>
      <w:r w:rsidRPr="00F4511C">
        <w:t>8</w:t>
      </w:r>
      <w:r w:rsidRPr="00F4511C">
        <w:tab/>
        <w:t>Khan, A. S.</w:t>
      </w:r>
      <w:r w:rsidRPr="00F4511C">
        <w:rPr>
          <w:i/>
        </w:rPr>
        <w:t xml:space="preserve"> et al.</w:t>
      </w:r>
      <w:r w:rsidRPr="00F4511C">
        <w:t xml:space="preserve"> Report of the international conference on next generation sequencing for adventitious virus detection in biologicals. </w:t>
      </w:r>
      <w:r w:rsidRPr="00F4511C">
        <w:rPr>
          <w:i/>
        </w:rPr>
        <w:t>Biologicals</w:t>
      </w:r>
      <w:r w:rsidRPr="00F4511C">
        <w:t xml:space="preserve"> </w:t>
      </w:r>
      <w:r w:rsidRPr="00F4511C">
        <w:rPr>
          <w:b/>
        </w:rPr>
        <w:t>55</w:t>
      </w:r>
      <w:r w:rsidRPr="00F4511C">
        <w:t>, 1-16, doi:10.1016/j.biologicals.2018.08.002 (2018).</w:t>
      </w:r>
    </w:p>
    <w:p w14:paraId="7B7A4B37" w14:textId="77777777" w:rsidR="00F4511C" w:rsidRPr="00F4511C" w:rsidRDefault="00F4511C" w:rsidP="00F4511C">
      <w:pPr>
        <w:pStyle w:val="EndNoteBibliography"/>
        <w:spacing w:after="0"/>
        <w:ind w:left="720" w:hanging="720"/>
      </w:pPr>
      <w:r w:rsidRPr="00F4511C">
        <w:t>9</w:t>
      </w:r>
      <w:r w:rsidRPr="00F4511C">
        <w:tab/>
        <w:t>Lambert, C.</w:t>
      </w:r>
      <w:r w:rsidRPr="00F4511C">
        <w:rPr>
          <w:i/>
        </w:rPr>
        <w:t xml:space="preserve"> et al.</w:t>
      </w:r>
      <w:r w:rsidRPr="00F4511C">
        <w:t xml:space="preserve"> Considerations for Optimization of High-Throughput Sequencing Bioinformatics Pipelines for Virus Detection. </w:t>
      </w:r>
      <w:r w:rsidRPr="00F4511C">
        <w:rPr>
          <w:i/>
        </w:rPr>
        <w:t>Viruses</w:t>
      </w:r>
      <w:r w:rsidRPr="00F4511C">
        <w:t xml:space="preserve"> </w:t>
      </w:r>
      <w:r w:rsidRPr="00F4511C">
        <w:rPr>
          <w:b/>
        </w:rPr>
        <w:t>10</w:t>
      </w:r>
      <w:r w:rsidRPr="00F4511C">
        <w:t>, doi:10.3390/v10100528 (2018).</w:t>
      </w:r>
    </w:p>
    <w:p w14:paraId="0EF880F5" w14:textId="77777777" w:rsidR="00F4511C" w:rsidRPr="00F4511C" w:rsidRDefault="00F4511C" w:rsidP="00F4511C">
      <w:pPr>
        <w:pStyle w:val="EndNoteBibliography"/>
        <w:spacing w:after="0"/>
        <w:ind w:left="720" w:hanging="720"/>
      </w:pPr>
      <w:r w:rsidRPr="00F4511C">
        <w:t>10</w:t>
      </w:r>
      <w:r w:rsidRPr="00F4511C">
        <w:tab/>
        <w:t>Wesolowska-Andersen, A.</w:t>
      </w:r>
      <w:r w:rsidRPr="00F4511C">
        <w:rPr>
          <w:i/>
        </w:rPr>
        <w:t xml:space="preserve"> et al.</w:t>
      </w:r>
      <w:r w:rsidRPr="00F4511C">
        <w:t xml:space="preserve"> Dual RNA-seq reveals viral infections in asthmatic children without respiratory illness which are associated with changes in the airway transcriptome. </w:t>
      </w:r>
      <w:r w:rsidRPr="00F4511C">
        <w:rPr>
          <w:i/>
        </w:rPr>
        <w:t>Genome Biol</w:t>
      </w:r>
      <w:r w:rsidRPr="00F4511C">
        <w:t xml:space="preserve"> </w:t>
      </w:r>
      <w:r w:rsidRPr="00F4511C">
        <w:rPr>
          <w:b/>
        </w:rPr>
        <w:t>18</w:t>
      </w:r>
      <w:r w:rsidRPr="00F4511C">
        <w:t>, 12, doi:10.1186/s13059-016-1140-8 (2017).</w:t>
      </w:r>
    </w:p>
    <w:p w14:paraId="0E389DFD" w14:textId="77777777" w:rsidR="00F4511C" w:rsidRPr="00F4511C" w:rsidRDefault="00F4511C" w:rsidP="00F4511C">
      <w:pPr>
        <w:pStyle w:val="EndNoteBibliography"/>
        <w:spacing w:after="0"/>
        <w:ind w:left="720" w:hanging="720"/>
      </w:pPr>
      <w:r w:rsidRPr="00F4511C">
        <w:t>11</w:t>
      </w:r>
      <w:r w:rsidRPr="00F4511C">
        <w:tab/>
        <w:t>Fabozzi, G.</w:t>
      </w:r>
      <w:r w:rsidRPr="00F4511C">
        <w:rPr>
          <w:i/>
        </w:rPr>
        <w:t xml:space="preserve"> et al.</w:t>
      </w:r>
      <w:r w:rsidRPr="00F4511C">
        <w:t xml:space="preserve"> Strand-Specific Dual RNA Sequencing of Bronchial Epithelial Cells Infected with Influenza A/H3N2 Viruses Reveals Splicing of Gene Segment 6 and Novel Host-Virus Interactions. </w:t>
      </w:r>
      <w:r w:rsidRPr="00F4511C">
        <w:rPr>
          <w:i/>
        </w:rPr>
        <w:t>J Virol</w:t>
      </w:r>
      <w:r w:rsidRPr="00F4511C">
        <w:t xml:space="preserve"> </w:t>
      </w:r>
      <w:r w:rsidRPr="00F4511C">
        <w:rPr>
          <w:b/>
        </w:rPr>
        <w:t>92</w:t>
      </w:r>
      <w:r w:rsidRPr="00F4511C">
        <w:t>, doi:10.1128/JVI.00518-18 (2018).</w:t>
      </w:r>
    </w:p>
    <w:p w14:paraId="0AB62837" w14:textId="77777777" w:rsidR="00F4511C" w:rsidRPr="00F4511C" w:rsidRDefault="00F4511C" w:rsidP="00F4511C">
      <w:pPr>
        <w:pStyle w:val="EndNoteBibliography"/>
        <w:spacing w:after="0"/>
        <w:ind w:left="720" w:hanging="720"/>
      </w:pPr>
      <w:r w:rsidRPr="00F4511C">
        <w:t>12</w:t>
      </w:r>
      <w:r w:rsidRPr="00F4511C">
        <w:tab/>
        <w:t xml:space="preserve">Bhuvaneshwar, K., Song, L., Madhavan, S. &amp; Gusev, Y. viGEN: An Open Source Pipeline for the Detection and Quantification of Viral RNA in Human Tumors. </w:t>
      </w:r>
      <w:r w:rsidRPr="00F4511C">
        <w:rPr>
          <w:i/>
        </w:rPr>
        <w:t>Front Microbiol</w:t>
      </w:r>
      <w:r w:rsidRPr="00F4511C">
        <w:t xml:space="preserve"> </w:t>
      </w:r>
      <w:r w:rsidRPr="00F4511C">
        <w:rPr>
          <w:b/>
        </w:rPr>
        <w:t>9</w:t>
      </w:r>
      <w:r w:rsidRPr="00F4511C">
        <w:t>, 1172, doi:10.3389/fmicb.2018.01172 (2018).</w:t>
      </w:r>
    </w:p>
    <w:p w14:paraId="586E58BB" w14:textId="77777777" w:rsidR="00F4511C" w:rsidRPr="00F4511C" w:rsidRDefault="00F4511C" w:rsidP="00F4511C">
      <w:pPr>
        <w:pStyle w:val="EndNoteBibliography"/>
        <w:spacing w:after="0"/>
        <w:ind w:left="720" w:hanging="720"/>
      </w:pPr>
      <w:r w:rsidRPr="00F4511C">
        <w:t>13</w:t>
      </w:r>
      <w:r w:rsidRPr="00F4511C">
        <w:tab/>
        <w:t xml:space="preserve">Yasumizu, Y., Hara, A., Sakaguchi, S. &amp; Ohkura, N. VIRTUS: a pipeline for comprehensive virus analysis from conventional RNA-seq data. </w:t>
      </w:r>
      <w:r w:rsidRPr="00F4511C">
        <w:rPr>
          <w:i/>
        </w:rPr>
        <w:t>Bioinformatics</w:t>
      </w:r>
      <w:r w:rsidRPr="00F4511C">
        <w:t xml:space="preserve"> </w:t>
      </w:r>
      <w:r w:rsidRPr="00F4511C">
        <w:rPr>
          <w:b/>
        </w:rPr>
        <w:t>37</w:t>
      </w:r>
      <w:r w:rsidRPr="00F4511C">
        <w:t>, 1465-1467, doi:10.1093/bioinformatics/btaa859 (2021).</w:t>
      </w:r>
    </w:p>
    <w:p w14:paraId="44BFDE4C" w14:textId="77777777" w:rsidR="00F4511C" w:rsidRPr="00F4511C" w:rsidRDefault="00F4511C" w:rsidP="00F4511C">
      <w:pPr>
        <w:pStyle w:val="EndNoteBibliography"/>
        <w:spacing w:after="0"/>
        <w:ind w:left="720" w:hanging="720"/>
      </w:pPr>
      <w:r w:rsidRPr="00F4511C">
        <w:t>14</w:t>
      </w:r>
      <w:r w:rsidRPr="00F4511C">
        <w:tab/>
        <w:t>Beurdeley-Fehlbaum, P.</w:t>
      </w:r>
      <w:r w:rsidRPr="00F4511C">
        <w:rPr>
          <w:i/>
        </w:rPr>
        <w:t xml:space="preserve"> et al.</w:t>
      </w:r>
      <w:r w:rsidRPr="00F4511C">
        <w:t xml:space="preserve"> Evaluation of a viral transcriptome Next Generation Sequencing assay as an alternative to animal assays for viral safety testing of cell substrates. </w:t>
      </w:r>
      <w:r w:rsidRPr="00F4511C">
        <w:rPr>
          <w:i/>
        </w:rPr>
        <w:t>Vaccine</w:t>
      </w:r>
      <w:r w:rsidRPr="00F4511C">
        <w:t xml:space="preserve"> </w:t>
      </w:r>
      <w:r w:rsidRPr="00F4511C">
        <w:rPr>
          <w:b/>
        </w:rPr>
        <w:t>41</w:t>
      </w:r>
      <w:r w:rsidRPr="00F4511C">
        <w:t>, 5383-5391, doi:10.1016/j.vaccine.2023.07.019 (2023).</w:t>
      </w:r>
    </w:p>
    <w:p w14:paraId="4F23C8D8" w14:textId="77777777" w:rsidR="00F4511C" w:rsidRPr="00F4511C" w:rsidRDefault="00F4511C" w:rsidP="00F4511C">
      <w:pPr>
        <w:pStyle w:val="EndNoteBibliography"/>
        <w:spacing w:after="0"/>
        <w:ind w:left="720" w:hanging="720"/>
      </w:pPr>
      <w:r w:rsidRPr="00F4511C">
        <w:t>15</w:t>
      </w:r>
      <w:r w:rsidRPr="00F4511C">
        <w:tab/>
        <w:t>Abu Mazen, N.</w:t>
      </w:r>
      <w:r w:rsidRPr="00F4511C">
        <w:rPr>
          <w:i/>
        </w:rPr>
        <w:t xml:space="preserve"> et al.</w:t>
      </w:r>
      <w:r w:rsidRPr="00F4511C">
        <w:t xml:space="preserve"> Metatranscriptomic RNA-Seq Data Analysis of Virus-Infected Host Cells. </w:t>
      </w:r>
      <w:r w:rsidRPr="00F4511C">
        <w:rPr>
          <w:i/>
        </w:rPr>
        <w:t>Methods Mol Biol</w:t>
      </w:r>
      <w:r w:rsidRPr="00F4511C">
        <w:t xml:space="preserve"> </w:t>
      </w:r>
      <w:r w:rsidRPr="00F4511C">
        <w:rPr>
          <w:b/>
        </w:rPr>
        <w:t>2813</w:t>
      </w:r>
      <w:r w:rsidRPr="00F4511C">
        <w:t>, 79-94, doi:10.1007/978-1-0716-3890-3_5 (2024).</w:t>
      </w:r>
    </w:p>
    <w:p w14:paraId="3F03AA0A" w14:textId="77777777" w:rsidR="00F4511C" w:rsidRPr="00F4511C" w:rsidRDefault="00F4511C" w:rsidP="00F4511C">
      <w:pPr>
        <w:pStyle w:val="EndNoteBibliography"/>
        <w:spacing w:after="0"/>
        <w:ind w:left="720" w:hanging="720"/>
      </w:pPr>
      <w:r w:rsidRPr="00F4511C">
        <w:t>16</w:t>
      </w:r>
      <w:r w:rsidRPr="00F4511C">
        <w:tab/>
        <w:t xml:space="preserve">Deschamps-Francoeur, G., Simoneau, J. &amp; Scott, M. S. Handling multi-mapped reads in RNA-seq. </w:t>
      </w:r>
      <w:r w:rsidRPr="00F4511C">
        <w:rPr>
          <w:i/>
        </w:rPr>
        <w:t>Comput Struct Biotechnol J</w:t>
      </w:r>
      <w:r w:rsidRPr="00F4511C">
        <w:t xml:space="preserve"> </w:t>
      </w:r>
      <w:r w:rsidRPr="00F4511C">
        <w:rPr>
          <w:b/>
        </w:rPr>
        <w:t>18</w:t>
      </w:r>
      <w:r w:rsidRPr="00F4511C">
        <w:t>, 1569-1576, doi:10.1016/j.csbj.2020.06.014 (2020).</w:t>
      </w:r>
    </w:p>
    <w:p w14:paraId="145E0919" w14:textId="77777777" w:rsidR="00F4511C" w:rsidRPr="00F4511C" w:rsidRDefault="00F4511C" w:rsidP="00F4511C">
      <w:pPr>
        <w:pStyle w:val="EndNoteBibliography"/>
        <w:spacing w:after="0"/>
        <w:ind w:left="720" w:hanging="720"/>
      </w:pPr>
      <w:r w:rsidRPr="00F4511C">
        <w:t>17</w:t>
      </w:r>
      <w:r w:rsidRPr="00F4511C">
        <w:tab/>
        <w:t xml:space="preserve">Frith, M. C. Gentle masking of low-complexity sequences improves homology search. </w:t>
      </w:r>
      <w:r w:rsidRPr="00F4511C">
        <w:rPr>
          <w:i/>
        </w:rPr>
        <w:t>PLoS One</w:t>
      </w:r>
      <w:r w:rsidRPr="00F4511C">
        <w:t xml:space="preserve"> </w:t>
      </w:r>
      <w:r w:rsidRPr="00F4511C">
        <w:rPr>
          <w:b/>
        </w:rPr>
        <w:t>6</w:t>
      </w:r>
      <w:r w:rsidRPr="00F4511C">
        <w:t>, e28819, doi:10.1371/journal.pone.0028819 (2011).</w:t>
      </w:r>
    </w:p>
    <w:p w14:paraId="087D5B30" w14:textId="77777777" w:rsidR="00F4511C" w:rsidRPr="00F4511C" w:rsidRDefault="00F4511C" w:rsidP="00F4511C">
      <w:pPr>
        <w:pStyle w:val="EndNoteBibliography"/>
        <w:spacing w:after="0"/>
        <w:ind w:left="720" w:hanging="720"/>
      </w:pPr>
      <w:r w:rsidRPr="00F4511C">
        <w:t>18</w:t>
      </w:r>
      <w:r w:rsidRPr="00F4511C">
        <w:tab/>
        <w:t xml:space="preserve">Hansen, K. D., Brenner, S. E. &amp; Dudoit, S. Biases in Illumina transcriptome sequencing caused by random hexamer priming. </w:t>
      </w:r>
      <w:r w:rsidRPr="00F4511C">
        <w:rPr>
          <w:i/>
        </w:rPr>
        <w:t>Nucleic Acids Res</w:t>
      </w:r>
      <w:r w:rsidRPr="00F4511C">
        <w:t xml:space="preserve"> </w:t>
      </w:r>
      <w:r w:rsidRPr="00F4511C">
        <w:rPr>
          <w:b/>
        </w:rPr>
        <w:t>38</w:t>
      </w:r>
      <w:r w:rsidRPr="00F4511C">
        <w:t>, e131, doi:10.1093/nar/gkq224 (2010).</w:t>
      </w:r>
    </w:p>
    <w:p w14:paraId="4D809F95" w14:textId="77777777" w:rsidR="00F4511C" w:rsidRPr="00F4511C" w:rsidRDefault="00F4511C" w:rsidP="00F4511C">
      <w:pPr>
        <w:pStyle w:val="EndNoteBibliography"/>
        <w:spacing w:after="0"/>
        <w:ind w:left="720" w:hanging="720"/>
      </w:pPr>
      <w:r w:rsidRPr="00F4511C">
        <w:t>19</w:t>
      </w:r>
      <w:r w:rsidRPr="00F4511C">
        <w:tab/>
        <w:t xml:space="preserve">Archer, N., Walsh, M. D., Shahrezaei, V. &amp; Hebenstreit, D. Modeling Enzyme Processivity Reveals that RNA-Seq Libraries Are Biased in Characteristic and Correctable Ways. </w:t>
      </w:r>
      <w:r w:rsidRPr="00F4511C">
        <w:rPr>
          <w:i/>
        </w:rPr>
        <w:t>Cell Syst</w:t>
      </w:r>
      <w:r w:rsidRPr="00F4511C">
        <w:t xml:space="preserve"> </w:t>
      </w:r>
      <w:r w:rsidRPr="00F4511C">
        <w:rPr>
          <w:b/>
        </w:rPr>
        <w:t>3</w:t>
      </w:r>
      <w:r w:rsidRPr="00F4511C">
        <w:t>, 467-479 e412, doi:10.1016/j.cels.2016.10.012 (2016).</w:t>
      </w:r>
    </w:p>
    <w:p w14:paraId="5DFEB0EE" w14:textId="77777777" w:rsidR="00F4511C" w:rsidRPr="00F4511C" w:rsidRDefault="00F4511C" w:rsidP="00F4511C">
      <w:pPr>
        <w:pStyle w:val="EndNoteBibliography"/>
        <w:spacing w:after="0"/>
        <w:ind w:left="720" w:hanging="720"/>
      </w:pPr>
      <w:r w:rsidRPr="00F4511C">
        <w:t>20</w:t>
      </w:r>
      <w:r w:rsidRPr="00F4511C">
        <w:tab/>
        <w:t xml:space="preserve">Gallego Romero, I., Pai, A. A., Tung, J. &amp; Gilad, Y. RNA-seq: impact of RNA degradation on transcript quantification. </w:t>
      </w:r>
      <w:r w:rsidRPr="00F4511C">
        <w:rPr>
          <w:i/>
        </w:rPr>
        <w:t>BMC Biol</w:t>
      </w:r>
      <w:r w:rsidRPr="00F4511C">
        <w:t xml:space="preserve"> </w:t>
      </w:r>
      <w:r w:rsidRPr="00F4511C">
        <w:rPr>
          <w:b/>
        </w:rPr>
        <w:t>12</w:t>
      </w:r>
      <w:r w:rsidRPr="00F4511C">
        <w:t>, 42, doi:10.1186/1741-7007-12-42 (2014).</w:t>
      </w:r>
    </w:p>
    <w:p w14:paraId="549D1B1E" w14:textId="77777777" w:rsidR="00F4511C" w:rsidRPr="00F4511C" w:rsidRDefault="00F4511C" w:rsidP="00F4511C">
      <w:pPr>
        <w:pStyle w:val="EndNoteBibliography"/>
        <w:spacing w:after="0"/>
        <w:ind w:left="720" w:hanging="720"/>
      </w:pPr>
      <w:r w:rsidRPr="00F4511C">
        <w:t>21</w:t>
      </w:r>
      <w:r w:rsidRPr="00F4511C">
        <w:tab/>
        <w:t xml:space="preserve">Langmead, B. &amp; Salzberg, S. L. Fast gapped-read alignment with Bowtie 2. </w:t>
      </w:r>
      <w:r w:rsidRPr="00F4511C">
        <w:rPr>
          <w:i/>
        </w:rPr>
        <w:t>Nat Methods</w:t>
      </w:r>
      <w:r w:rsidRPr="00F4511C">
        <w:t xml:space="preserve"> </w:t>
      </w:r>
      <w:r w:rsidRPr="00F4511C">
        <w:rPr>
          <w:b/>
        </w:rPr>
        <w:t>9</w:t>
      </w:r>
      <w:r w:rsidRPr="00F4511C">
        <w:t>, 357-359, doi:10.1038/nmeth.1923 (2012).</w:t>
      </w:r>
    </w:p>
    <w:p w14:paraId="5651AE7A" w14:textId="77777777" w:rsidR="00F4511C" w:rsidRPr="00F4511C" w:rsidRDefault="00F4511C" w:rsidP="00F4511C">
      <w:pPr>
        <w:pStyle w:val="EndNoteBibliography"/>
        <w:spacing w:after="0"/>
        <w:ind w:left="720" w:hanging="720"/>
      </w:pPr>
      <w:r w:rsidRPr="00F4511C">
        <w:lastRenderedPageBreak/>
        <w:t>22</w:t>
      </w:r>
      <w:r w:rsidRPr="00F4511C">
        <w:tab/>
        <w:t xml:space="preserve">Kim, D., Paggi, J. M., Park, C., Bennett, C. &amp; Salzberg, S. L. Graph-based genome alignment and genotyping with HISAT2 and HISAT-genotype. </w:t>
      </w:r>
      <w:r w:rsidRPr="00F4511C">
        <w:rPr>
          <w:i/>
        </w:rPr>
        <w:t>Nat Biotechnol</w:t>
      </w:r>
      <w:r w:rsidRPr="00F4511C">
        <w:t xml:space="preserve"> </w:t>
      </w:r>
      <w:r w:rsidRPr="00F4511C">
        <w:rPr>
          <w:b/>
        </w:rPr>
        <w:t>37</w:t>
      </w:r>
      <w:r w:rsidRPr="00F4511C">
        <w:t>, 907-915, doi:10.1038/s41587-019-0201-4 (2019).</w:t>
      </w:r>
    </w:p>
    <w:p w14:paraId="7E101F07" w14:textId="77777777" w:rsidR="00F4511C" w:rsidRPr="00F4511C" w:rsidRDefault="00F4511C" w:rsidP="00F4511C">
      <w:pPr>
        <w:pStyle w:val="EndNoteBibliography"/>
        <w:spacing w:after="0"/>
        <w:ind w:left="720" w:hanging="720"/>
      </w:pPr>
      <w:r w:rsidRPr="00F4511C">
        <w:t>23</w:t>
      </w:r>
      <w:r w:rsidRPr="00F4511C">
        <w:tab/>
        <w:t xml:space="preserve">Shinder, I., Hu, R., Ji, H. J., Chao, K. H. &amp; Pertea, M. EASTR: Identifying and eliminating systematic alignment errors in multi-exon genes. </w:t>
      </w:r>
      <w:r w:rsidRPr="00F4511C">
        <w:rPr>
          <w:i/>
        </w:rPr>
        <w:t>Nat Commun</w:t>
      </w:r>
      <w:r w:rsidRPr="00F4511C">
        <w:t xml:space="preserve"> </w:t>
      </w:r>
      <w:r w:rsidRPr="00F4511C">
        <w:rPr>
          <w:b/>
        </w:rPr>
        <w:t>14</w:t>
      </w:r>
      <w:r w:rsidRPr="00F4511C">
        <w:t>, 7223, doi:10.1038/s41467-023-43017-4 (2023).</w:t>
      </w:r>
    </w:p>
    <w:p w14:paraId="66048A65" w14:textId="77777777" w:rsidR="00F4511C" w:rsidRPr="00F4511C" w:rsidRDefault="00F4511C" w:rsidP="00F4511C">
      <w:pPr>
        <w:pStyle w:val="EndNoteBibliography"/>
        <w:spacing w:after="0"/>
        <w:ind w:left="720" w:hanging="720"/>
      </w:pPr>
      <w:r w:rsidRPr="00F4511C">
        <w:t>24</w:t>
      </w:r>
      <w:r w:rsidRPr="00F4511C">
        <w:tab/>
        <w:t xml:space="preserve">Wood, D. E., Lu, J. &amp; Langmead, B. Improved metagenomic analysis with Kraken 2. </w:t>
      </w:r>
      <w:r w:rsidRPr="00F4511C">
        <w:rPr>
          <w:i/>
        </w:rPr>
        <w:t>Genome Biol</w:t>
      </w:r>
      <w:r w:rsidRPr="00F4511C">
        <w:t xml:space="preserve"> </w:t>
      </w:r>
      <w:r w:rsidRPr="00F4511C">
        <w:rPr>
          <w:b/>
        </w:rPr>
        <w:t>20</w:t>
      </w:r>
      <w:r w:rsidRPr="00F4511C">
        <w:t>, 257, doi:10.1186/s13059-019-1891-0 (2019).</w:t>
      </w:r>
    </w:p>
    <w:p w14:paraId="059ED3A6" w14:textId="77777777" w:rsidR="00F4511C" w:rsidRPr="00F4511C" w:rsidRDefault="00F4511C" w:rsidP="00F4511C">
      <w:pPr>
        <w:pStyle w:val="EndNoteBibliography"/>
        <w:spacing w:after="0"/>
        <w:ind w:left="720" w:hanging="720"/>
      </w:pPr>
      <w:r w:rsidRPr="00F4511C">
        <w:t>25</w:t>
      </w:r>
      <w:r w:rsidRPr="00F4511C">
        <w:tab/>
        <w:t xml:space="preserve">Jurasz, H., Pawlowski, T. &amp; Perlejewski, K. Contamination Issue in Viral Metagenomics: Problems, Solutions, and Clinical Perspectives. </w:t>
      </w:r>
      <w:r w:rsidRPr="00F4511C">
        <w:rPr>
          <w:i/>
        </w:rPr>
        <w:t>Front Microbiol</w:t>
      </w:r>
      <w:r w:rsidRPr="00F4511C">
        <w:t xml:space="preserve"> </w:t>
      </w:r>
      <w:r w:rsidRPr="00F4511C">
        <w:rPr>
          <w:b/>
        </w:rPr>
        <w:t>12</w:t>
      </w:r>
      <w:r w:rsidRPr="00F4511C">
        <w:t>, 745076, doi:10.3389/fmicb.2021.745076 (2021).</w:t>
      </w:r>
    </w:p>
    <w:p w14:paraId="43B7493A" w14:textId="77777777" w:rsidR="00F4511C" w:rsidRPr="00F4511C" w:rsidRDefault="00F4511C" w:rsidP="00F4511C">
      <w:pPr>
        <w:pStyle w:val="EndNoteBibliography"/>
        <w:spacing w:after="0"/>
        <w:ind w:left="720" w:hanging="720"/>
      </w:pPr>
      <w:r w:rsidRPr="00F4511C">
        <w:t>26</w:t>
      </w:r>
      <w:r w:rsidRPr="00F4511C">
        <w:tab/>
        <w:t xml:space="preserve">Ritsch, M., Brait, N., Harvey, E., Marz, M. &amp; Lequime, S. Endogenous viral elements: insights into data availability and accessibility. </w:t>
      </w:r>
      <w:r w:rsidRPr="00F4511C">
        <w:rPr>
          <w:i/>
        </w:rPr>
        <w:t>Virus Evol</w:t>
      </w:r>
      <w:r w:rsidRPr="00F4511C">
        <w:t xml:space="preserve"> </w:t>
      </w:r>
      <w:r w:rsidRPr="00F4511C">
        <w:rPr>
          <w:b/>
        </w:rPr>
        <w:t>10</w:t>
      </w:r>
      <w:r w:rsidRPr="00F4511C">
        <w:t>, veae099, doi:10.1093/ve/veae099 (2024).</w:t>
      </w:r>
    </w:p>
    <w:p w14:paraId="0A070556" w14:textId="77777777" w:rsidR="00F4511C" w:rsidRPr="00F4511C" w:rsidRDefault="00F4511C" w:rsidP="00F4511C">
      <w:pPr>
        <w:pStyle w:val="EndNoteBibliography"/>
        <w:spacing w:after="0"/>
        <w:ind w:left="720" w:hanging="720"/>
      </w:pPr>
      <w:r w:rsidRPr="00F4511C">
        <w:t>27</w:t>
      </w:r>
      <w:r w:rsidRPr="00F4511C">
        <w:tab/>
        <w:t>Deng, X.</w:t>
      </w:r>
      <w:r w:rsidRPr="00F4511C">
        <w:rPr>
          <w:i/>
        </w:rPr>
        <w:t xml:space="preserve"> et al.</w:t>
      </w:r>
      <w:r w:rsidRPr="00F4511C">
        <w:t xml:space="preserve"> An ensemble strategy that significantly improves de novo assembly of microbial genomes from metagenomic next-generation sequencing data. </w:t>
      </w:r>
      <w:r w:rsidRPr="00F4511C">
        <w:rPr>
          <w:i/>
        </w:rPr>
        <w:t>Nucleic Acids Res</w:t>
      </w:r>
      <w:r w:rsidRPr="00F4511C">
        <w:t xml:space="preserve"> </w:t>
      </w:r>
      <w:r w:rsidRPr="00F4511C">
        <w:rPr>
          <w:b/>
        </w:rPr>
        <w:t>43</w:t>
      </w:r>
      <w:r w:rsidRPr="00F4511C">
        <w:t>, e46, doi:10.1093/nar/gkv002 (2015).</w:t>
      </w:r>
    </w:p>
    <w:p w14:paraId="634582E0" w14:textId="77777777" w:rsidR="00F4511C" w:rsidRPr="00F4511C" w:rsidRDefault="00F4511C" w:rsidP="00F4511C">
      <w:pPr>
        <w:pStyle w:val="EndNoteBibliography"/>
        <w:spacing w:after="0"/>
        <w:ind w:left="720" w:hanging="720"/>
      </w:pPr>
      <w:r w:rsidRPr="00F4511C">
        <w:t>28</w:t>
      </w:r>
      <w:r w:rsidRPr="00F4511C">
        <w:tab/>
        <w:t>Xiang, X.</w:t>
      </w:r>
      <w:r w:rsidRPr="00F4511C">
        <w:rPr>
          <w:i/>
        </w:rPr>
        <w:t xml:space="preserve"> et al.</w:t>
      </w:r>
      <w:r w:rsidRPr="00F4511C">
        <w:t xml:space="preserve"> Evaluating the performance of low-frequency variant calling tools for the detection of variants from short-read deep sequencing data. </w:t>
      </w:r>
      <w:r w:rsidRPr="00F4511C">
        <w:rPr>
          <w:i/>
        </w:rPr>
        <w:t>Sci Rep</w:t>
      </w:r>
      <w:r w:rsidRPr="00F4511C">
        <w:t xml:space="preserve"> </w:t>
      </w:r>
      <w:r w:rsidRPr="00F4511C">
        <w:rPr>
          <w:b/>
        </w:rPr>
        <w:t>13</w:t>
      </w:r>
      <w:r w:rsidRPr="00F4511C">
        <w:t>, 20444, doi:10.1038/s41598-023-47135-3 (2023).</w:t>
      </w:r>
    </w:p>
    <w:p w14:paraId="2072145E" w14:textId="77777777" w:rsidR="00F4511C" w:rsidRPr="00F4511C" w:rsidRDefault="00F4511C" w:rsidP="00F4511C">
      <w:pPr>
        <w:pStyle w:val="EndNoteBibliography"/>
        <w:spacing w:after="0"/>
        <w:ind w:left="720" w:hanging="720"/>
      </w:pPr>
      <w:r w:rsidRPr="00F4511C">
        <w:t>29</w:t>
      </w:r>
      <w:r w:rsidRPr="00F4511C">
        <w:tab/>
        <w:t>Ma, X.</w:t>
      </w:r>
      <w:r w:rsidRPr="00F4511C">
        <w:rPr>
          <w:i/>
        </w:rPr>
        <w:t xml:space="preserve"> et al.</w:t>
      </w:r>
      <w:r w:rsidRPr="00F4511C">
        <w:t xml:space="preserve"> Analysis of error profiles in deep next-generation sequencing data. </w:t>
      </w:r>
      <w:r w:rsidRPr="00F4511C">
        <w:rPr>
          <w:i/>
        </w:rPr>
        <w:t>Genome Biol</w:t>
      </w:r>
      <w:r w:rsidRPr="00F4511C">
        <w:t xml:space="preserve"> </w:t>
      </w:r>
      <w:r w:rsidRPr="00F4511C">
        <w:rPr>
          <w:b/>
        </w:rPr>
        <w:t>20</w:t>
      </w:r>
      <w:r w:rsidRPr="00F4511C">
        <w:t>, 50, doi:10.1186/s13059-019-1659-6 (2019).</w:t>
      </w:r>
    </w:p>
    <w:p w14:paraId="5B84A78B" w14:textId="77777777" w:rsidR="00F4511C" w:rsidRPr="00F4511C" w:rsidRDefault="00F4511C" w:rsidP="00F4511C">
      <w:pPr>
        <w:pStyle w:val="EndNoteBibliography"/>
        <w:spacing w:after="0"/>
        <w:ind w:left="720" w:hanging="720"/>
      </w:pPr>
      <w:r w:rsidRPr="00F4511C">
        <w:t>30</w:t>
      </w:r>
      <w:r w:rsidRPr="00F4511C">
        <w:tab/>
        <w:t xml:space="preserve">White, D. J., Wang, J. &amp; Hall, R. J. Assessing the Impact of Assemblers on Virus Detection in a De Novo Metagenomic Analysis Pipeline. </w:t>
      </w:r>
      <w:r w:rsidRPr="00F4511C">
        <w:rPr>
          <w:i/>
        </w:rPr>
        <w:t>J Comput Biol</w:t>
      </w:r>
      <w:r w:rsidRPr="00F4511C">
        <w:t xml:space="preserve"> </w:t>
      </w:r>
      <w:r w:rsidRPr="00F4511C">
        <w:rPr>
          <w:b/>
        </w:rPr>
        <w:t>24</w:t>
      </w:r>
      <w:r w:rsidRPr="00F4511C">
        <w:t>, 874-881, doi:10.1089/cmb.2017.0008 (2017).</w:t>
      </w:r>
    </w:p>
    <w:p w14:paraId="3BF32285" w14:textId="77777777" w:rsidR="00F4511C" w:rsidRPr="00F4511C" w:rsidRDefault="00F4511C" w:rsidP="00F4511C">
      <w:pPr>
        <w:pStyle w:val="EndNoteBibliography"/>
        <w:spacing w:after="0"/>
        <w:ind w:left="720" w:hanging="720"/>
      </w:pPr>
      <w:r w:rsidRPr="00F4511C">
        <w:t>31</w:t>
      </w:r>
      <w:r w:rsidRPr="00F4511C">
        <w:tab/>
        <w:t xml:space="preserve">Li, H. Aligning sequence reads, clone sequences and assembly contigs with BWA-MEM. </w:t>
      </w:r>
      <w:r w:rsidRPr="00F4511C">
        <w:rPr>
          <w:i/>
        </w:rPr>
        <w:t>arXiv</w:t>
      </w:r>
      <w:r w:rsidRPr="00F4511C">
        <w:t>, doi:10.48550/arXiv.1303.3997v2 [q-bio.GN] (2013).</w:t>
      </w:r>
    </w:p>
    <w:p w14:paraId="4297369E" w14:textId="77777777" w:rsidR="00F4511C" w:rsidRPr="00F4511C" w:rsidRDefault="00F4511C" w:rsidP="00F4511C">
      <w:pPr>
        <w:pStyle w:val="EndNoteBibliography"/>
        <w:spacing w:after="0"/>
        <w:ind w:left="720" w:hanging="720"/>
      </w:pPr>
      <w:r w:rsidRPr="00F4511C">
        <w:t>32</w:t>
      </w:r>
      <w:r w:rsidRPr="00F4511C">
        <w:tab/>
        <w:t>Dobin, A.</w:t>
      </w:r>
      <w:r w:rsidRPr="00F4511C">
        <w:rPr>
          <w:i/>
        </w:rPr>
        <w:t xml:space="preserve"> et al.</w:t>
      </w:r>
      <w:r w:rsidRPr="00F4511C">
        <w:t xml:space="preserve"> STAR: ultrafast universal RNA-seq aligner. </w:t>
      </w:r>
      <w:r w:rsidRPr="00F4511C">
        <w:rPr>
          <w:i/>
        </w:rPr>
        <w:t>Bioinformatics</w:t>
      </w:r>
      <w:r w:rsidRPr="00F4511C">
        <w:t xml:space="preserve"> </w:t>
      </w:r>
      <w:r w:rsidRPr="00F4511C">
        <w:rPr>
          <w:b/>
        </w:rPr>
        <w:t>29</w:t>
      </w:r>
      <w:r w:rsidRPr="00F4511C">
        <w:t>, 15-21, doi:10.1093/bioinformatics/bts635 (2013).</w:t>
      </w:r>
    </w:p>
    <w:p w14:paraId="58EA59B6" w14:textId="77777777" w:rsidR="00F4511C" w:rsidRPr="00F4511C" w:rsidRDefault="00F4511C" w:rsidP="00F4511C">
      <w:pPr>
        <w:pStyle w:val="EndNoteBibliography"/>
        <w:spacing w:after="0"/>
        <w:ind w:left="720" w:hanging="720"/>
      </w:pPr>
      <w:r w:rsidRPr="00F4511C">
        <w:t>33</w:t>
      </w:r>
      <w:r w:rsidRPr="00F4511C">
        <w:tab/>
        <w:t xml:space="preserve">Chen, S. fastp 1.0: An ultra-fast all-round tool for FASTQ data quality control and preprocessing. </w:t>
      </w:r>
      <w:r w:rsidRPr="00F4511C">
        <w:rPr>
          <w:i/>
        </w:rPr>
        <w:t>Imeta</w:t>
      </w:r>
      <w:r w:rsidRPr="00F4511C">
        <w:t xml:space="preserve"> </w:t>
      </w:r>
      <w:r w:rsidRPr="00F4511C">
        <w:rPr>
          <w:b/>
        </w:rPr>
        <w:t>4</w:t>
      </w:r>
      <w:r w:rsidRPr="00F4511C">
        <w:t>, e70078, doi:10.1002/imt2.70078 (2025).</w:t>
      </w:r>
    </w:p>
    <w:p w14:paraId="42E8FFE2" w14:textId="77777777" w:rsidR="00F4511C" w:rsidRPr="00F4511C" w:rsidRDefault="00F4511C" w:rsidP="00F4511C">
      <w:pPr>
        <w:pStyle w:val="EndNoteBibliography"/>
        <w:spacing w:after="0"/>
        <w:ind w:left="720" w:hanging="720"/>
      </w:pPr>
      <w:r w:rsidRPr="00F4511C">
        <w:t>34</w:t>
      </w:r>
      <w:r w:rsidRPr="00F4511C">
        <w:tab/>
        <w:t xml:space="preserve">Liao, Y., Smyth, G. K. &amp; Shi, W. featureCounts: an efficient general purpose program for assigning sequence reads to genomic features. </w:t>
      </w:r>
      <w:r w:rsidRPr="00F4511C">
        <w:rPr>
          <w:i/>
        </w:rPr>
        <w:t>Bioinformatics</w:t>
      </w:r>
      <w:r w:rsidRPr="00F4511C">
        <w:t xml:space="preserve"> </w:t>
      </w:r>
      <w:r w:rsidRPr="00F4511C">
        <w:rPr>
          <w:b/>
        </w:rPr>
        <w:t>30</w:t>
      </w:r>
      <w:r w:rsidRPr="00F4511C">
        <w:t>, 923-930, doi:10.1093/bioinformatics/btt656 (2014).</w:t>
      </w:r>
    </w:p>
    <w:p w14:paraId="37616E6A" w14:textId="77777777" w:rsidR="00F4511C" w:rsidRPr="00F4511C" w:rsidRDefault="00F4511C" w:rsidP="00F4511C">
      <w:pPr>
        <w:pStyle w:val="EndNoteBibliography"/>
        <w:spacing w:after="0"/>
        <w:ind w:left="720" w:hanging="720"/>
      </w:pPr>
      <w:r w:rsidRPr="00F4511C">
        <w:t>35</w:t>
      </w:r>
      <w:r w:rsidRPr="00F4511C">
        <w:tab/>
        <w:t>Danecek, P.</w:t>
      </w:r>
      <w:r w:rsidRPr="00F4511C">
        <w:rPr>
          <w:i/>
        </w:rPr>
        <w:t xml:space="preserve"> et al.</w:t>
      </w:r>
      <w:r w:rsidRPr="00F4511C">
        <w:t xml:space="preserve"> Twelve years of SAMtools and BCFtools. </w:t>
      </w:r>
      <w:r w:rsidRPr="00F4511C">
        <w:rPr>
          <w:i/>
        </w:rPr>
        <w:t>Gigascience</w:t>
      </w:r>
      <w:r w:rsidRPr="00F4511C">
        <w:t xml:space="preserve"> </w:t>
      </w:r>
      <w:r w:rsidRPr="00F4511C">
        <w:rPr>
          <w:b/>
        </w:rPr>
        <w:t>10</w:t>
      </w:r>
      <w:r w:rsidRPr="00F4511C">
        <w:t>, doi:10.1093/gigascience/giab008 (2021).</w:t>
      </w:r>
    </w:p>
    <w:p w14:paraId="66FCB4D0" w14:textId="77777777" w:rsidR="00F4511C" w:rsidRPr="00F4511C" w:rsidRDefault="00F4511C" w:rsidP="00F4511C">
      <w:pPr>
        <w:pStyle w:val="EndNoteBibliography"/>
        <w:ind w:left="720" w:hanging="720"/>
      </w:pPr>
      <w:r w:rsidRPr="00F4511C">
        <w:t>36</w:t>
      </w:r>
      <w:r w:rsidRPr="00F4511C">
        <w:tab/>
        <w:t xml:space="preserve">Goodacre, N., Aljanahi, A., Nandakumar, S., Mikailov, M. &amp; Khan, A. S. A Reference Viral Database (RVDB) To Enhance Bioinformatics Analysis of High-Throughput Sequencing for Novel Virus Detection. </w:t>
      </w:r>
      <w:r w:rsidRPr="00F4511C">
        <w:rPr>
          <w:i/>
        </w:rPr>
        <w:t>mSphere</w:t>
      </w:r>
      <w:r w:rsidRPr="00F4511C">
        <w:t xml:space="preserve"> </w:t>
      </w:r>
      <w:r w:rsidRPr="00F4511C">
        <w:rPr>
          <w:b/>
        </w:rPr>
        <w:t>3</w:t>
      </w:r>
      <w:r w:rsidRPr="00F4511C">
        <w:t>, doi:10.1128/mSphereDirect.00069-18 (2018).</w:t>
      </w:r>
    </w:p>
    <w:p w14:paraId="505D491B" w14:textId="33D755A0" w:rsidR="00957B6D" w:rsidRDefault="00F521D3" w:rsidP="00D140B5">
      <w:pPr>
        <w:rPr>
          <w:b/>
          <w:bCs/>
        </w:rPr>
      </w:pPr>
      <w:r>
        <w:rPr>
          <w:b/>
          <w:bCs/>
        </w:rPr>
        <w:fldChar w:fldCharType="end"/>
      </w:r>
    </w:p>
    <w:sectPr w:rsidR="00957B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u, Joshua" w:date="2026-05-14T14:43:00Z" w:initials="JX">
    <w:p w14:paraId="5E073761" w14:textId="77777777" w:rsidR="00640D65" w:rsidRDefault="00057D42" w:rsidP="00640D65">
      <w:pPr>
        <w:pStyle w:val="CommentText"/>
      </w:pPr>
      <w:r>
        <w:rPr>
          <w:rStyle w:val="CommentReference"/>
        </w:rPr>
        <w:annotationRef/>
      </w:r>
      <w:r w:rsidR="00640D65">
        <w:t xml:space="preserve">These two problems are very different. When detecting viral agents in biologics starting materials, it is more about safety or contamination. It is my understanding that there is no need to study host-pathogen interactions in this scenario. Studying host-virus interactions is crucial for identifying how viruses hijack cellular machinery to replicate, which directly enables the development of antiviral drugs, vaccines, and diagnostic tools. Understanding these molecular, immunological, and genetic interactions is essential to combat emerging diseases, counteract drug resistance, and predict pandemic threats. </w:t>
      </w:r>
    </w:p>
    <w:p w14:paraId="55E46A24" w14:textId="77777777" w:rsidR="00640D65" w:rsidRDefault="00640D65" w:rsidP="00640D65">
      <w:pPr>
        <w:pStyle w:val="CommentText"/>
      </w:pPr>
    </w:p>
    <w:p w14:paraId="29B9B338" w14:textId="77777777" w:rsidR="00640D65" w:rsidRDefault="00640D65" w:rsidP="00640D65">
      <w:pPr>
        <w:pStyle w:val="CommentText"/>
      </w:pPr>
      <w:r>
        <w:t>It may be ok to remove the second sentence.</w:t>
      </w:r>
    </w:p>
  </w:comment>
  <w:comment w:id="10" w:author="Xu, Joshua" w:date="2026-05-14T15:02:00Z" w:initials="JX">
    <w:p w14:paraId="0CF12387" w14:textId="77777777" w:rsidR="0006412D" w:rsidRDefault="0006412D" w:rsidP="0006412D">
      <w:pPr>
        <w:pStyle w:val="CommentText"/>
      </w:pPr>
      <w:r>
        <w:rPr>
          <w:rStyle w:val="CommentReference"/>
        </w:rPr>
        <w:annotationRef/>
      </w:r>
      <w:r>
        <w:t>This is the only mention in the manuscript. Remove it?</w:t>
      </w:r>
    </w:p>
  </w:comment>
  <w:comment w:id="11" w:author="Xu, Joshua" w:date="2026-05-14T15:48:00Z" w:initials="JX">
    <w:p w14:paraId="701D1D3E" w14:textId="77777777" w:rsidR="00B1451E" w:rsidRDefault="00A45CA6" w:rsidP="00B1451E">
      <w:pPr>
        <w:pStyle w:val="CommentText"/>
      </w:pPr>
      <w:r>
        <w:rPr>
          <w:rStyle w:val="CommentReference"/>
        </w:rPr>
        <w:annotationRef/>
      </w:r>
      <w:r w:rsidR="00B1451E">
        <w:t xml:space="preserve">Basic means simple? I guess you meant to say basic biology (science) versus translational science. But it might be misleading. </w:t>
      </w:r>
    </w:p>
    <w:p w14:paraId="27F7BF0C" w14:textId="77777777" w:rsidR="00B1451E" w:rsidRDefault="00B1451E" w:rsidP="00B1451E">
      <w:pPr>
        <w:pStyle w:val="CommentText"/>
      </w:pPr>
    </w:p>
    <w:p w14:paraId="0E13D2A2" w14:textId="77777777" w:rsidR="00B1451E" w:rsidRDefault="00B1451E" w:rsidP="00B1451E">
      <w:pPr>
        <w:pStyle w:val="CommentText"/>
      </w:pPr>
      <w:r>
        <w:t>How about mechanism?</w:t>
      </w:r>
    </w:p>
  </w:comment>
  <w:comment w:id="12" w:author="Xu, Joshua" w:date="2026-05-14T16:03:00Z" w:initials="JX">
    <w:p w14:paraId="351DA5F1" w14:textId="77777777" w:rsidR="002C1698" w:rsidRDefault="00614E54" w:rsidP="002C1698">
      <w:pPr>
        <w:pStyle w:val="CommentText"/>
      </w:pPr>
      <w:r>
        <w:rPr>
          <w:rStyle w:val="CommentReference"/>
        </w:rPr>
        <w:annotationRef/>
      </w:r>
      <w:r w:rsidR="002C1698">
        <w:t>What does it mean?</w:t>
      </w:r>
    </w:p>
  </w:comment>
  <w:comment w:id="13" w:author="Xu, Joshua" w:date="2026-05-14T16:06:00Z" w:initials="JX">
    <w:p w14:paraId="60BDAFA4" w14:textId="77777777" w:rsidR="007A448F" w:rsidRDefault="007A448F" w:rsidP="007A448F">
      <w:pPr>
        <w:pStyle w:val="CommentText"/>
      </w:pPr>
      <w:r>
        <w:rPr>
          <w:rStyle w:val="CommentReference"/>
        </w:rPr>
        <w:annotationRef/>
      </w:r>
      <w:r>
        <w:t>Here the framework may refer to the AdVentSeq pipeline.</w:t>
      </w:r>
    </w:p>
  </w:comment>
  <w:comment w:id="14" w:author="Xu, Joshua" w:date="2026-05-14T16:08:00Z" w:initials="JX">
    <w:p w14:paraId="4BE56EAD" w14:textId="77777777" w:rsidR="00C92FE6" w:rsidRDefault="00C92FE6" w:rsidP="00C92FE6">
      <w:pPr>
        <w:pStyle w:val="CommentText"/>
      </w:pPr>
      <w:r>
        <w:rPr>
          <w:rStyle w:val="CommentReference"/>
        </w:rPr>
        <w:annotationRef/>
      </w:r>
      <w:r>
        <w:t>So ViraQuant is not part of AdVentSeq? That will be confusing.</w:t>
      </w:r>
    </w:p>
  </w:comment>
  <w:comment w:id="29" w:author="Xu, Joshua" w:date="2026-05-15T14:28:00Z" w:initials="JX">
    <w:p w14:paraId="79C33B80" w14:textId="77777777" w:rsidR="00326F3E" w:rsidRDefault="00326F3E" w:rsidP="00326F3E">
      <w:pPr>
        <w:pStyle w:val="CommentText"/>
      </w:pPr>
      <w:r>
        <w:rPr>
          <w:rStyle w:val="CommentReference"/>
        </w:rPr>
        <w:annotationRef/>
      </w:r>
      <w:r>
        <w:t xml:space="preserve">Neither number matches the text below or Table 1. </w:t>
      </w:r>
    </w:p>
  </w:comment>
  <w:comment w:id="30" w:author="Xu, Joshua" w:date="2026-05-15T14:29:00Z" w:initials="JX">
    <w:p w14:paraId="0496441E" w14:textId="77777777" w:rsidR="00D75ADC" w:rsidRDefault="00D75ADC" w:rsidP="00D75ADC">
      <w:pPr>
        <w:pStyle w:val="CommentText"/>
      </w:pPr>
      <w:r>
        <w:rPr>
          <w:rStyle w:val="CommentReference"/>
        </w:rPr>
        <w:annotationRef/>
      </w:r>
      <w:r>
        <w:t>This is not clear. What is the denominator? All raw reads or the filtered reads?</w:t>
      </w:r>
    </w:p>
  </w:comment>
  <w:comment w:id="31" w:author="Xu, Joshua" w:date="2026-05-15T14:29:00Z" w:initials="JX">
    <w:p w14:paraId="4268E9B1" w14:textId="77777777" w:rsidR="00627737" w:rsidRDefault="00627737" w:rsidP="00627737">
      <w:pPr>
        <w:pStyle w:val="CommentText"/>
      </w:pPr>
      <w:r>
        <w:rPr>
          <w:rStyle w:val="CommentReference"/>
        </w:rPr>
        <w:annotationRef/>
      </w:r>
      <w:r>
        <w:t xml:space="preserve">See question above. </w:t>
      </w:r>
    </w:p>
  </w:comment>
  <w:comment w:id="44" w:author="Xu, Joshua" w:date="2026-05-15T15:10:00Z" w:initials="JX">
    <w:p w14:paraId="0559BD08" w14:textId="77777777" w:rsidR="004C0F7E" w:rsidRDefault="004C0F7E" w:rsidP="004C0F7E">
      <w:pPr>
        <w:pStyle w:val="CommentText"/>
      </w:pPr>
      <w:r>
        <w:rPr>
          <w:rStyle w:val="CommentReference"/>
        </w:rPr>
        <w:annotationRef/>
      </w:r>
      <w:r>
        <w:t>Virus species?</w:t>
      </w:r>
    </w:p>
  </w:comment>
  <w:comment w:id="45" w:author="Xu, Joshua" w:date="2026-05-15T15:11:00Z" w:initials="JX">
    <w:p w14:paraId="37B6B794" w14:textId="77777777" w:rsidR="00E441DB" w:rsidRDefault="00E441DB" w:rsidP="00E441DB">
      <w:pPr>
        <w:pStyle w:val="CommentText"/>
      </w:pPr>
      <w:r>
        <w:rPr>
          <w:rStyle w:val="CommentReference"/>
        </w:rPr>
        <w:annotationRef/>
      </w:r>
      <w:r>
        <w:t>See question above.</w:t>
      </w:r>
    </w:p>
  </w:comment>
  <w:comment w:id="46" w:author="Xu, Joshua" w:date="2026-05-15T15:11:00Z" w:initials="JX">
    <w:p w14:paraId="2A258AA6" w14:textId="4A19E91F" w:rsidR="00E441DB" w:rsidRDefault="00E441DB" w:rsidP="00E441DB">
      <w:pPr>
        <w:pStyle w:val="CommentText"/>
      </w:pPr>
      <w:r>
        <w:rPr>
          <w:rStyle w:val="CommentReference"/>
        </w:rPr>
        <w:annotationRef/>
      </w:r>
      <w:r>
        <w:t>See question above.</w:t>
      </w:r>
    </w:p>
  </w:comment>
  <w:comment w:id="48" w:author="Xu, Joshua" w:date="2026-05-15T15:30:00Z" w:initials="JX">
    <w:p w14:paraId="0F0EEB86" w14:textId="77777777" w:rsidR="00A5118A" w:rsidRDefault="00A5118A" w:rsidP="00A5118A">
      <w:pPr>
        <w:pStyle w:val="CommentText"/>
      </w:pPr>
      <w:r>
        <w:rPr>
          <w:rStyle w:val="CommentReference"/>
        </w:rPr>
        <w:annotationRef/>
      </w:r>
      <w:r>
        <w:t>Why the same value in each column?</w:t>
      </w:r>
    </w:p>
  </w:comment>
  <w:comment w:id="49" w:author="Xu, Joshua" w:date="2026-05-15T16:13:00Z" w:initials="JX">
    <w:p w14:paraId="06D66ECB" w14:textId="77777777" w:rsidR="00234129" w:rsidRDefault="00234129" w:rsidP="00234129">
      <w:pPr>
        <w:pStyle w:val="CommentText"/>
      </w:pPr>
      <w:r>
        <w:rPr>
          <w:rStyle w:val="CommentReference"/>
        </w:rPr>
        <w:annotationRef/>
      </w:r>
      <w:r>
        <w:t>The section reads well!</w:t>
      </w:r>
    </w:p>
  </w:comment>
  <w:comment w:id="50" w:author="Xu, Joshua" w:date="2026-05-15T16:04:00Z" w:initials="JX">
    <w:p w14:paraId="60ED2C9F" w14:textId="6A1F1571" w:rsidR="00132A53" w:rsidRDefault="00132A53" w:rsidP="00132A53">
      <w:pPr>
        <w:pStyle w:val="CommentText"/>
      </w:pPr>
      <w:r>
        <w:rPr>
          <w:rStyle w:val="CommentReference"/>
        </w:rPr>
        <w:annotationRef/>
      </w:r>
      <w:r>
        <w:t xml:space="preserve">This phrase may be misleading. BWA-MEM is conservative in leaving less read for viral realignment and thus aggressive in host subtraction. </w:t>
      </w:r>
    </w:p>
  </w:comment>
  <w:comment w:id="51" w:author="Xu, Joshua" w:date="2026-05-15T16:11:00Z" w:initials="JX">
    <w:p w14:paraId="7C355AFF" w14:textId="77777777" w:rsidR="00224490" w:rsidRDefault="00224490" w:rsidP="00224490">
      <w:pPr>
        <w:pStyle w:val="CommentText"/>
      </w:pPr>
      <w:r>
        <w:rPr>
          <w:rStyle w:val="CommentReference"/>
        </w:rPr>
        <w:annotationRef/>
      </w:r>
      <w:r>
        <w:t>Very well written!</w:t>
      </w:r>
    </w:p>
  </w:comment>
  <w:comment w:id="63" w:author="Xu, Joshua" w:date="2026-05-15T16:27:00Z" w:initials="JX">
    <w:p w14:paraId="179E97E8" w14:textId="77777777" w:rsidR="00EE2384" w:rsidRDefault="00501B93" w:rsidP="00EE2384">
      <w:pPr>
        <w:pStyle w:val="CommentText"/>
      </w:pPr>
      <w:r>
        <w:rPr>
          <w:rStyle w:val="CommentReference"/>
        </w:rPr>
        <w:annotationRef/>
      </w:r>
      <w:r w:rsidR="00EE2384">
        <w:t>Will the reviewers ask for the parameters for these mappers used during evaluation?</w:t>
      </w:r>
    </w:p>
  </w:comment>
  <w:comment w:id="68" w:author="Xu, Joshua" w:date="2026-05-15T16:22:00Z" w:initials="JX">
    <w:p w14:paraId="3C7CF355" w14:textId="3DE60D17" w:rsidR="0089309D" w:rsidRDefault="0089309D" w:rsidP="0089309D">
      <w:pPr>
        <w:pStyle w:val="CommentText"/>
      </w:pPr>
      <w:r>
        <w:rPr>
          <w:rStyle w:val="CommentReference"/>
        </w:rPr>
        <w:annotationRef/>
      </w:r>
      <w:r>
        <w:t>The special characters make this a single word.</w:t>
      </w:r>
    </w:p>
  </w:comment>
  <w:comment w:id="69" w:author="Xu, Joshua" w:date="2026-05-15T16:29:00Z" w:initials="JX">
    <w:p w14:paraId="7F718955" w14:textId="77777777" w:rsidR="00483779" w:rsidRDefault="00483779" w:rsidP="00483779">
      <w:pPr>
        <w:pStyle w:val="CommentText"/>
      </w:pPr>
      <w:r>
        <w:rPr>
          <w:rStyle w:val="CommentReference"/>
        </w:rPr>
        <w:annotationRef/>
      </w:r>
      <w:r>
        <w:t>Metrics?</w:t>
      </w:r>
    </w:p>
  </w:comment>
  <w:comment w:id="70" w:author="Xu, Joshua" w:date="2026-05-15T16:29:00Z" w:initials="JX">
    <w:p w14:paraId="10ABEA9F" w14:textId="77777777" w:rsidR="00483779" w:rsidRDefault="00483779" w:rsidP="00483779">
      <w:pPr>
        <w:pStyle w:val="CommentText"/>
      </w:pPr>
      <w:r>
        <w:rPr>
          <w:rStyle w:val="CommentReference"/>
        </w:rPr>
        <w:annotationRef/>
      </w:r>
      <w:r>
        <w:t>See question above.</w:t>
      </w:r>
    </w:p>
  </w:comment>
  <w:comment w:id="73" w:author="Xu, Joshua" w:date="2026-05-15T16:24:00Z" w:initials="JX">
    <w:p w14:paraId="106C1604" w14:textId="7BA37775" w:rsidR="00FC6E3B" w:rsidRDefault="00FC6E3B" w:rsidP="00FC6E3B">
      <w:pPr>
        <w:pStyle w:val="CommentText"/>
      </w:pPr>
      <w:r>
        <w:rPr>
          <w:rStyle w:val="CommentReference"/>
        </w:rPr>
        <w:annotationRef/>
      </w:r>
      <w:r>
        <w:t>This would be confusing. How about TaxID?</w:t>
      </w:r>
    </w:p>
  </w:comment>
  <w:comment w:id="82" w:author="Xu, Joshua" w:date="2026-05-15T16:40:00Z" w:initials="JX">
    <w:p w14:paraId="6A35E85A" w14:textId="77777777" w:rsidR="005359E4" w:rsidRDefault="005359E4" w:rsidP="005359E4">
      <w:pPr>
        <w:pStyle w:val="CommentText"/>
      </w:pPr>
      <w:r>
        <w:rPr>
          <w:rStyle w:val="CommentReference"/>
        </w:rPr>
        <w:annotationRef/>
      </w:r>
      <w:r>
        <w:t>An answer from Elsa:</w:t>
      </w:r>
    </w:p>
    <w:p w14:paraId="311FC4E6" w14:textId="77777777" w:rsidR="005359E4" w:rsidRDefault="005359E4" w:rsidP="005359E4">
      <w:pPr>
        <w:pStyle w:val="CommentText"/>
      </w:pPr>
    </w:p>
    <w:p w14:paraId="2AD17D3A" w14:textId="77777777" w:rsidR="005359E4" w:rsidRDefault="005359E4" w:rsidP="005359E4">
      <w:pPr>
        <w:pStyle w:val="CommentText"/>
      </w:pPr>
      <w:r>
        <w:t>**`TaxonomyClassifier`** is the more fitting name.</w:t>
      </w:r>
    </w:p>
    <w:p w14:paraId="41BDF376" w14:textId="77777777" w:rsidR="005359E4" w:rsidRDefault="005359E4" w:rsidP="005359E4">
      <w:pPr>
        <w:pStyle w:val="CommentText"/>
      </w:pPr>
    </w:p>
    <w:p w14:paraId="2F31C418" w14:textId="77777777" w:rsidR="005359E4" w:rsidRDefault="005359E4" w:rsidP="005359E4">
      <w:pPr>
        <w:pStyle w:val="CommentText"/>
      </w:pPr>
      <w:r>
        <w:t>Here's the reasoning:</w:t>
      </w:r>
    </w:p>
    <w:p w14:paraId="233C9879" w14:textId="77777777" w:rsidR="005359E4" w:rsidRDefault="005359E4" w:rsidP="005359E4">
      <w:pPr>
        <w:pStyle w:val="CommentText"/>
      </w:pPr>
    </w:p>
    <w:p w14:paraId="66B225EF" w14:textId="77777777" w:rsidR="005359E4" w:rsidRDefault="005359E4" w:rsidP="005359E4">
      <w:pPr>
        <w:pStyle w:val="CommentText"/>
      </w:pPr>
      <w:r>
        <w:t>- **`TaxonomyClassifier`** treats "taxonomy" as a domain noun — the script is a classifier *within* the domain of taxonomy. This follows the common Python naming convention where you pair a domain noun with a functional noun (e.g., `SequenceParser`, `SpeciesAnnotator`). It's concise and reads naturally.</w:t>
      </w:r>
    </w:p>
    <w:p w14:paraId="5B6622B5" w14:textId="77777777" w:rsidR="005359E4" w:rsidRDefault="005359E4" w:rsidP="005359E4">
      <w:pPr>
        <w:pStyle w:val="CommentText"/>
      </w:pPr>
    </w:p>
    <w:p w14:paraId="784E4E45" w14:textId="77777777" w:rsidR="005359E4" w:rsidRDefault="005359E4" w:rsidP="005359E4">
      <w:pPr>
        <w:pStyle w:val="CommentText"/>
      </w:pPr>
      <w:r>
        <w:t>- **`TaxonomicClassifier`** uses an adjective form, which is grammatically fine but slightly more verbose. It also risks ambiguity — "taxonomic" could describe *how* it classifies (using taxonomic methods) rather than *what* it classifies to (a taxonomic rank like species).</w:t>
      </w:r>
    </w:p>
    <w:p w14:paraId="6F1DA912" w14:textId="77777777" w:rsidR="005359E4" w:rsidRDefault="005359E4" w:rsidP="005359E4">
      <w:pPr>
        <w:pStyle w:val="CommentText"/>
      </w:pPr>
    </w:p>
    <w:p w14:paraId="66F6A98F" w14:textId="77777777" w:rsidR="005359E4" w:rsidRDefault="005359E4" w:rsidP="005359E4">
      <w:pPr>
        <w:pStyle w:val="CommentText"/>
      </w:pPr>
      <w:r>
        <w:t>For a script specifically classifying sequences to viral species, `TaxonomyClassifier` is cleaner and more idiomatic in Python naming conventions. If you want to be even more specific and descriptive, something like `ViralSpeciesClassifier` or `ViralTaxonomyClassifier` would make the script's purpose immediately obvious to other developers.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9B338" w15:done="0"/>
  <w15:commentEx w15:paraId="0CF12387" w15:done="0"/>
  <w15:commentEx w15:paraId="0E13D2A2" w15:done="0"/>
  <w15:commentEx w15:paraId="351DA5F1" w15:done="0"/>
  <w15:commentEx w15:paraId="60BDAFA4" w15:done="0"/>
  <w15:commentEx w15:paraId="4BE56EAD" w15:done="0"/>
  <w15:commentEx w15:paraId="79C33B80" w15:done="0"/>
  <w15:commentEx w15:paraId="0496441E" w15:done="0"/>
  <w15:commentEx w15:paraId="4268E9B1" w15:done="0"/>
  <w15:commentEx w15:paraId="0559BD08" w15:done="0"/>
  <w15:commentEx w15:paraId="37B6B794" w15:done="0"/>
  <w15:commentEx w15:paraId="2A258AA6" w15:done="0"/>
  <w15:commentEx w15:paraId="0F0EEB86" w15:done="0"/>
  <w15:commentEx w15:paraId="06D66ECB" w15:done="0"/>
  <w15:commentEx w15:paraId="60ED2C9F" w15:done="0"/>
  <w15:commentEx w15:paraId="7C355AFF" w15:done="0"/>
  <w15:commentEx w15:paraId="179E97E8" w15:done="0"/>
  <w15:commentEx w15:paraId="3C7CF355" w15:done="0"/>
  <w15:commentEx w15:paraId="7F718955" w15:done="0"/>
  <w15:commentEx w15:paraId="10ABEA9F" w15:done="0"/>
  <w15:commentEx w15:paraId="106C1604" w15:done="0"/>
  <w15:commentEx w15:paraId="66F6A9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80833" w16cex:dateUtc="2026-05-14T19:43:00Z"/>
  <w16cex:commentExtensible w16cex:durableId="16FFD4F6" w16cex:dateUtc="2026-05-14T20:02:00Z"/>
  <w16cex:commentExtensible w16cex:durableId="3498CFCB" w16cex:dateUtc="2026-05-14T20:48:00Z"/>
  <w16cex:commentExtensible w16cex:durableId="006218F5" w16cex:dateUtc="2026-05-14T21:03:00Z"/>
  <w16cex:commentExtensible w16cex:durableId="6BE47133" w16cex:dateUtc="2026-05-14T21:06:00Z"/>
  <w16cex:commentExtensible w16cex:durableId="2944AC99" w16cex:dateUtc="2026-05-14T21:08:00Z"/>
  <w16cex:commentExtensible w16cex:durableId="144597C7" w16cex:dateUtc="2026-05-15T19:28:00Z"/>
  <w16cex:commentExtensible w16cex:durableId="56E566F8" w16cex:dateUtc="2026-05-15T19:29:00Z"/>
  <w16cex:commentExtensible w16cex:durableId="5140C2FC" w16cex:dateUtc="2026-05-15T19:29:00Z"/>
  <w16cex:commentExtensible w16cex:durableId="16B219E4" w16cex:dateUtc="2026-05-15T20:10:00Z"/>
  <w16cex:commentExtensible w16cex:durableId="7BF049F6" w16cex:dateUtc="2026-05-15T20:11:00Z"/>
  <w16cex:commentExtensible w16cex:durableId="539166E7" w16cex:dateUtc="2026-05-15T20:11:00Z"/>
  <w16cex:commentExtensible w16cex:durableId="7E539C87" w16cex:dateUtc="2026-05-15T20:30:00Z"/>
  <w16cex:commentExtensible w16cex:durableId="328059D5" w16cex:dateUtc="2026-05-15T21:13:00Z"/>
  <w16cex:commentExtensible w16cex:durableId="2DB610C0" w16cex:dateUtc="2026-05-15T21:04:00Z"/>
  <w16cex:commentExtensible w16cex:durableId="5C80B87D" w16cex:dateUtc="2026-05-15T21:11:00Z"/>
  <w16cex:commentExtensible w16cex:durableId="427E828E" w16cex:dateUtc="2026-05-15T21:27:00Z"/>
  <w16cex:commentExtensible w16cex:durableId="242F448A" w16cex:dateUtc="2026-05-15T21:22:00Z"/>
  <w16cex:commentExtensible w16cex:durableId="10DB84DC" w16cex:dateUtc="2026-05-15T21:29:00Z"/>
  <w16cex:commentExtensible w16cex:durableId="708CBAAF" w16cex:dateUtc="2026-05-15T21:29:00Z"/>
  <w16cex:commentExtensible w16cex:durableId="541118B8" w16cex:dateUtc="2026-05-15T21:24:00Z"/>
  <w16cex:commentExtensible w16cex:durableId="55DC6F8D" w16cex:dateUtc="2026-05-15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9B338" w16cid:durableId="7D480833"/>
  <w16cid:commentId w16cid:paraId="0CF12387" w16cid:durableId="16FFD4F6"/>
  <w16cid:commentId w16cid:paraId="0E13D2A2" w16cid:durableId="3498CFCB"/>
  <w16cid:commentId w16cid:paraId="351DA5F1" w16cid:durableId="006218F5"/>
  <w16cid:commentId w16cid:paraId="60BDAFA4" w16cid:durableId="6BE47133"/>
  <w16cid:commentId w16cid:paraId="4BE56EAD" w16cid:durableId="2944AC99"/>
  <w16cid:commentId w16cid:paraId="79C33B80" w16cid:durableId="144597C7"/>
  <w16cid:commentId w16cid:paraId="0496441E" w16cid:durableId="56E566F8"/>
  <w16cid:commentId w16cid:paraId="4268E9B1" w16cid:durableId="5140C2FC"/>
  <w16cid:commentId w16cid:paraId="0559BD08" w16cid:durableId="16B219E4"/>
  <w16cid:commentId w16cid:paraId="37B6B794" w16cid:durableId="7BF049F6"/>
  <w16cid:commentId w16cid:paraId="2A258AA6" w16cid:durableId="539166E7"/>
  <w16cid:commentId w16cid:paraId="0F0EEB86" w16cid:durableId="7E539C87"/>
  <w16cid:commentId w16cid:paraId="06D66ECB" w16cid:durableId="328059D5"/>
  <w16cid:commentId w16cid:paraId="60ED2C9F" w16cid:durableId="2DB610C0"/>
  <w16cid:commentId w16cid:paraId="7C355AFF" w16cid:durableId="5C80B87D"/>
  <w16cid:commentId w16cid:paraId="179E97E8" w16cid:durableId="427E828E"/>
  <w16cid:commentId w16cid:paraId="3C7CF355" w16cid:durableId="242F448A"/>
  <w16cid:commentId w16cid:paraId="7F718955" w16cid:durableId="10DB84DC"/>
  <w16cid:commentId w16cid:paraId="10ABEA9F" w16cid:durableId="708CBAAF"/>
  <w16cid:commentId w16cid:paraId="106C1604" w16cid:durableId="541118B8"/>
  <w16cid:commentId w16cid:paraId="66F6A98F" w16cid:durableId="55DC6F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Joshua">
    <w15:presenceInfo w15:providerId="AD" w15:userId="S::ZXu@fda.gov::9b187c7e-1088-41da-86fe-47efa9e90a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Scientific Report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p2xv0p4tdwfmeer26x5vflt02vfepxawtp&quot;&gt;AdVentSeq&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record-ids&gt;&lt;/item&gt;&lt;/Libraries&gt;"/>
  </w:docVars>
  <w:rsids>
    <w:rsidRoot w:val="00D140B5"/>
    <w:rsid w:val="00057D42"/>
    <w:rsid w:val="0006412D"/>
    <w:rsid w:val="000A146B"/>
    <w:rsid w:val="000A20BB"/>
    <w:rsid w:val="000E5BD5"/>
    <w:rsid w:val="00100A06"/>
    <w:rsid w:val="0011714C"/>
    <w:rsid w:val="00132A53"/>
    <w:rsid w:val="00137CF2"/>
    <w:rsid w:val="001607F8"/>
    <w:rsid w:val="0017174F"/>
    <w:rsid w:val="00177857"/>
    <w:rsid w:val="00180C1B"/>
    <w:rsid w:val="001B1B0F"/>
    <w:rsid w:val="001C2221"/>
    <w:rsid w:val="001F5CDA"/>
    <w:rsid w:val="00224490"/>
    <w:rsid w:val="00226CD6"/>
    <w:rsid w:val="00234129"/>
    <w:rsid w:val="002C1698"/>
    <w:rsid w:val="002D08B4"/>
    <w:rsid w:val="00326F3E"/>
    <w:rsid w:val="003747C0"/>
    <w:rsid w:val="00395198"/>
    <w:rsid w:val="00397A2E"/>
    <w:rsid w:val="003F3CD1"/>
    <w:rsid w:val="00483779"/>
    <w:rsid w:val="00486FA5"/>
    <w:rsid w:val="00493A17"/>
    <w:rsid w:val="004B1202"/>
    <w:rsid w:val="004C0F7E"/>
    <w:rsid w:val="004E5BF0"/>
    <w:rsid w:val="00501B93"/>
    <w:rsid w:val="00523563"/>
    <w:rsid w:val="00534209"/>
    <w:rsid w:val="005359E4"/>
    <w:rsid w:val="0054156B"/>
    <w:rsid w:val="00541652"/>
    <w:rsid w:val="0055735B"/>
    <w:rsid w:val="00596A64"/>
    <w:rsid w:val="005D36CE"/>
    <w:rsid w:val="005F0A95"/>
    <w:rsid w:val="005F5C73"/>
    <w:rsid w:val="00611FDC"/>
    <w:rsid w:val="00614E54"/>
    <w:rsid w:val="00627737"/>
    <w:rsid w:val="00632396"/>
    <w:rsid w:val="00640D65"/>
    <w:rsid w:val="00642166"/>
    <w:rsid w:val="006566C6"/>
    <w:rsid w:val="00683F7D"/>
    <w:rsid w:val="006A1AEF"/>
    <w:rsid w:val="006E0270"/>
    <w:rsid w:val="006E503F"/>
    <w:rsid w:val="007153DB"/>
    <w:rsid w:val="00756FA8"/>
    <w:rsid w:val="007A448F"/>
    <w:rsid w:val="007D5C57"/>
    <w:rsid w:val="007F64BF"/>
    <w:rsid w:val="008502CB"/>
    <w:rsid w:val="008648A3"/>
    <w:rsid w:val="0089309D"/>
    <w:rsid w:val="0089426D"/>
    <w:rsid w:val="008C31D1"/>
    <w:rsid w:val="00940D8A"/>
    <w:rsid w:val="009548BC"/>
    <w:rsid w:val="00957B6D"/>
    <w:rsid w:val="00973150"/>
    <w:rsid w:val="00973E10"/>
    <w:rsid w:val="00985987"/>
    <w:rsid w:val="009A24F1"/>
    <w:rsid w:val="009C5E35"/>
    <w:rsid w:val="009C7D04"/>
    <w:rsid w:val="009F4B84"/>
    <w:rsid w:val="00A23C1A"/>
    <w:rsid w:val="00A2568B"/>
    <w:rsid w:val="00A45CA6"/>
    <w:rsid w:val="00A5118A"/>
    <w:rsid w:val="00A91EAD"/>
    <w:rsid w:val="00AA1E47"/>
    <w:rsid w:val="00B1451E"/>
    <w:rsid w:val="00B454D3"/>
    <w:rsid w:val="00BA1E0E"/>
    <w:rsid w:val="00BC54DA"/>
    <w:rsid w:val="00BD7D2E"/>
    <w:rsid w:val="00C00FFF"/>
    <w:rsid w:val="00C92FE6"/>
    <w:rsid w:val="00C93E38"/>
    <w:rsid w:val="00CA5FB2"/>
    <w:rsid w:val="00CD03EC"/>
    <w:rsid w:val="00D140B5"/>
    <w:rsid w:val="00D30FE4"/>
    <w:rsid w:val="00D75ADC"/>
    <w:rsid w:val="00DA0B81"/>
    <w:rsid w:val="00E06372"/>
    <w:rsid w:val="00E441DB"/>
    <w:rsid w:val="00E50057"/>
    <w:rsid w:val="00E70278"/>
    <w:rsid w:val="00E822A1"/>
    <w:rsid w:val="00EE2384"/>
    <w:rsid w:val="00EE4886"/>
    <w:rsid w:val="00F209BB"/>
    <w:rsid w:val="00F4511C"/>
    <w:rsid w:val="00F521D3"/>
    <w:rsid w:val="00F60675"/>
    <w:rsid w:val="00F74D4B"/>
    <w:rsid w:val="00F931BE"/>
    <w:rsid w:val="00F95AA2"/>
    <w:rsid w:val="00FA52E0"/>
    <w:rsid w:val="00FC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CB81"/>
  <w15:chartTrackingRefBased/>
  <w15:docId w15:val="{ABAB872E-1AFD-42DC-B02B-30FA338E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D5"/>
    <w:pPr>
      <w:outlineLvl w:val="0"/>
    </w:pPr>
    <w:rPr>
      <w:b/>
      <w:bCs/>
      <w:sz w:val="28"/>
      <w:szCs w:val="28"/>
    </w:rPr>
  </w:style>
  <w:style w:type="paragraph" w:styleId="Heading2">
    <w:name w:val="heading 2"/>
    <w:basedOn w:val="Normal"/>
    <w:next w:val="Normal"/>
    <w:link w:val="Heading2Char"/>
    <w:uiPriority w:val="9"/>
    <w:unhideWhenUsed/>
    <w:qFormat/>
    <w:rsid w:val="000E5BD5"/>
    <w:pPr>
      <w:outlineLvl w:val="1"/>
    </w:pPr>
    <w:rPr>
      <w:b/>
      <w:bCs/>
    </w:rPr>
  </w:style>
  <w:style w:type="paragraph" w:styleId="Heading3">
    <w:name w:val="heading 3"/>
    <w:basedOn w:val="Normal"/>
    <w:next w:val="Normal"/>
    <w:link w:val="Heading3Char"/>
    <w:uiPriority w:val="9"/>
    <w:semiHidden/>
    <w:unhideWhenUsed/>
    <w:qFormat/>
    <w:rsid w:val="00D1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D5"/>
    <w:rPr>
      <w:b/>
      <w:bCs/>
      <w:sz w:val="28"/>
      <w:szCs w:val="28"/>
    </w:rPr>
  </w:style>
  <w:style w:type="character" w:customStyle="1" w:styleId="Heading2Char">
    <w:name w:val="Heading 2 Char"/>
    <w:basedOn w:val="DefaultParagraphFont"/>
    <w:link w:val="Heading2"/>
    <w:uiPriority w:val="9"/>
    <w:rsid w:val="000E5BD5"/>
    <w:rPr>
      <w:b/>
      <w:bCs/>
    </w:rPr>
  </w:style>
  <w:style w:type="character" w:customStyle="1" w:styleId="Heading3Char">
    <w:name w:val="Heading 3 Char"/>
    <w:basedOn w:val="DefaultParagraphFont"/>
    <w:link w:val="Heading3"/>
    <w:uiPriority w:val="9"/>
    <w:semiHidden/>
    <w:rsid w:val="00D1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B5"/>
    <w:rPr>
      <w:rFonts w:eastAsiaTheme="majorEastAsia" w:cstheme="majorBidi"/>
      <w:color w:val="272727" w:themeColor="text1" w:themeTint="D8"/>
    </w:rPr>
  </w:style>
  <w:style w:type="paragraph" w:styleId="Title">
    <w:name w:val="Title"/>
    <w:basedOn w:val="Normal"/>
    <w:next w:val="Normal"/>
    <w:link w:val="TitleChar"/>
    <w:uiPriority w:val="10"/>
    <w:qFormat/>
    <w:rsid w:val="000E5BD5"/>
    <w:rPr>
      <w:b/>
      <w:bCs/>
      <w:sz w:val="32"/>
      <w:szCs w:val="32"/>
    </w:rPr>
  </w:style>
  <w:style w:type="character" w:customStyle="1" w:styleId="TitleChar">
    <w:name w:val="Title Char"/>
    <w:basedOn w:val="DefaultParagraphFont"/>
    <w:link w:val="Title"/>
    <w:uiPriority w:val="10"/>
    <w:rsid w:val="000E5BD5"/>
    <w:rPr>
      <w:b/>
      <w:bCs/>
      <w:sz w:val="32"/>
      <w:szCs w:val="32"/>
    </w:rPr>
  </w:style>
  <w:style w:type="paragraph" w:styleId="Subtitle">
    <w:name w:val="Subtitle"/>
    <w:basedOn w:val="Normal"/>
    <w:next w:val="Normal"/>
    <w:link w:val="SubtitleChar"/>
    <w:uiPriority w:val="11"/>
    <w:qFormat/>
    <w:rsid w:val="00D1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B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B5"/>
    <w:rPr>
      <w:i/>
      <w:iCs/>
      <w:color w:val="404040" w:themeColor="text1" w:themeTint="BF"/>
    </w:rPr>
  </w:style>
  <w:style w:type="paragraph" w:styleId="ListParagraph">
    <w:name w:val="List Paragraph"/>
    <w:basedOn w:val="Normal"/>
    <w:uiPriority w:val="34"/>
    <w:qFormat/>
    <w:rsid w:val="00D140B5"/>
    <w:pPr>
      <w:ind w:left="720"/>
      <w:contextualSpacing/>
    </w:pPr>
  </w:style>
  <w:style w:type="character" w:styleId="IntenseEmphasis">
    <w:name w:val="Intense Emphasis"/>
    <w:basedOn w:val="DefaultParagraphFont"/>
    <w:uiPriority w:val="21"/>
    <w:qFormat/>
    <w:rsid w:val="00D140B5"/>
    <w:rPr>
      <w:i/>
      <w:iCs/>
      <w:color w:val="0F4761" w:themeColor="accent1" w:themeShade="BF"/>
    </w:rPr>
  </w:style>
  <w:style w:type="paragraph" w:styleId="IntenseQuote">
    <w:name w:val="Intense Quote"/>
    <w:basedOn w:val="Normal"/>
    <w:next w:val="Normal"/>
    <w:link w:val="IntenseQuoteChar"/>
    <w:uiPriority w:val="30"/>
    <w:qFormat/>
    <w:rsid w:val="00D1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B5"/>
    <w:rPr>
      <w:i/>
      <w:iCs/>
      <w:color w:val="0F4761" w:themeColor="accent1" w:themeShade="BF"/>
    </w:rPr>
  </w:style>
  <w:style w:type="character" w:styleId="IntenseReference">
    <w:name w:val="Intense Reference"/>
    <w:basedOn w:val="DefaultParagraphFont"/>
    <w:uiPriority w:val="32"/>
    <w:qFormat/>
    <w:rsid w:val="00D140B5"/>
    <w:rPr>
      <w:b/>
      <w:bCs/>
      <w:smallCaps/>
      <w:color w:val="0F4761" w:themeColor="accent1" w:themeShade="BF"/>
      <w:spacing w:val="5"/>
    </w:rPr>
  </w:style>
  <w:style w:type="character" w:styleId="Hyperlink">
    <w:name w:val="Hyperlink"/>
    <w:basedOn w:val="DefaultParagraphFont"/>
    <w:uiPriority w:val="99"/>
    <w:unhideWhenUsed/>
    <w:rsid w:val="00D140B5"/>
    <w:rPr>
      <w:color w:val="467886" w:themeColor="hyperlink"/>
      <w:u w:val="single"/>
    </w:rPr>
  </w:style>
  <w:style w:type="character" w:styleId="UnresolvedMention">
    <w:name w:val="Unresolved Mention"/>
    <w:basedOn w:val="DefaultParagraphFont"/>
    <w:uiPriority w:val="99"/>
    <w:semiHidden/>
    <w:unhideWhenUsed/>
    <w:rsid w:val="00D140B5"/>
    <w:rPr>
      <w:color w:val="605E5C"/>
      <w:shd w:val="clear" w:color="auto" w:fill="E1DFDD"/>
    </w:rPr>
  </w:style>
  <w:style w:type="paragraph" w:customStyle="1" w:styleId="EndNoteBibliographyTitle">
    <w:name w:val="EndNote Bibliography Title"/>
    <w:basedOn w:val="Normal"/>
    <w:link w:val="EndNoteBibliographyTitleChar"/>
    <w:rsid w:val="00F521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521D3"/>
    <w:rPr>
      <w:rFonts w:ascii="Aptos" w:hAnsi="Aptos"/>
      <w:noProof/>
    </w:rPr>
  </w:style>
  <w:style w:type="paragraph" w:customStyle="1" w:styleId="EndNoteBibliography">
    <w:name w:val="EndNote Bibliography"/>
    <w:basedOn w:val="Normal"/>
    <w:link w:val="EndNoteBibliographyChar"/>
    <w:rsid w:val="00F521D3"/>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521D3"/>
    <w:rPr>
      <w:rFonts w:ascii="Aptos" w:hAnsi="Aptos"/>
      <w:noProof/>
    </w:rPr>
  </w:style>
  <w:style w:type="table" w:styleId="TableGrid">
    <w:name w:val="Table Grid"/>
    <w:basedOn w:val="TableNormal"/>
    <w:uiPriority w:val="39"/>
    <w:rsid w:val="0065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D42"/>
    <w:rPr>
      <w:sz w:val="16"/>
      <w:szCs w:val="16"/>
    </w:rPr>
  </w:style>
  <w:style w:type="paragraph" w:styleId="CommentText">
    <w:name w:val="annotation text"/>
    <w:basedOn w:val="Normal"/>
    <w:link w:val="CommentTextChar"/>
    <w:uiPriority w:val="99"/>
    <w:unhideWhenUsed/>
    <w:rsid w:val="00057D42"/>
    <w:pPr>
      <w:spacing w:line="240" w:lineRule="auto"/>
    </w:pPr>
    <w:rPr>
      <w:sz w:val="20"/>
      <w:szCs w:val="20"/>
    </w:rPr>
  </w:style>
  <w:style w:type="character" w:customStyle="1" w:styleId="CommentTextChar">
    <w:name w:val="Comment Text Char"/>
    <w:basedOn w:val="DefaultParagraphFont"/>
    <w:link w:val="CommentText"/>
    <w:uiPriority w:val="99"/>
    <w:rsid w:val="00057D42"/>
    <w:rPr>
      <w:sz w:val="20"/>
      <w:szCs w:val="20"/>
    </w:rPr>
  </w:style>
  <w:style w:type="paragraph" w:styleId="CommentSubject">
    <w:name w:val="annotation subject"/>
    <w:basedOn w:val="CommentText"/>
    <w:next w:val="CommentText"/>
    <w:link w:val="CommentSubjectChar"/>
    <w:uiPriority w:val="99"/>
    <w:semiHidden/>
    <w:unhideWhenUsed/>
    <w:rsid w:val="00057D42"/>
    <w:rPr>
      <w:b/>
      <w:bCs/>
    </w:rPr>
  </w:style>
  <w:style w:type="character" w:customStyle="1" w:styleId="CommentSubjectChar">
    <w:name w:val="Comment Subject Char"/>
    <w:basedOn w:val="CommentTextChar"/>
    <w:link w:val="CommentSubject"/>
    <w:uiPriority w:val="99"/>
    <w:semiHidden/>
    <w:rsid w:val="00057D42"/>
    <w:rPr>
      <w:b/>
      <w:bCs/>
      <w:sz w:val="20"/>
      <w:szCs w:val="20"/>
    </w:rPr>
  </w:style>
  <w:style w:type="paragraph" w:styleId="Revision">
    <w:name w:val="Revision"/>
    <w:hidden/>
    <w:uiPriority w:val="99"/>
    <w:semiHidden/>
    <w:rsid w:val="001717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80">
      <w:bodyDiv w:val="1"/>
      <w:marLeft w:val="0"/>
      <w:marRight w:val="0"/>
      <w:marTop w:val="0"/>
      <w:marBottom w:val="0"/>
      <w:divBdr>
        <w:top w:val="none" w:sz="0" w:space="0" w:color="auto"/>
        <w:left w:val="none" w:sz="0" w:space="0" w:color="auto"/>
        <w:bottom w:val="none" w:sz="0" w:space="0" w:color="auto"/>
        <w:right w:val="none" w:sz="0" w:space="0" w:color="auto"/>
      </w:divBdr>
      <w:divsChild>
        <w:div w:id="1661349080">
          <w:marLeft w:val="0"/>
          <w:marRight w:val="0"/>
          <w:marTop w:val="0"/>
          <w:marBottom w:val="0"/>
          <w:divBdr>
            <w:top w:val="none" w:sz="0" w:space="0" w:color="auto"/>
            <w:left w:val="none" w:sz="0" w:space="0" w:color="auto"/>
            <w:bottom w:val="none" w:sz="0" w:space="0" w:color="auto"/>
            <w:right w:val="none" w:sz="0" w:space="0" w:color="auto"/>
          </w:divBdr>
          <w:divsChild>
            <w:div w:id="1079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873">
      <w:bodyDiv w:val="1"/>
      <w:marLeft w:val="0"/>
      <w:marRight w:val="0"/>
      <w:marTop w:val="0"/>
      <w:marBottom w:val="0"/>
      <w:divBdr>
        <w:top w:val="none" w:sz="0" w:space="0" w:color="auto"/>
        <w:left w:val="none" w:sz="0" w:space="0" w:color="auto"/>
        <w:bottom w:val="none" w:sz="0" w:space="0" w:color="auto"/>
        <w:right w:val="none" w:sz="0" w:space="0" w:color="auto"/>
      </w:divBdr>
    </w:div>
    <w:div w:id="287318585">
      <w:bodyDiv w:val="1"/>
      <w:marLeft w:val="0"/>
      <w:marRight w:val="0"/>
      <w:marTop w:val="0"/>
      <w:marBottom w:val="0"/>
      <w:divBdr>
        <w:top w:val="none" w:sz="0" w:space="0" w:color="auto"/>
        <w:left w:val="none" w:sz="0" w:space="0" w:color="auto"/>
        <w:bottom w:val="none" w:sz="0" w:space="0" w:color="auto"/>
        <w:right w:val="none" w:sz="0" w:space="0" w:color="auto"/>
      </w:divBdr>
    </w:div>
    <w:div w:id="386804773">
      <w:bodyDiv w:val="1"/>
      <w:marLeft w:val="0"/>
      <w:marRight w:val="0"/>
      <w:marTop w:val="0"/>
      <w:marBottom w:val="0"/>
      <w:divBdr>
        <w:top w:val="none" w:sz="0" w:space="0" w:color="auto"/>
        <w:left w:val="none" w:sz="0" w:space="0" w:color="auto"/>
        <w:bottom w:val="none" w:sz="0" w:space="0" w:color="auto"/>
        <w:right w:val="none" w:sz="0" w:space="0" w:color="auto"/>
      </w:divBdr>
      <w:divsChild>
        <w:div w:id="7290518">
          <w:marLeft w:val="0"/>
          <w:marRight w:val="0"/>
          <w:marTop w:val="0"/>
          <w:marBottom w:val="0"/>
          <w:divBdr>
            <w:top w:val="none" w:sz="0" w:space="0" w:color="auto"/>
            <w:left w:val="none" w:sz="0" w:space="0" w:color="auto"/>
            <w:bottom w:val="none" w:sz="0" w:space="0" w:color="auto"/>
            <w:right w:val="none" w:sz="0" w:space="0" w:color="auto"/>
          </w:divBdr>
          <w:divsChild>
            <w:div w:id="3165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884">
      <w:bodyDiv w:val="1"/>
      <w:marLeft w:val="0"/>
      <w:marRight w:val="0"/>
      <w:marTop w:val="0"/>
      <w:marBottom w:val="0"/>
      <w:divBdr>
        <w:top w:val="none" w:sz="0" w:space="0" w:color="auto"/>
        <w:left w:val="none" w:sz="0" w:space="0" w:color="auto"/>
        <w:bottom w:val="none" w:sz="0" w:space="0" w:color="auto"/>
        <w:right w:val="none" w:sz="0" w:space="0" w:color="auto"/>
      </w:divBdr>
    </w:div>
    <w:div w:id="748885391">
      <w:bodyDiv w:val="1"/>
      <w:marLeft w:val="0"/>
      <w:marRight w:val="0"/>
      <w:marTop w:val="0"/>
      <w:marBottom w:val="0"/>
      <w:divBdr>
        <w:top w:val="none" w:sz="0" w:space="0" w:color="auto"/>
        <w:left w:val="none" w:sz="0" w:space="0" w:color="auto"/>
        <w:bottom w:val="none" w:sz="0" w:space="0" w:color="auto"/>
        <w:right w:val="none" w:sz="0" w:space="0" w:color="auto"/>
      </w:divBdr>
    </w:div>
    <w:div w:id="814494376">
      <w:bodyDiv w:val="1"/>
      <w:marLeft w:val="0"/>
      <w:marRight w:val="0"/>
      <w:marTop w:val="0"/>
      <w:marBottom w:val="0"/>
      <w:divBdr>
        <w:top w:val="none" w:sz="0" w:space="0" w:color="auto"/>
        <w:left w:val="none" w:sz="0" w:space="0" w:color="auto"/>
        <w:bottom w:val="none" w:sz="0" w:space="0" w:color="auto"/>
        <w:right w:val="none" w:sz="0" w:space="0" w:color="auto"/>
      </w:divBdr>
    </w:div>
    <w:div w:id="995377854">
      <w:bodyDiv w:val="1"/>
      <w:marLeft w:val="0"/>
      <w:marRight w:val="0"/>
      <w:marTop w:val="0"/>
      <w:marBottom w:val="0"/>
      <w:divBdr>
        <w:top w:val="none" w:sz="0" w:space="0" w:color="auto"/>
        <w:left w:val="none" w:sz="0" w:space="0" w:color="auto"/>
        <w:bottom w:val="none" w:sz="0" w:space="0" w:color="auto"/>
        <w:right w:val="none" w:sz="0" w:space="0" w:color="auto"/>
      </w:divBdr>
    </w:div>
    <w:div w:id="1059789026">
      <w:bodyDiv w:val="1"/>
      <w:marLeft w:val="0"/>
      <w:marRight w:val="0"/>
      <w:marTop w:val="0"/>
      <w:marBottom w:val="0"/>
      <w:divBdr>
        <w:top w:val="none" w:sz="0" w:space="0" w:color="auto"/>
        <w:left w:val="none" w:sz="0" w:space="0" w:color="auto"/>
        <w:bottom w:val="none" w:sz="0" w:space="0" w:color="auto"/>
        <w:right w:val="none" w:sz="0" w:space="0" w:color="auto"/>
      </w:divBdr>
      <w:divsChild>
        <w:div w:id="515004050">
          <w:marLeft w:val="0"/>
          <w:marRight w:val="0"/>
          <w:marTop w:val="0"/>
          <w:marBottom w:val="0"/>
          <w:divBdr>
            <w:top w:val="none" w:sz="0" w:space="0" w:color="auto"/>
            <w:left w:val="none" w:sz="0" w:space="0" w:color="auto"/>
            <w:bottom w:val="none" w:sz="0" w:space="0" w:color="auto"/>
            <w:right w:val="none" w:sz="0" w:space="0" w:color="auto"/>
          </w:divBdr>
          <w:divsChild>
            <w:div w:id="20625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919">
      <w:bodyDiv w:val="1"/>
      <w:marLeft w:val="0"/>
      <w:marRight w:val="0"/>
      <w:marTop w:val="0"/>
      <w:marBottom w:val="0"/>
      <w:divBdr>
        <w:top w:val="none" w:sz="0" w:space="0" w:color="auto"/>
        <w:left w:val="none" w:sz="0" w:space="0" w:color="auto"/>
        <w:bottom w:val="none" w:sz="0" w:space="0" w:color="auto"/>
        <w:right w:val="none" w:sz="0" w:space="0" w:color="auto"/>
      </w:divBdr>
      <w:divsChild>
        <w:div w:id="642854173">
          <w:marLeft w:val="0"/>
          <w:marRight w:val="0"/>
          <w:marTop w:val="0"/>
          <w:marBottom w:val="0"/>
          <w:divBdr>
            <w:top w:val="none" w:sz="0" w:space="0" w:color="auto"/>
            <w:left w:val="none" w:sz="0" w:space="0" w:color="auto"/>
            <w:bottom w:val="none" w:sz="0" w:space="0" w:color="auto"/>
            <w:right w:val="none" w:sz="0" w:space="0" w:color="auto"/>
          </w:divBdr>
          <w:divsChild>
            <w:div w:id="20786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317">
      <w:bodyDiv w:val="1"/>
      <w:marLeft w:val="0"/>
      <w:marRight w:val="0"/>
      <w:marTop w:val="0"/>
      <w:marBottom w:val="0"/>
      <w:divBdr>
        <w:top w:val="none" w:sz="0" w:space="0" w:color="auto"/>
        <w:left w:val="none" w:sz="0" w:space="0" w:color="auto"/>
        <w:bottom w:val="none" w:sz="0" w:space="0" w:color="auto"/>
        <w:right w:val="none" w:sz="0" w:space="0" w:color="auto"/>
      </w:divBdr>
    </w:div>
    <w:div w:id="1229196523">
      <w:bodyDiv w:val="1"/>
      <w:marLeft w:val="0"/>
      <w:marRight w:val="0"/>
      <w:marTop w:val="0"/>
      <w:marBottom w:val="0"/>
      <w:divBdr>
        <w:top w:val="none" w:sz="0" w:space="0" w:color="auto"/>
        <w:left w:val="none" w:sz="0" w:space="0" w:color="auto"/>
        <w:bottom w:val="none" w:sz="0" w:space="0" w:color="auto"/>
        <w:right w:val="none" w:sz="0" w:space="0" w:color="auto"/>
      </w:divBdr>
      <w:divsChild>
        <w:div w:id="1285580415">
          <w:marLeft w:val="0"/>
          <w:marRight w:val="0"/>
          <w:marTop w:val="0"/>
          <w:marBottom w:val="0"/>
          <w:divBdr>
            <w:top w:val="none" w:sz="0" w:space="0" w:color="auto"/>
            <w:left w:val="none" w:sz="0" w:space="0" w:color="auto"/>
            <w:bottom w:val="none" w:sz="0" w:space="0" w:color="auto"/>
            <w:right w:val="none" w:sz="0" w:space="0" w:color="auto"/>
          </w:divBdr>
          <w:divsChild>
            <w:div w:id="3090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3529">
      <w:bodyDiv w:val="1"/>
      <w:marLeft w:val="0"/>
      <w:marRight w:val="0"/>
      <w:marTop w:val="0"/>
      <w:marBottom w:val="0"/>
      <w:divBdr>
        <w:top w:val="none" w:sz="0" w:space="0" w:color="auto"/>
        <w:left w:val="none" w:sz="0" w:space="0" w:color="auto"/>
        <w:bottom w:val="none" w:sz="0" w:space="0" w:color="auto"/>
        <w:right w:val="none" w:sz="0" w:space="0" w:color="auto"/>
      </w:divBdr>
    </w:div>
    <w:div w:id="1432045563">
      <w:bodyDiv w:val="1"/>
      <w:marLeft w:val="0"/>
      <w:marRight w:val="0"/>
      <w:marTop w:val="0"/>
      <w:marBottom w:val="0"/>
      <w:divBdr>
        <w:top w:val="none" w:sz="0" w:space="0" w:color="auto"/>
        <w:left w:val="none" w:sz="0" w:space="0" w:color="auto"/>
        <w:bottom w:val="none" w:sz="0" w:space="0" w:color="auto"/>
        <w:right w:val="none" w:sz="0" w:space="0" w:color="auto"/>
      </w:divBdr>
    </w:div>
    <w:div w:id="1540438578">
      <w:bodyDiv w:val="1"/>
      <w:marLeft w:val="0"/>
      <w:marRight w:val="0"/>
      <w:marTop w:val="0"/>
      <w:marBottom w:val="0"/>
      <w:divBdr>
        <w:top w:val="none" w:sz="0" w:space="0" w:color="auto"/>
        <w:left w:val="none" w:sz="0" w:space="0" w:color="auto"/>
        <w:bottom w:val="none" w:sz="0" w:space="0" w:color="auto"/>
        <w:right w:val="none" w:sz="0" w:space="0" w:color="auto"/>
      </w:divBdr>
      <w:divsChild>
        <w:div w:id="34278573">
          <w:marLeft w:val="0"/>
          <w:marRight w:val="0"/>
          <w:marTop w:val="0"/>
          <w:marBottom w:val="0"/>
          <w:divBdr>
            <w:top w:val="none" w:sz="0" w:space="0" w:color="auto"/>
            <w:left w:val="none" w:sz="0" w:space="0" w:color="auto"/>
            <w:bottom w:val="none" w:sz="0" w:space="0" w:color="auto"/>
            <w:right w:val="none" w:sz="0" w:space="0" w:color="auto"/>
          </w:divBdr>
          <w:divsChild>
            <w:div w:id="102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84">
      <w:bodyDiv w:val="1"/>
      <w:marLeft w:val="0"/>
      <w:marRight w:val="0"/>
      <w:marTop w:val="0"/>
      <w:marBottom w:val="0"/>
      <w:divBdr>
        <w:top w:val="none" w:sz="0" w:space="0" w:color="auto"/>
        <w:left w:val="none" w:sz="0" w:space="0" w:color="auto"/>
        <w:bottom w:val="none" w:sz="0" w:space="0" w:color="auto"/>
        <w:right w:val="none" w:sz="0" w:space="0" w:color="auto"/>
      </w:divBdr>
      <w:divsChild>
        <w:div w:id="991787836">
          <w:marLeft w:val="0"/>
          <w:marRight w:val="0"/>
          <w:marTop w:val="0"/>
          <w:marBottom w:val="0"/>
          <w:divBdr>
            <w:top w:val="none" w:sz="0" w:space="0" w:color="auto"/>
            <w:left w:val="none" w:sz="0" w:space="0" w:color="auto"/>
            <w:bottom w:val="none" w:sz="0" w:space="0" w:color="auto"/>
            <w:right w:val="none" w:sz="0" w:space="0" w:color="auto"/>
          </w:divBdr>
          <w:divsChild>
            <w:div w:id="9259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974">
      <w:bodyDiv w:val="1"/>
      <w:marLeft w:val="0"/>
      <w:marRight w:val="0"/>
      <w:marTop w:val="0"/>
      <w:marBottom w:val="0"/>
      <w:divBdr>
        <w:top w:val="none" w:sz="0" w:space="0" w:color="auto"/>
        <w:left w:val="none" w:sz="0" w:space="0" w:color="auto"/>
        <w:bottom w:val="none" w:sz="0" w:space="0" w:color="auto"/>
        <w:right w:val="none" w:sz="0" w:space="0" w:color="auto"/>
      </w:divBdr>
    </w:div>
    <w:div w:id="1684167414">
      <w:bodyDiv w:val="1"/>
      <w:marLeft w:val="0"/>
      <w:marRight w:val="0"/>
      <w:marTop w:val="0"/>
      <w:marBottom w:val="0"/>
      <w:divBdr>
        <w:top w:val="none" w:sz="0" w:space="0" w:color="auto"/>
        <w:left w:val="none" w:sz="0" w:space="0" w:color="auto"/>
        <w:bottom w:val="none" w:sz="0" w:space="0" w:color="auto"/>
        <w:right w:val="none" w:sz="0" w:space="0" w:color="auto"/>
      </w:divBdr>
      <w:divsChild>
        <w:div w:id="1039352836">
          <w:marLeft w:val="0"/>
          <w:marRight w:val="0"/>
          <w:marTop w:val="0"/>
          <w:marBottom w:val="0"/>
          <w:divBdr>
            <w:top w:val="none" w:sz="0" w:space="0" w:color="auto"/>
            <w:left w:val="none" w:sz="0" w:space="0" w:color="auto"/>
            <w:bottom w:val="none" w:sz="0" w:space="0" w:color="auto"/>
            <w:right w:val="none" w:sz="0" w:space="0" w:color="auto"/>
          </w:divBdr>
          <w:divsChild>
            <w:div w:id="223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288">
      <w:bodyDiv w:val="1"/>
      <w:marLeft w:val="0"/>
      <w:marRight w:val="0"/>
      <w:marTop w:val="0"/>
      <w:marBottom w:val="0"/>
      <w:divBdr>
        <w:top w:val="none" w:sz="0" w:space="0" w:color="auto"/>
        <w:left w:val="none" w:sz="0" w:space="0" w:color="auto"/>
        <w:bottom w:val="none" w:sz="0" w:space="0" w:color="auto"/>
        <w:right w:val="none" w:sz="0" w:space="0" w:color="auto"/>
      </w:divBdr>
    </w:div>
    <w:div w:id="1936354952">
      <w:bodyDiv w:val="1"/>
      <w:marLeft w:val="0"/>
      <w:marRight w:val="0"/>
      <w:marTop w:val="0"/>
      <w:marBottom w:val="0"/>
      <w:divBdr>
        <w:top w:val="none" w:sz="0" w:space="0" w:color="auto"/>
        <w:left w:val="none" w:sz="0" w:space="0" w:color="auto"/>
        <w:bottom w:val="none" w:sz="0" w:space="0" w:color="auto"/>
        <w:right w:val="none" w:sz="0" w:space="0" w:color="auto"/>
      </w:divBdr>
    </w:div>
    <w:div w:id="2011906348">
      <w:bodyDiv w:val="1"/>
      <w:marLeft w:val="0"/>
      <w:marRight w:val="0"/>
      <w:marTop w:val="0"/>
      <w:marBottom w:val="0"/>
      <w:divBdr>
        <w:top w:val="none" w:sz="0" w:space="0" w:color="auto"/>
        <w:left w:val="none" w:sz="0" w:space="0" w:color="auto"/>
        <w:bottom w:val="none" w:sz="0" w:space="0" w:color="auto"/>
        <w:right w:val="none" w:sz="0" w:space="0" w:color="auto"/>
      </w:divBdr>
    </w:div>
    <w:div w:id="2028411557">
      <w:bodyDiv w:val="1"/>
      <w:marLeft w:val="0"/>
      <w:marRight w:val="0"/>
      <w:marTop w:val="0"/>
      <w:marBottom w:val="0"/>
      <w:divBdr>
        <w:top w:val="none" w:sz="0" w:space="0" w:color="auto"/>
        <w:left w:val="none" w:sz="0" w:space="0" w:color="auto"/>
        <w:bottom w:val="none" w:sz="0" w:space="0" w:color="auto"/>
        <w:right w:val="none" w:sz="0" w:space="0" w:color="auto"/>
      </w:divBdr>
    </w:div>
    <w:div w:id="21038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hyperlink" Target="mailto:Joshua.Xu@fda.hhs.gov" TargetMode="Externa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263</TotalTime>
  <Pages>27</Pages>
  <Words>11063</Words>
  <Characters>63064</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Xu, Joshua</cp:lastModifiedBy>
  <cp:revision>63</cp:revision>
  <dcterms:created xsi:type="dcterms:W3CDTF">2026-05-14T19:39:00Z</dcterms:created>
  <dcterms:modified xsi:type="dcterms:W3CDTF">2026-05-15T21:40:00Z</dcterms:modified>
</cp:coreProperties>
</file>